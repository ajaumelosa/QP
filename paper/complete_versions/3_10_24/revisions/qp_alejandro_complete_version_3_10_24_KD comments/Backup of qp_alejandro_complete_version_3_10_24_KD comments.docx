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882DA8" w:rsidRDefault="00882DA8" w:rsidP="00882DA8">
      <w:pPr>
        <w:spacing w:line="480" w:lineRule="auto"/>
        <w:jc w:val="center"/>
        <w:rPr>
          <w:rFonts w:ascii="Times New Roman" w:hAnsi="Times New Roman" w:cs="Times New Roman"/>
          <w:b/>
          <w:bCs/>
        </w:rPr>
      </w:pPr>
    </w:p>
    <w:p w14:paraId="03454298" w14:textId="77777777" w:rsidR="00882DA8" w:rsidRPr="00882DA8" w:rsidRDefault="00882DA8" w:rsidP="00882DA8">
      <w:pPr>
        <w:spacing w:line="480" w:lineRule="auto"/>
        <w:jc w:val="center"/>
        <w:rPr>
          <w:rFonts w:ascii="Times New Roman" w:hAnsi="Times New Roman" w:cs="Times New Roman"/>
          <w:b/>
          <w:bCs/>
        </w:rPr>
      </w:pPr>
    </w:p>
    <w:p w14:paraId="2EBA05E3" w14:textId="77777777" w:rsidR="00882DA8" w:rsidRPr="00882DA8" w:rsidRDefault="00882DA8" w:rsidP="00882DA8">
      <w:pPr>
        <w:spacing w:line="480" w:lineRule="auto"/>
        <w:jc w:val="center"/>
        <w:rPr>
          <w:rFonts w:ascii="Times New Roman" w:hAnsi="Times New Roman" w:cs="Times New Roman"/>
          <w:b/>
          <w:bCs/>
        </w:rPr>
      </w:pPr>
    </w:p>
    <w:p w14:paraId="308FF7FC" w14:textId="77777777" w:rsidR="00882DA8" w:rsidRPr="00882DA8" w:rsidRDefault="00882DA8" w:rsidP="00882DA8">
      <w:pPr>
        <w:spacing w:line="480" w:lineRule="auto"/>
        <w:jc w:val="center"/>
        <w:rPr>
          <w:rFonts w:ascii="Times New Roman" w:hAnsi="Times New Roman" w:cs="Times New Roman"/>
          <w:b/>
          <w:bCs/>
        </w:rPr>
      </w:pPr>
    </w:p>
    <w:p w14:paraId="30146376" w14:textId="77777777" w:rsidR="00882DA8" w:rsidRPr="00882DA8" w:rsidRDefault="00882DA8" w:rsidP="00882DA8">
      <w:pPr>
        <w:spacing w:line="480" w:lineRule="auto"/>
        <w:jc w:val="center"/>
        <w:rPr>
          <w:rFonts w:ascii="Times New Roman" w:hAnsi="Times New Roman" w:cs="Times New Roman"/>
          <w:b/>
          <w:bCs/>
        </w:rPr>
      </w:pPr>
    </w:p>
    <w:p w14:paraId="260F855F" w14:textId="77777777" w:rsidR="00882DA8" w:rsidRPr="00882DA8" w:rsidRDefault="00882DA8" w:rsidP="00882DA8">
      <w:pPr>
        <w:spacing w:line="480" w:lineRule="auto"/>
        <w:jc w:val="center"/>
        <w:rPr>
          <w:rFonts w:ascii="Times New Roman" w:hAnsi="Times New Roman" w:cs="Times New Roman"/>
          <w:b/>
          <w:bCs/>
        </w:rPr>
      </w:pPr>
    </w:p>
    <w:p w14:paraId="062F1794" w14:textId="77777777" w:rsidR="00882DA8" w:rsidRPr="00882DA8" w:rsidRDefault="00882DA8" w:rsidP="00882DA8">
      <w:pPr>
        <w:spacing w:line="480" w:lineRule="auto"/>
        <w:jc w:val="center"/>
        <w:rPr>
          <w:rFonts w:ascii="Times New Roman" w:hAnsi="Times New Roman" w:cs="Times New Roman"/>
          <w:b/>
          <w:bCs/>
        </w:rPr>
      </w:pPr>
    </w:p>
    <w:p w14:paraId="6A24DED3" w14:textId="77777777" w:rsidR="00882DA8" w:rsidRPr="00882DA8" w:rsidRDefault="00882DA8" w:rsidP="00882DA8">
      <w:pPr>
        <w:spacing w:line="480" w:lineRule="auto"/>
        <w:jc w:val="center"/>
        <w:rPr>
          <w:rFonts w:ascii="Times New Roman" w:hAnsi="Times New Roman" w:cs="Times New Roman"/>
          <w:b/>
          <w:bCs/>
        </w:rPr>
      </w:pPr>
    </w:p>
    <w:p w14:paraId="49760554" w14:textId="77777777" w:rsidR="00882DA8" w:rsidRPr="00882DA8" w:rsidRDefault="00882DA8" w:rsidP="00882DA8">
      <w:pPr>
        <w:spacing w:line="480" w:lineRule="auto"/>
        <w:jc w:val="center"/>
        <w:rPr>
          <w:rFonts w:ascii="Times New Roman" w:hAnsi="Times New Roman" w:cs="Times New Roman"/>
          <w:b/>
          <w:bCs/>
        </w:rPr>
      </w:pPr>
    </w:p>
    <w:p w14:paraId="2BA00ED0" w14:textId="1F384789" w:rsidR="00882DA8" w:rsidRPr="00AA7C5F" w:rsidRDefault="00882DA8" w:rsidP="00882DA8">
      <w:pPr>
        <w:spacing w:line="480" w:lineRule="auto"/>
        <w:jc w:val="center"/>
        <w:rPr>
          <w:rFonts w:ascii="Times New Roman" w:hAnsi="Times New Roman" w:cs="Times New Roman"/>
          <w:b/>
          <w:bCs/>
        </w:rPr>
      </w:pPr>
      <w:r w:rsidRPr="00AA7C5F">
        <w:rPr>
          <w:rFonts w:ascii="Times New Roman" w:hAnsi="Times New Roman" w:cs="Times New Roman"/>
          <w:b/>
          <w:bCs/>
        </w:rPr>
        <w:t xml:space="preserve">“From Left to Right”: the Influence of Political Orientation on the Language Attitudes of the Population of Palma </w:t>
      </w:r>
      <w:del w:id="0" w:author="Alejandro Andreas Jaume Losa" w:date="2024-04-02T09:25:00Z">
        <w:r w:rsidRPr="00AA7C5F" w:rsidDel="00B82999">
          <w:rPr>
            <w:rFonts w:ascii="Times New Roman" w:hAnsi="Times New Roman" w:cs="Times New Roman"/>
            <w:b/>
            <w:bCs/>
          </w:rPr>
          <w:delText xml:space="preserve">de Mallorca </w:delText>
        </w:r>
      </w:del>
      <w:r w:rsidRPr="00AA7C5F">
        <w:rPr>
          <w:rFonts w:ascii="Times New Roman" w:hAnsi="Times New Roman" w:cs="Times New Roman"/>
          <w:b/>
          <w:bCs/>
        </w:rPr>
        <w:t>toward Catalan and Spanish</w:t>
      </w:r>
    </w:p>
    <w:p w14:paraId="00282539" w14:textId="77777777" w:rsidR="00882DA8" w:rsidRPr="00AA7C5F" w:rsidRDefault="00882DA8" w:rsidP="00882DA8">
      <w:pPr>
        <w:spacing w:line="480" w:lineRule="auto"/>
        <w:jc w:val="center"/>
        <w:rPr>
          <w:rFonts w:ascii="Times New Roman" w:hAnsi="Times New Roman" w:cs="Times New Roman"/>
          <w:b/>
          <w:bCs/>
        </w:rPr>
      </w:pPr>
    </w:p>
    <w:p w14:paraId="758ADE9E" w14:textId="50FA5DE2" w:rsidR="00882DA8" w:rsidRPr="00AA7C5F" w:rsidRDefault="00882DA8" w:rsidP="00882DA8">
      <w:pPr>
        <w:spacing w:line="480" w:lineRule="auto"/>
        <w:jc w:val="center"/>
        <w:rPr>
          <w:rFonts w:ascii="Times New Roman" w:hAnsi="Times New Roman" w:cs="Times New Roman"/>
          <w:b/>
          <w:bCs/>
        </w:rPr>
      </w:pPr>
      <w:r w:rsidRPr="00AA7C5F">
        <w:rPr>
          <w:rFonts w:ascii="Times New Roman" w:hAnsi="Times New Roman" w:cs="Times New Roman"/>
          <w:b/>
          <w:bCs/>
        </w:rPr>
        <w:t>Alejandro Jaume-Losa</w:t>
      </w:r>
    </w:p>
    <w:p w14:paraId="38503212" w14:textId="77777777" w:rsidR="00882DA8" w:rsidRPr="00AA7C5F" w:rsidRDefault="00882DA8" w:rsidP="00882DA8">
      <w:pPr>
        <w:spacing w:line="480" w:lineRule="auto"/>
        <w:jc w:val="center"/>
        <w:rPr>
          <w:rFonts w:ascii="Times New Roman" w:hAnsi="Times New Roman" w:cs="Times New Roman"/>
          <w:b/>
          <w:bCs/>
        </w:rPr>
      </w:pPr>
    </w:p>
    <w:p w14:paraId="74B023D8" w14:textId="77777777" w:rsidR="00882DA8" w:rsidRPr="00AA7C5F" w:rsidRDefault="00882DA8" w:rsidP="00882DA8">
      <w:pPr>
        <w:spacing w:line="480" w:lineRule="auto"/>
        <w:jc w:val="center"/>
        <w:rPr>
          <w:rFonts w:ascii="Times New Roman" w:hAnsi="Times New Roman" w:cs="Times New Roman"/>
          <w:b/>
          <w:bCs/>
        </w:rPr>
      </w:pPr>
    </w:p>
    <w:p w14:paraId="79BE4FFD" w14:textId="77777777" w:rsidR="00882DA8" w:rsidRPr="00AA7C5F" w:rsidRDefault="00882DA8" w:rsidP="00882DA8">
      <w:pPr>
        <w:spacing w:line="480" w:lineRule="auto"/>
        <w:jc w:val="center"/>
        <w:rPr>
          <w:rFonts w:ascii="Times New Roman" w:hAnsi="Times New Roman" w:cs="Times New Roman"/>
          <w:b/>
          <w:bCs/>
        </w:rPr>
      </w:pPr>
    </w:p>
    <w:p w14:paraId="137B4E51" w14:textId="77777777" w:rsidR="00882DA8" w:rsidRPr="00AA7C5F" w:rsidRDefault="00882DA8" w:rsidP="00882DA8">
      <w:pPr>
        <w:spacing w:line="480" w:lineRule="auto"/>
        <w:jc w:val="center"/>
        <w:rPr>
          <w:rFonts w:ascii="Times New Roman" w:hAnsi="Times New Roman" w:cs="Times New Roman"/>
          <w:b/>
          <w:bCs/>
        </w:rPr>
      </w:pPr>
    </w:p>
    <w:p w14:paraId="2A4E00DB" w14:textId="77777777" w:rsidR="00882DA8" w:rsidRPr="00AA7C5F" w:rsidRDefault="00882DA8" w:rsidP="00882DA8">
      <w:pPr>
        <w:spacing w:line="480" w:lineRule="auto"/>
        <w:jc w:val="center"/>
        <w:rPr>
          <w:rFonts w:ascii="Times New Roman" w:hAnsi="Times New Roman" w:cs="Times New Roman"/>
          <w:b/>
          <w:bCs/>
        </w:rPr>
      </w:pPr>
    </w:p>
    <w:p w14:paraId="0FC074D1" w14:textId="77777777" w:rsidR="00882DA8" w:rsidRPr="00AA7C5F" w:rsidRDefault="00882DA8" w:rsidP="00882DA8">
      <w:pPr>
        <w:spacing w:line="480" w:lineRule="auto"/>
        <w:jc w:val="center"/>
        <w:rPr>
          <w:rFonts w:ascii="Times New Roman" w:hAnsi="Times New Roman" w:cs="Times New Roman"/>
          <w:b/>
          <w:bCs/>
        </w:rPr>
      </w:pPr>
    </w:p>
    <w:p w14:paraId="020D2C4D" w14:textId="77777777" w:rsidR="00882DA8" w:rsidRPr="00AA7C5F" w:rsidRDefault="00882DA8" w:rsidP="00882DA8">
      <w:pPr>
        <w:spacing w:line="480" w:lineRule="auto"/>
        <w:jc w:val="center"/>
        <w:rPr>
          <w:rFonts w:ascii="Times New Roman" w:hAnsi="Times New Roman" w:cs="Times New Roman"/>
          <w:b/>
          <w:bCs/>
        </w:rPr>
      </w:pPr>
    </w:p>
    <w:p w14:paraId="36A278E2" w14:textId="77777777" w:rsidR="00882DA8" w:rsidRPr="00AA7C5F" w:rsidRDefault="00882DA8" w:rsidP="00882DA8">
      <w:pPr>
        <w:spacing w:line="480" w:lineRule="auto"/>
        <w:jc w:val="center"/>
        <w:rPr>
          <w:rFonts w:ascii="Times New Roman" w:hAnsi="Times New Roman" w:cs="Times New Roman"/>
          <w:b/>
          <w:bCs/>
        </w:rPr>
      </w:pPr>
    </w:p>
    <w:p w14:paraId="4867DA26" w14:textId="77777777" w:rsidR="00882DA8" w:rsidRPr="00AA7C5F" w:rsidRDefault="00882DA8" w:rsidP="00882DA8">
      <w:pPr>
        <w:spacing w:line="480" w:lineRule="auto"/>
        <w:jc w:val="center"/>
        <w:rPr>
          <w:rFonts w:ascii="Times New Roman" w:hAnsi="Times New Roman" w:cs="Times New Roman"/>
          <w:b/>
          <w:bCs/>
        </w:rPr>
      </w:pPr>
    </w:p>
    <w:p w14:paraId="6AF6996D" w14:textId="77777777" w:rsidR="00882DA8" w:rsidRPr="00AA7C5F" w:rsidDel="00B82999" w:rsidRDefault="00882DA8" w:rsidP="00882DA8">
      <w:pPr>
        <w:spacing w:line="480" w:lineRule="auto"/>
        <w:rPr>
          <w:del w:id="1" w:author="Alejandro Andreas Jaume Losa" w:date="2024-04-02T09:25:00Z"/>
          <w:rFonts w:ascii="Times New Roman" w:hAnsi="Times New Roman" w:cs="Times New Roman"/>
          <w:b/>
          <w:bCs/>
        </w:rPr>
      </w:pPr>
    </w:p>
    <w:p w14:paraId="1AEBB923" w14:textId="1BBE191B" w:rsidR="0044375E" w:rsidRPr="0031361E" w:rsidDel="00B82999" w:rsidRDefault="0044375E" w:rsidP="00882DA8">
      <w:pPr>
        <w:spacing w:line="480" w:lineRule="auto"/>
        <w:jc w:val="both"/>
        <w:rPr>
          <w:ins w:id="2" w:author="Kendra Dickinson" w:date="2024-03-29T12:39:00Z"/>
          <w:del w:id="3" w:author="Alejandro Andreas Jaume Losa" w:date="2024-04-02T09:25:00Z"/>
          <w:rFonts w:ascii="Times New Roman" w:hAnsi="Times New Roman" w:cs="Times New Roman"/>
          <w:rPrChange w:id="4" w:author="Kendra Dickinson [2]" w:date="2024-03-29T14:38:00Z">
            <w:rPr>
              <w:ins w:id="5" w:author="Kendra Dickinson" w:date="2024-03-29T12:39:00Z"/>
              <w:del w:id="6" w:author="Alejandro Andreas Jaume Losa" w:date="2024-04-02T09:25:00Z"/>
              <w:rFonts w:ascii="Times New Roman" w:hAnsi="Times New Roman" w:cs="Times New Roman"/>
              <w:b/>
              <w:bCs/>
            </w:rPr>
          </w:rPrChange>
        </w:rPr>
      </w:pPr>
      <w:ins w:id="7" w:author="Kendra Dickinson" w:date="2024-03-29T12:39:00Z">
        <w:del w:id="8" w:author="Alejandro Andreas Jaume Losa" w:date="2024-04-02T09:25:00Z">
          <w:r w:rsidRPr="0031361E" w:rsidDel="00B82999">
            <w:rPr>
              <w:rFonts w:ascii="Times New Roman" w:hAnsi="Times New Roman" w:cs="Times New Roman"/>
              <w:rPrChange w:id="9" w:author="Kendra Dickinson [2]" w:date="2024-03-29T14:38:00Z">
                <w:rPr>
                  <w:rFonts w:ascii="Times New Roman" w:hAnsi="Times New Roman" w:cs="Times New Roman"/>
                  <w:b/>
                  <w:bCs/>
                </w:rPr>
              </w:rPrChange>
            </w:rPr>
            <w:delText>When you are finished editing this document, create a 150-200 word abstract and include here on its own page</w:delText>
          </w:r>
        </w:del>
      </w:ins>
      <w:ins w:id="10" w:author="Kendra Dickinson [2]" w:date="2024-03-29T14:38:00Z">
        <w:del w:id="11" w:author="Alejandro Andreas Jaume Losa" w:date="2024-04-02T09:25:00Z">
          <w:r w:rsidR="0031361E" w:rsidRPr="0031361E" w:rsidDel="00B82999">
            <w:rPr>
              <w:rFonts w:ascii="Times New Roman" w:hAnsi="Times New Roman" w:cs="Times New Roman"/>
              <w:rPrChange w:id="12" w:author="Kendra Dickinson [2]" w:date="2024-03-29T14:38:00Z">
                <w:rPr>
                  <w:rFonts w:ascii="Times New Roman" w:hAnsi="Times New Roman" w:cs="Times New Roman"/>
                  <w:b/>
                  <w:bCs/>
                </w:rPr>
              </w:rPrChange>
            </w:rPr>
            <w:delText>, followed by 4-5 keywords</w:delText>
          </w:r>
        </w:del>
      </w:ins>
      <w:ins w:id="13" w:author="Kendra Dickinson" w:date="2024-03-29T12:39:00Z">
        <w:del w:id="14" w:author="Alejandro Andreas Jaume Losa" w:date="2024-04-02T09:25:00Z">
          <w:r w:rsidRPr="0031361E" w:rsidDel="00B82999">
            <w:rPr>
              <w:rFonts w:ascii="Times New Roman" w:hAnsi="Times New Roman" w:cs="Times New Roman"/>
              <w:rPrChange w:id="15" w:author="Kendra Dickinson [2]" w:date="2024-03-29T14:38:00Z">
                <w:rPr>
                  <w:rFonts w:ascii="Times New Roman" w:hAnsi="Times New Roman" w:cs="Times New Roman"/>
                  <w:b/>
                  <w:bCs/>
                </w:rPr>
              </w:rPrChange>
            </w:rPr>
            <w:delText>.</w:delText>
          </w:r>
        </w:del>
      </w:ins>
    </w:p>
    <w:p w14:paraId="7F7D990A" w14:textId="77777777" w:rsidR="0044375E" w:rsidRDefault="0044375E" w:rsidP="00882DA8">
      <w:pPr>
        <w:spacing w:line="480" w:lineRule="auto"/>
        <w:jc w:val="both"/>
        <w:rPr>
          <w:ins w:id="16" w:author="Kendra Dickinson" w:date="2024-03-29T12:39:00Z"/>
          <w:rFonts w:ascii="Times New Roman" w:hAnsi="Times New Roman" w:cs="Times New Roman"/>
          <w:b/>
          <w:bCs/>
        </w:rPr>
      </w:pPr>
    </w:p>
    <w:p w14:paraId="065A8A1D" w14:textId="0B8225AB" w:rsidR="00882DA8" w:rsidRPr="00AA7C5F" w:rsidRDefault="00863C76" w:rsidP="00882DA8">
      <w:pPr>
        <w:spacing w:line="480" w:lineRule="auto"/>
        <w:jc w:val="both"/>
        <w:rPr>
          <w:rFonts w:ascii="Times New Roman" w:hAnsi="Times New Roman" w:cs="Times New Roman"/>
          <w:b/>
          <w:bCs/>
        </w:rPr>
      </w:pPr>
      <w:ins w:id="17" w:author="Kendra Dickinson [2]" w:date="2024-03-19T11:49:00Z">
        <w:r>
          <w:rPr>
            <w:rFonts w:ascii="Times New Roman" w:hAnsi="Times New Roman" w:cs="Times New Roman"/>
            <w:b/>
            <w:bCs/>
          </w:rPr>
          <w:lastRenderedPageBreak/>
          <w:t xml:space="preserve">1. </w:t>
        </w:r>
      </w:ins>
      <w:r w:rsidR="00882DA8" w:rsidRPr="00AA7C5F">
        <w:rPr>
          <w:rFonts w:ascii="Times New Roman" w:hAnsi="Times New Roman" w:cs="Times New Roman"/>
          <w:b/>
          <w:bCs/>
        </w:rPr>
        <w:t>Introduction</w:t>
      </w:r>
    </w:p>
    <w:p w14:paraId="5A713893" w14:textId="1A9C6DF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The Balearic Islands are an archipelago in the western Mediterranean Sea, consisting of four main islands: Mallorca, Menorca, Ibiza, and Formentera. </w:t>
      </w:r>
      <w:ins w:id="18" w:author="Kendra Dickinson" w:date="2024-03-19T11:13:00Z">
        <w:r w:rsidR="001379FD">
          <w:rPr>
            <w:rFonts w:ascii="Times New Roman" w:hAnsi="Times New Roman" w:cs="Times New Roman"/>
          </w:rPr>
          <w:t>They</w:t>
        </w:r>
      </w:ins>
      <w:del w:id="19" w:author="Kendra Dickinson" w:date="2024-03-19T11:13:00Z">
        <w:r w:rsidRPr="00AA7C5F" w:rsidDel="001379FD">
          <w:rPr>
            <w:rFonts w:ascii="Times New Roman" w:hAnsi="Times New Roman" w:cs="Times New Roman"/>
          </w:rPr>
          <w:delText>It</w:delText>
        </w:r>
      </w:del>
      <w:r w:rsidRPr="00AA7C5F">
        <w:rPr>
          <w:rFonts w:ascii="Times New Roman" w:hAnsi="Times New Roman" w:cs="Times New Roman"/>
        </w:rPr>
        <w:t xml:space="preserve"> </w:t>
      </w:r>
      <w:ins w:id="20" w:author="Kendra Dickinson [2]" w:date="2024-03-19T11:39:00Z">
        <w:r w:rsidR="00863C76">
          <w:rPr>
            <w:rFonts w:ascii="Times New Roman" w:hAnsi="Times New Roman" w:cs="Times New Roman"/>
          </w:rPr>
          <w:t>are</w:t>
        </w:r>
      </w:ins>
      <w:del w:id="21" w:author="Kendra Dickinson [2]" w:date="2024-03-19T11:39:00Z">
        <w:r w:rsidRPr="00AA7C5F" w:rsidDel="00863C76">
          <w:rPr>
            <w:rFonts w:ascii="Times New Roman" w:hAnsi="Times New Roman" w:cs="Times New Roman"/>
          </w:rPr>
          <w:delText>is</w:delText>
        </w:r>
      </w:del>
      <w:r w:rsidRPr="00AA7C5F">
        <w:rPr>
          <w:rFonts w:ascii="Times New Roman" w:hAnsi="Times New Roman" w:cs="Times New Roman"/>
        </w:rPr>
        <w:t xml:space="preserve"> situated near the eastern coast of the Iberian </w:t>
      </w:r>
      <w:del w:id="22" w:author="Alejandro Andreas Jaume Losa" w:date="2024-04-10T18:36:00Z">
        <w:r w:rsidRPr="00AA7C5F" w:rsidDel="009F4FE8">
          <w:rPr>
            <w:rFonts w:ascii="Times New Roman" w:hAnsi="Times New Roman" w:cs="Times New Roman"/>
          </w:rPr>
          <w:delText>Peninsula, and</w:delText>
        </w:r>
      </w:del>
      <w:ins w:id="23" w:author="Alejandro Andreas Jaume Losa" w:date="2024-04-10T18:36:00Z">
        <w:r w:rsidR="009F4FE8" w:rsidRPr="00AA7C5F">
          <w:rPr>
            <w:rFonts w:ascii="Times New Roman" w:hAnsi="Times New Roman" w:cs="Times New Roman"/>
          </w:rPr>
          <w:t>Peninsula and</w:t>
        </w:r>
      </w:ins>
      <w:r w:rsidRPr="00AA7C5F">
        <w:rPr>
          <w:rFonts w:ascii="Times New Roman" w:hAnsi="Times New Roman" w:cs="Times New Roman"/>
        </w:rPr>
        <w:t xml:space="preserve"> </w:t>
      </w:r>
      <w:ins w:id="24" w:author="Kendra Dickinson" w:date="2024-03-19T11:13:00Z">
        <w:r w:rsidR="001379FD">
          <w:rPr>
            <w:rFonts w:ascii="Times New Roman" w:hAnsi="Times New Roman" w:cs="Times New Roman"/>
          </w:rPr>
          <w:t>are</w:t>
        </w:r>
      </w:ins>
      <w:del w:id="25" w:author="Kendra Dickinson" w:date="2024-03-19T11:13:00Z">
        <w:r w:rsidRPr="00AA7C5F" w:rsidDel="001379FD">
          <w:rPr>
            <w:rFonts w:ascii="Times New Roman" w:hAnsi="Times New Roman" w:cs="Times New Roman"/>
          </w:rPr>
          <w:delText>it is</w:delText>
        </w:r>
      </w:del>
      <w:r w:rsidRPr="00AA7C5F">
        <w:rPr>
          <w:rFonts w:ascii="Times New Roman" w:hAnsi="Times New Roman" w:cs="Times New Roman"/>
        </w:rPr>
        <w:t xml:space="preserve"> one of the seventeen Autonomous Communities of Spain. The Balearic Islands have a population of over 1.2 million inhabitants, with just under 40% of them living in Palma, the capital city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(Instituto Nacional de Estadística, 2024)</w:t>
      </w:r>
      <w:r w:rsidRPr="00AA7C5F">
        <w:rPr>
          <w:rFonts w:ascii="Times New Roman" w:hAnsi="Times New Roman" w:cs="Times New Roman"/>
        </w:rPr>
        <w:fldChar w:fldCharType="end"/>
      </w:r>
      <w:r w:rsidRPr="00AA7C5F">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AA7C5F">
        <w:rPr>
          <w:rFonts w:ascii="Times New Roman" w:hAnsi="Times New Roman" w:cs="Times New Roman"/>
          <w:vertAlign w:val="superscript"/>
        </w:rPr>
        <w:t>th</w:t>
      </w:r>
      <w:r w:rsidRPr="00AA7C5F">
        <w:rPr>
          <w:rFonts w:ascii="Times New Roman" w:hAnsi="Times New Roman" w:cs="Times New Roman"/>
        </w:rPr>
        <w:t xml:space="preserve"> century, both languages have coexisted despite efforts by former governments to reduce the presence of Catalan, such as Franco’s dictatorship from 1939 to 1975.</w:t>
      </w:r>
    </w:p>
    <w:p w14:paraId="44944887" w14:textId="0A14F83D" w:rsidR="00882DA8" w:rsidRPr="00AB1D4C" w:rsidRDefault="00882DA8" w:rsidP="00B82999">
      <w:pPr>
        <w:spacing w:line="480" w:lineRule="auto"/>
        <w:ind w:firstLine="720"/>
        <w:jc w:val="both"/>
        <w:rPr>
          <w:rFonts w:ascii="Times New Roman" w:hAnsi="Times New Roman" w:cs="Times New Roman"/>
          <w:lang w:val="es-ES_tradnl"/>
          <w:rPrChange w:id="26" w:author="Alejandro Andreas Jaume Losa" w:date="2024-04-02T10:41:00Z">
            <w:rPr>
              <w:rFonts w:ascii="Times New Roman" w:hAnsi="Times New Roman" w:cs="Times New Roman"/>
            </w:rPr>
          </w:rPrChange>
        </w:rPr>
      </w:pPr>
      <w:r w:rsidRPr="00AA7C5F">
        <w:rPr>
          <w:rFonts w:ascii="Times New Roman" w:hAnsi="Times New Roman" w:cs="Times New Roman"/>
        </w:rPr>
        <w:t xml:space="preserve">Nowadays, forty years after the approval of a legal framework that aimed to recognize both Catalan and Spanish as the official languages and normalize and promote Catalan after decades of being proscribed under Franco’s regime, the linguistic situation of the Balearic Islands is completely different. </w:t>
      </w:r>
      <w:ins w:id="27" w:author="Kendra Dickinson [2]" w:date="2024-03-19T11:41:00Z">
        <w:r w:rsidR="00863C76">
          <w:rPr>
            <w:rFonts w:ascii="Times New Roman" w:hAnsi="Times New Roman" w:cs="Times New Roman"/>
          </w:rPr>
          <w:t>G</w:t>
        </w:r>
      </w:ins>
      <w:del w:id="28" w:author="Kendra Dickinson [2]" w:date="2024-03-19T11:41:00Z">
        <w:r w:rsidRPr="00AA7C5F" w:rsidDel="00863C76">
          <w:rPr>
            <w:rFonts w:ascii="Times New Roman" w:hAnsi="Times New Roman" w:cs="Times New Roman"/>
          </w:rPr>
          <w:delText>The g</w:delText>
        </w:r>
      </w:del>
      <w:r w:rsidRPr="00AA7C5F">
        <w:rPr>
          <w:rFonts w:ascii="Times New Roman" w:hAnsi="Times New Roman" w:cs="Times New Roman"/>
        </w:rPr>
        <w:t xml:space="preserve">eneral knowledge of Catalan among the Balearic population has increased considerably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(Vanrell &amp; Melià, 2017)</w:t>
      </w:r>
      <w:r w:rsidRPr="00AA7C5F">
        <w:rPr>
          <w:rFonts w:ascii="Times New Roman" w:hAnsi="Times New Roman" w:cs="Times New Roman"/>
        </w:rPr>
        <w:fldChar w:fldCharType="end"/>
      </w:r>
      <w:r w:rsidRPr="00AA7C5F">
        <w:rPr>
          <w:rFonts w:ascii="Times New Roman" w:hAnsi="Times New Roman" w:cs="Times New Roman"/>
        </w:rPr>
        <w:t xml:space="preserve"> and the presence of the language in society has become much more </w:t>
      </w:r>
      <w:commentRangeStart w:id="29"/>
      <w:r w:rsidRPr="00AA7C5F">
        <w:rPr>
          <w:rFonts w:ascii="Times New Roman" w:hAnsi="Times New Roman" w:cs="Times New Roman"/>
        </w:rPr>
        <w:t>noticeable and evident</w:t>
      </w:r>
      <w:ins w:id="30" w:author="Alejandro Andreas Jaume Losa" w:date="2024-04-02T09:11:00Z">
        <w:r w:rsidR="00C22457">
          <w:rPr>
            <w:rFonts w:ascii="Times New Roman" w:hAnsi="Times New Roman" w:cs="Times New Roman"/>
          </w:rPr>
          <w:t xml:space="preserve"> (</w:t>
        </w:r>
      </w:ins>
      <w:ins w:id="31" w:author="Alejandro Andreas Jaume Losa" w:date="2024-04-10T18:36:00Z">
        <w:r w:rsidR="009F4FE8">
          <w:rPr>
            <w:rFonts w:ascii="Times New Roman" w:hAnsi="Times New Roman" w:cs="Times New Roman"/>
          </w:rPr>
          <w:t>e.g.</w:t>
        </w:r>
      </w:ins>
      <w:ins w:id="32" w:author="Alejandro Andreas Jaume Losa" w:date="2024-04-02T09:11:00Z">
        <w:r w:rsidR="00C22457">
          <w:rPr>
            <w:rFonts w:ascii="Times New Roman" w:hAnsi="Times New Roman" w:cs="Times New Roman"/>
          </w:rPr>
          <w:t>,</w:t>
        </w:r>
      </w:ins>
      <w:ins w:id="33" w:author="Alejandro Andreas Jaume Losa" w:date="2024-04-02T09:22:00Z">
        <w:r w:rsidR="00B82999">
          <w:rPr>
            <w:rFonts w:ascii="Times New Roman" w:hAnsi="Times New Roman" w:cs="Times New Roman"/>
          </w:rPr>
          <w:t xml:space="preserve"> </w:t>
        </w:r>
      </w:ins>
      <w:del w:id="34" w:author="Alejandro Andreas Jaume Losa" w:date="2024-04-02T09:22:00Z">
        <w:r w:rsidRPr="00AA7C5F" w:rsidDel="00B82999">
          <w:rPr>
            <w:rFonts w:ascii="Times New Roman" w:hAnsi="Times New Roman" w:cs="Times New Roman"/>
          </w:rPr>
          <w:delText>.</w:delText>
        </w:r>
      </w:del>
      <w:ins w:id="35" w:author="Alejandro Andreas Jaume Losa" w:date="2024-04-02T09:22:00Z">
        <w:r w:rsidR="00B82999" w:rsidRPr="00B82999">
          <w:rPr>
            <w:rFonts w:ascii="Times New Roman" w:hAnsi="Times New Roman" w:cs="Times New Roman"/>
          </w:rPr>
          <w:t>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B82999">
          <w:rPr>
            <w:rFonts w:ascii="Times New Roman" w:hAnsi="Times New Roman" w:cs="Times New Roman"/>
          </w:rPr>
          <w:t>).</w:t>
        </w:r>
      </w:ins>
      <w:ins w:id="36" w:author="Alejandro Andreas Jaume Losa" w:date="2024-04-02T09:23:00Z">
        <w:r w:rsidR="00B82999">
          <w:rPr>
            <w:rStyle w:val="CommentReference"/>
            <w:rFonts w:ascii="Times New Roman" w:eastAsia="Times New Roman" w:hAnsi="Times New Roman" w:cs="Times New Roman"/>
            <w:kern w:val="0"/>
            <w14:ligatures w14:val="none"/>
          </w:rPr>
          <w:t xml:space="preserve"> </w:t>
        </w:r>
      </w:ins>
      <w:del w:id="37" w:author="Alejandro Andreas Jaume Losa" w:date="2024-04-02T09:22:00Z">
        <w:r w:rsidRPr="00AA7C5F" w:rsidDel="00B82999">
          <w:rPr>
            <w:rFonts w:ascii="Times New Roman" w:hAnsi="Times New Roman" w:cs="Times New Roman"/>
          </w:rPr>
          <w:delText xml:space="preserve"> </w:delText>
        </w:r>
        <w:commentRangeEnd w:id="29"/>
        <w:r w:rsidR="00B16A2F" w:rsidDel="00B82999">
          <w:rPr>
            <w:rStyle w:val="CommentReference"/>
            <w:rFonts w:ascii="Times New Roman" w:eastAsia="Times New Roman" w:hAnsi="Times New Roman" w:cs="Times New Roman"/>
            <w:kern w:val="0"/>
            <w14:ligatures w14:val="none"/>
          </w:rPr>
          <w:commentReference w:id="29"/>
        </w:r>
      </w:del>
      <w:del w:id="38" w:author="Alejandro Andreas Jaume Losa" w:date="2024-04-02T09:23:00Z">
        <w:r w:rsidRPr="00AA7C5F" w:rsidDel="00B82999">
          <w:rPr>
            <w:rFonts w:ascii="Times New Roman" w:hAnsi="Times New Roman" w:cs="Times New Roman"/>
          </w:rPr>
          <w:delText>Th</w:delText>
        </w:r>
      </w:del>
      <w:ins w:id="39" w:author="Alejandro Andreas Jaume Losa" w:date="2024-04-02T09:23:00Z">
        <w:r w:rsidR="00B82999">
          <w:rPr>
            <w:rFonts w:ascii="Times New Roman" w:hAnsi="Times New Roman" w:cs="Times New Roman"/>
          </w:rPr>
          <w:t>Th</w:t>
        </w:r>
      </w:ins>
      <w:r w:rsidRPr="00AA7C5F">
        <w:rPr>
          <w:rFonts w:ascii="Times New Roman" w:hAnsi="Times New Roman" w:cs="Times New Roman"/>
        </w:rPr>
        <w:t xml:space="preserve">e establishment of this legal framework, however, and the consequent implementation of certain language policies by previous and current local </w:t>
      </w:r>
      <w:r w:rsidRPr="00AA7C5F">
        <w:rPr>
          <w:rFonts w:ascii="Times New Roman" w:hAnsi="Times New Roman" w:cs="Times New Roman"/>
        </w:rPr>
        <w:lastRenderedPageBreak/>
        <w:t xml:space="preserve">governments, </w:t>
      </w:r>
      <w:del w:id="40" w:author="Kendra Dickinson [2]" w:date="2024-03-19T11:41:00Z">
        <w:r w:rsidRPr="00AA7C5F" w:rsidDel="00863C76">
          <w:rPr>
            <w:rFonts w:ascii="Times New Roman" w:hAnsi="Times New Roman" w:cs="Times New Roman"/>
          </w:rPr>
          <w:delText xml:space="preserve">seem to </w:delText>
        </w:r>
      </w:del>
      <w:r w:rsidRPr="00AA7C5F">
        <w:rPr>
          <w:rFonts w:ascii="Times New Roman" w:hAnsi="Times New Roman" w:cs="Times New Roman"/>
        </w:rPr>
        <w:t xml:space="preserve">have been accompanied by a process of polarization in the Balearic society in terms of language attitudes, particularly in Palma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AA7C5F">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lang w:val="es-ES"/>
        </w:rPr>
        <w:t>(Aguiló-Mora &amp; Lynch, 2017; Calafat Vila &amp; Calero-Pons, 2019; Castell et al., 2023; Ibáñez Ferreté, 2014; Tudela Isanta, 2021)</w:t>
      </w:r>
      <w:r w:rsidRPr="00AA7C5F">
        <w:rPr>
          <w:rFonts w:ascii="Times New Roman" w:hAnsi="Times New Roman" w:cs="Times New Roman"/>
        </w:rPr>
        <w:fldChar w:fldCharType="end"/>
      </w:r>
      <w:r w:rsidRPr="00AA7C5F">
        <w:rPr>
          <w:rFonts w:ascii="Times New Roman" w:hAnsi="Times New Roman" w:cs="Times New Roman"/>
          <w:lang w:val="es-ES"/>
        </w:rPr>
        <w:t xml:space="preserve">. </w:t>
      </w:r>
      <w:r w:rsidRPr="00AA7C5F">
        <w:rPr>
          <w:rFonts w:ascii="Times New Roman" w:hAnsi="Times New Roman" w:cs="Times New Roman"/>
        </w:rPr>
        <w:t xml:space="preserve">This is not surprising, given the close relationship between language policy and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(Bertolotti &amp; Coll, 2020; Errihani, 2008; Kester, 2020; Marley, 2004; Mukhuba, 2005)</w:t>
      </w:r>
      <w:r w:rsidRPr="00AA7C5F">
        <w:rPr>
          <w:rFonts w:ascii="Times New Roman" w:hAnsi="Times New Roman" w:cs="Times New Roman"/>
        </w:rPr>
        <w:fldChar w:fldCharType="end"/>
      </w:r>
      <w:r w:rsidRPr="00AA7C5F">
        <w:rPr>
          <w:rFonts w:ascii="Times New Roman" w:hAnsi="Times New Roman" w:cs="Times New Roman"/>
        </w:rPr>
        <w:t>. In fact,</w:t>
      </w:r>
      <w:ins w:id="41" w:author="Alejandro Andreas Jaume Losa" w:date="2024-04-02T09:24:00Z">
        <w:r w:rsidR="00B82999">
          <w:rPr>
            <w:rFonts w:ascii="Times New Roman" w:hAnsi="Times New Roman" w:cs="Times New Roman"/>
          </w:rPr>
          <w:t xml:space="preserve"> </w:t>
        </w:r>
      </w:ins>
      <w:ins w:id="42" w:author="Alejandro Andreas Jaume Losa" w:date="2024-04-02T09:23:00Z">
        <w:r w:rsidR="00B82999">
          <w:rPr>
            <w:rFonts w:ascii="Times New Roman" w:hAnsi="Times New Roman" w:cs="Times New Roman"/>
          </w:rPr>
          <w:t>according to</w:t>
        </w:r>
      </w:ins>
      <w:ins w:id="43" w:author="Alejandro Andreas Jaume Losa" w:date="2024-04-02T09:24:00Z">
        <w:r w:rsidR="00B82999">
          <w:rPr>
            <w:rFonts w:ascii="Times New Roman" w:hAnsi="Times New Roman" w:cs="Times New Roman"/>
          </w:rPr>
          <w:t xml:space="preserve"> </w:t>
        </w:r>
        <w:r w:rsidR="00B82999"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ins w:id="44" w:author="Alejandro Andreas Jaume Losa" w:date="2024-04-02T09:24:00Z">
        <w:r w:rsidR="00B82999" w:rsidRPr="00AA7C5F">
          <w:rPr>
            <w:rFonts w:ascii="Times New Roman" w:hAnsi="Times New Roman" w:cs="Times New Roman"/>
          </w:rPr>
          <w:fldChar w:fldCharType="separate"/>
        </w:r>
        <w:r w:rsidR="00B82999" w:rsidRPr="00AA7C5F">
          <w:rPr>
            <w:rFonts w:ascii="Times New Roman" w:hAnsi="Times New Roman" w:cs="Times New Roman"/>
            <w:kern w:val="0"/>
          </w:rPr>
          <w:t>O’Rourke &amp; Hogan‐Brun</w:t>
        </w:r>
      </w:ins>
      <w:ins w:id="45" w:author="Alejandro Andreas Jaume Losa" w:date="2024-04-11T08:35:00Z">
        <w:r w:rsidR="001E2E18">
          <w:rPr>
            <w:rFonts w:ascii="Times New Roman" w:hAnsi="Times New Roman" w:cs="Times New Roman"/>
            <w:kern w:val="0"/>
          </w:rPr>
          <w:t xml:space="preserve"> (</w:t>
        </w:r>
      </w:ins>
      <w:ins w:id="46" w:author="Alejandro Andreas Jaume Losa" w:date="2024-04-02T09:24:00Z">
        <w:r w:rsidR="00B82999" w:rsidRPr="00AA7C5F">
          <w:rPr>
            <w:rFonts w:ascii="Times New Roman" w:hAnsi="Times New Roman" w:cs="Times New Roman"/>
            <w:kern w:val="0"/>
          </w:rPr>
          <w:t>2012)</w:t>
        </w:r>
        <w:r w:rsidR="00B82999" w:rsidRPr="00AA7C5F">
          <w:rPr>
            <w:rFonts w:ascii="Times New Roman" w:hAnsi="Times New Roman" w:cs="Times New Roman"/>
          </w:rPr>
          <w:fldChar w:fldCharType="end"/>
        </w:r>
        <w:r w:rsidR="00B82999">
          <w:rPr>
            <w:rFonts w:ascii="Times New Roman" w:hAnsi="Times New Roman" w:cs="Times New Roman"/>
          </w:rPr>
          <w:t xml:space="preserve">, </w:t>
        </w:r>
      </w:ins>
      <w:del w:id="47" w:author="Alejandro Andreas Jaume Losa" w:date="2024-04-02T09:24:00Z">
        <w:r w:rsidRPr="00AA7C5F" w:rsidDel="00B82999">
          <w:rPr>
            <w:rFonts w:ascii="Times New Roman" w:hAnsi="Times New Roman" w:cs="Times New Roman"/>
          </w:rPr>
          <w:delText xml:space="preserve"> there is a </w:delText>
        </w:r>
        <w:commentRangeStart w:id="48"/>
        <w:r w:rsidRPr="00AA7C5F" w:rsidDel="00B82999">
          <w:rPr>
            <w:rFonts w:ascii="Times New Roman" w:hAnsi="Times New Roman" w:cs="Times New Roman"/>
          </w:rPr>
          <w:delText xml:space="preserve">common assumption </w:delText>
        </w:r>
        <w:commentRangeEnd w:id="48"/>
        <w:r w:rsidR="00863C76" w:rsidDel="00B82999">
          <w:rPr>
            <w:rStyle w:val="CommentReference"/>
            <w:rFonts w:ascii="Times New Roman" w:eastAsia="Times New Roman" w:hAnsi="Times New Roman" w:cs="Times New Roman"/>
            <w:kern w:val="0"/>
            <w14:ligatures w14:val="none"/>
          </w:rPr>
          <w:commentReference w:id="48"/>
        </w:r>
        <w:r w:rsidRPr="00AA7C5F" w:rsidDel="00B82999">
          <w:rPr>
            <w:rFonts w:ascii="Times New Roman" w:hAnsi="Times New Roman" w:cs="Times New Roman"/>
          </w:rPr>
          <w:delText xml:space="preserve">that </w:delText>
        </w:r>
      </w:del>
      <w:del w:id="49" w:author="Kendra Dickinson [2]" w:date="2024-03-19T11:43:00Z">
        <w:r w:rsidRPr="00AA7C5F" w:rsidDel="00863C76">
          <w:rPr>
            <w:rFonts w:ascii="Times New Roman" w:hAnsi="Times New Roman" w:cs="Times New Roman"/>
          </w:rPr>
          <w:delText xml:space="preserve">much </w:delText>
        </w:r>
      </w:del>
      <w:ins w:id="50" w:author="Kendra Dickinson [2]" w:date="2024-03-19T11:43:00Z">
        <w:r w:rsidR="00863C76">
          <w:rPr>
            <w:rFonts w:ascii="Times New Roman" w:hAnsi="Times New Roman" w:cs="Times New Roman"/>
          </w:rPr>
          <w:t xml:space="preserve">language </w:t>
        </w:r>
      </w:ins>
      <w:r w:rsidRPr="00AA7C5F">
        <w:rPr>
          <w:rFonts w:ascii="Times New Roman" w:hAnsi="Times New Roman" w:cs="Times New Roman"/>
        </w:rPr>
        <w:t xml:space="preserve">policy and planning can or should be intended to change language attitudes </w:t>
      </w:r>
      <w:del w:id="51" w:author="Alejandro Andreas Jaume Losa" w:date="2024-04-02T09:24:00Z">
        <w:r w:rsidRPr="00AA7C5F" w:rsidDel="00B82999">
          <w:rPr>
            <w:rFonts w:ascii="Times New Roman" w:hAnsi="Times New Roman" w:cs="Times New Roman"/>
          </w:rPr>
          <w:fldChar w:fldCharType="begin"/>
        </w:r>
        <w:r w:rsidRPr="00AA7C5F" w:rsidDel="00B82999">
          <w:rPr>
            <w:rFonts w:ascii="Times New Roman" w:hAnsi="Times New Roman" w:cs="Times New Roman"/>
          </w:rPr>
          <w:delInstrText xml:space="preserve"> ADDIN ZOTERO_ITEM CSL_CITATION {"citationID":"5REHWhYy","properties":{"formattedCitation":"(O\\uc0\\u8217{}Rourke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delInstrText>
        </w:r>
        <w:r w:rsidRPr="00AA7C5F" w:rsidDel="00B82999">
          <w:rPr>
            <w:rFonts w:ascii="Times New Roman" w:hAnsi="Times New Roman" w:cs="Times New Roman"/>
          </w:rPr>
          <w:fldChar w:fldCharType="separate"/>
        </w:r>
        <w:r w:rsidRPr="00AA7C5F" w:rsidDel="00B82999">
          <w:rPr>
            <w:rFonts w:ascii="Times New Roman" w:hAnsi="Times New Roman" w:cs="Times New Roman"/>
            <w:kern w:val="0"/>
          </w:rPr>
          <w:delText>(O’Rourke &amp; Hogan‐Brun, 2012)</w:delText>
        </w:r>
        <w:r w:rsidRPr="00AA7C5F" w:rsidDel="00B82999">
          <w:rPr>
            <w:rFonts w:ascii="Times New Roman" w:hAnsi="Times New Roman" w:cs="Times New Roman"/>
          </w:rPr>
          <w:fldChar w:fldCharType="end"/>
        </w:r>
        <w:r w:rsidRPr="00AA7C5F" w:rsidDel="00B82999">
          <w:rPr>
            <w:rFonts w:ascii="Times New Roman" w:hAnsi="Times New Roman" w:cs="Times New Roman"/>
          </w:rPr>
          <w:delText>.</w:delText>
        </w:r>
      </w:del>
      <w:r w:rsidRPr="00AA7C5F">
        <w:rPr>
          <w:rFonts w:ascii="Times New Roman" w:hAnsi="Times New Roman" w:cs="Times New Roman"/>
        </w:rPr>
        <w:t xml:space="preserve"> Likewise, </w:t>
      </w:r>
      <w:del w:id="52" w:author="Kendra Dickinson [2]" w:date="2024-03-19T11:43:00Z">
        <w:r w:rsidRPr="00AA7C5F" w:rsidDel="00863C76">
          <w:rPr>
            <w:rFonts w:ascii="Times New Roman" w:hAnsi="Times New Roman" w:cs="Times New Roman"/>
          </w:rPr>
          <w:delText xml:space="preserve">it appears that </w:delText>
        </w:r>
      </w:del>
      <w:r w:rsidRPr="00AA7C5F">
        <w:rPr>
          <w:rFonts w:ascii="Times New Roman" w:hAnsi="Times New Roman" w:cs="Times New Roman"/>
        </w:rPr>
        <w:t xml:space="preserve">in recent years these language attitudes have become associated with certain political orientations, to the point </w:t>
      </w:r>
      <w:ins w:id="53" w:author="Kendra Dickinson [2]" w:date="2024-03-19T11:43:00Z">
        <w:r w:rsidR="00863C76">
          <w:rPr>
            <w:rFonts w:ascii="Times New Roman" w:hAnsi="Times New Roman" w:cs="Times New Roman"/>
          </w:rPr>
          <w:t xml:space="preserve">that </w:t>
        </w:r>
      </w:ins>
      <w:del w:id="54" w:author="Kendra Dickinson [2]" w:date="2024-03-19T11:43:00Z">
        <w:r w:rsidRPr="00AA7C5F" w:rsidDel="00863C76">
          <w:rPr>
            <w:rFonts w:ascii="Times New Roman" w:hAnsi="Times New Roman" w:cs="Times New Roman"/>
          </w:rPr>
          <w:delText xml:space="preserve">of turning </w:delText>
        </w:r>
      </w:del>
      <w:r w:rsidRPr="00AA7C5F">
        <w:rPr>
          <w:rFonts w:ascii="Times New Roman" w:hAnsi="Times New Roman" w:cs="Times New Roman"/>
        </w:rPr>
        <w:t xml:space="preserve">the linguistic situation in the Balearic Islands </w:t>
      </w:r>
      <w:del w:id="55" w:author="Kendra Dickinson [2]" w:date="2024-03-19T11:43:00Z">
        <w:r w:rsidRPr="00AA7C5F" w:rsidDel="00863C76">
          <w:rPr>
            <w:rFonts w:ascii="Times New Roman" w:hAnsi="Times New Roman" w:cs="Times New Roman"/>
          </w:rPr>
          <w:delText>into a constant</w:delText>
        </w:r>
      </w:del>
      <w:ins w:id="56" w:author="Kendra Dickinson [2]" w:date="2024-03-19T11:43:00Z">
        <w:r w:rsidR="00863C76">
          <w:rPr>
            <w:rFonts w:ascii="Times New Roman" w:hAnsi="Times New Roman" w:cs="Times New Roman"/>
          </w:rPr>
          <w:t>is part of ongoing</w:t>
        </w:r>
      </w:ins>
      <w:r w:rsidRPr="00AA7C5F">
        <w:rPr>
          <w:rFonts w:ascii="Times New Roman" w:hAnsi="Times New Roman" w:cs="Times New Roman"/>
        </w:rPr>
        <w:t xml:space="preserve"> political debate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AB1D4C">
        <w:rPr>
          <w:rFonts w:ascii="Times New Roman" w:hAnsi="Times New Roman" w:cs="Times New Roman"/>
          <w:lang w:val="es-ES_tradnl"/>
          <w:rPrChange w:id="57" w:author="Alejandro Andreas Jaume Losa" w:date="2024-04-02T10:41:00Z">
            <w:rPr>
              <w:rFonts w:ascii="Times New Roman" w:hAnsi="Times New Roman" w:cs="Times New Roman"/>
            </w:rPr>
          </w:rPrChange>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B1D4C">
        <w:rPr>
          <w:rFonts w:ascii="Times New Roman" w:hAnsi="Times New Roman" w:cs="Times New Roman"/>
          <w:kern w:val="0"/>
          <w:lang w:val="es-ES_tradnl"/>
          <w:rPrChange w:id="58" w:author="Alejandro Andreas Jaume Losa" w:date="2024-04-02T10:41:00Z">
            <w:rPr>
              <w:rFonts w:ascii="Times New Roman" w:hAnsi="Times New Roman" w:cs="Times New Roman"/>
              <w:kern w:val="0"/>
            </w:rPr>
          </w:rPrChange>
        </w:rPr>
        <w:t>(Amorós, 2017; Colmenero, 2018; Colom, 2023; Crespí, 2023; Galvín, 2017; Garau, 2023; Gentili, 2013; Manresa, 2015; Mateos, 2023; Olaizola, 2013; Pellicer, 2023; Sánchez, 2023)</w:t>
      </w:r>
      <w:r w:rsidRPr="00AA7C5F">
        <w:rPr>
          <w:rFonts w:ascii="Times New Roman" w:hAnsi="Times New Roman" w:cs="Times New Roman"/>
        </w:rPr>
        <w:fldChar w:fldCharType="end"/>
      </w:r>
      <w:r w:rsidRPr="00AB1D4C">
        <w:rPr>
          <w:rFonts w:ascii="Times New Roman" w:hAnsi="Times New Roman" w:cs="Times New Roman"/>
          <w:lang w:val="es-ES_tradnl"/>
          <w:rPrChange w:id="59" w:author="Alejandro Andreas Jaume Losa" w:date="2024-04-02T10:41:00Z">
            <w:rPr>
              <w:rFonts w:ascii="Times New Roman" w:hAnsi="Times New Roman" w:cs="Times New Roman"/>
            </w:rPr>
          </w:rPrChange>
        </w:rPr>
        <w:t>.</w:t>
      </w:r>
    </w:p>
    <w:p w14:paraId="07AF36D1" w14:textId="472C3BE0" w:rsidR="00882DA8" w:rsidRDefault="00882DA8" w:rsidP="00B82999">
      <w:pPr>
        <w:spacing w:line="480" w:lineRule="auto"/>
        <w:ind w:firstLine="720"/>
        <w:jc w:val="both"/>
        <w:rPr>
          <w:ins w:id="60" w:author="Kendra Dickinson [2]" w:date="2024-03-19T11:46:00Z"/>
          <w:rFonts w:ascii="Times New Roman" w:hAnsi="Times New Roman" w:cs="Times New Roman"/>
        </w:rPr>
      </w:pPr>
      <w:r w:rsidRPr="00AA7C5F">
        <w:rPr>
          <w:rFonts w:ascii="Times New Roman" w:hAnsi="Times New Roman" w:cs="Times New Roman"/>
        </w:rPr>
        <w:t xml:space="preserve">Consequently, the present study delves deeper into the relationship between political orientation and language attitudes in the Balearic Islands by focusing on the particular case of Palma, the capital city. Specifically, the present study </w:t>
      </w:r>
      <w:del w:id="61" w:author="Kendra Dickinson [2]" w:date="2024-03-19T11:44:00Z">
        <w:r w:rsidRPr="00AA7C5F" w:rsidDel="00863C76">
          <w:rPr>
            <w:rFonts w:ascii="Times New Roman" w:hAnsi="Times New Roman" w:cs="Times New Roman"/>
          </w:rPr>
          <w:delText xml:space="preserve">seeks to </w:delText>
        </w:r>
      </w:del>
      <w:r w:rsidRPr="00AA7C5F">
        <w:rPr>
          <w:rFonts w:ascii="Times New Roman" w:hAnsi="Times New Roman" w:cs="Times New Roman"/>
        </w:rPr>
        <w:t>examine</w:t>
      </w:r>
      <w:ins w:id="62" w:author="Kendra Dickinson [2]" w:date="2024-03-19T11:44:00Z">
        <w:r w:rsidR="00863C76">
          <w:rPr>
            <w:rFonts w:ascii="Times New Roman" w:hAnsi="Times New Roman" w:cs="Times New Roman"/>
          </w:rPr>
          <w:t>s</w:t>
        </w:r>
      </w:ins>
      <w:r w:rsidRPr="00AA7C5F">
        <w:rPr>
          <w:rFonts w:ascii="Times New Roman" w:hAnsi="Times New Roman" w:cs="Times New Roman"/>
        </w:rPr>
        <w:t xml:space="preserve"> whether political orientation is a significant predictor of the language attitudes toward Catalan and Spanish in </w:t>
      </w:r>
      <w:commentRangeStart w:id="63"/>
      <w:r w:rsidRPr="00AA7C5F">
        <w:rPr>
          <w:rFonts w:ascii="Times New Roman" w:hAnsi="Times New Roman" w:cs="Times New Roman"/>
        </w:rPr>
        <w:t>Palma</w:t>
      </w:r>
      <w:ins w:id="64" w:author="Alejandro Andreas Jaume Losa" w:date="2024-04-02T09:25:00Z">
        <w:r w:rsidR="00B82999">
          <w:rPr>
            <w:rFonts w:ascii="Times New Roman" w:hAnsi="Times New Roman" w:cs="Times New Roman"/>
          </w:rPr>
          <w:t xml:space="preserve"> </w:t>
        </w:r>
      </w:ins>
      <w:del w:id="65" w:author="Alejandro Andreas Jaume Losa" w:date="2024-04-02T09:25:00Z">
        <w:r w:rsidRPr="00AA7C5F" w:rsidDel="00B82999">
          <w:rPr>
            <w:rFonts w:ascii="Times New Roman" w:hAnsi="Times New Roman" w:cs="Times New Roman"/>
          </w:rPr>
          <w:delText xml:space="preserve"> de Mallorca </w:delText>
        </w:r>
        <w:commentRangeEnd w:id="63"/>
        <w:r w:rsidR="00863C76" w:rsidDel="00B82999">
          <w:rPr>
            <w:rStyle w:val="CommentReference"/>
            <w:rFonts w:ascii="Times New Roman" w:eastAsia="Times New Roman" w:hAnsi="Times New Roman" w:cs="Times New Roman"/>
            <w:kern w:val="0"/>
            <w14:ligatures w14:val="none"/>
          </w:rPr>
          <w:commentReference w:id="63"/>
        </w:r>
      </w:del>
      <w:r w:rsidRPr="00AA7C5F">
        <w:rPr>
          <w:rFonts w:ascii="Times New Roman" w:hAnsi="Times New Roman" w:cs="Times New Roman"/>
        </w:rPr>
        <w:t xml:space="preserve">and, if so, to explore what the relationship is between different political orientations and language attitudes toward both languages. </w:t>
      </w:r>
      <w:del w:id="66" w:author="Kendra Dickinson [2]" w:date="2024-03-19T11:45:00Z">
        <w:r w:rsidRPr="00AA7C5F" w:rsidDel="00863C76">
          <w:rPr>
            <w:rFonts w:ascii="Times New Roman" w:hAnsi="Times New Roman" w:cs="Times New Roman"/>
          </w:rPr>
          <w:delText>To do so,</w:delText>
        </w:r>
      </w:del>
      <w:ins w:id="67" w:author="Kendra Dickinson [2]" w:date="2024-03-19T11:45:00Z">
        <w:r w:rsidR="00863C76">
          <w:rPr>
            <w:rFonts w:ascii="Times New Roman" w:hAnsi="Times New Roman" w:cs="Times New Roman"/>
          </w:rPr>
          <w:t>To this end, th</w:t>
        </w:r>
      </w:ins>
      <w:ins w:id="68" w:author="Kendra Dickinson [2]" w:date="2024-03-19T11:46:00Z">
        <w:r w:rsidR="00863C76">
          <w:rPr>
            <w:rFonts w:ascii="Times New Roman" w:hAnsi="Times New Roman" w:cs="Times New Roman"/>
          </w:rPr>
          <w:t>is study analyzes questionnaire</w:t>
        </w:r>
      </w:ins>
      <w:r w:rsidRPr="00AA7C5F">
        <w:rPr>
          <w:rFonts w:ascii="Times New Roman" w:hAnsi="Times New Roman" w:cs="Times New Roman"/>
        </w:rPr>
        <w:t xml:space="preserve"> data on the language attitudes toward Catalan and Spanish from a total of 99 participants (67 females) aged between 18 and 71 years old (mean = 37) from Palma</w:t>
      </w:r>
      <w:ins w:id="69" w:author="Alejandro Andreas Jaume Losa" w:date="2024-04-02T09:26:00Z">
        <w:r w:rsidR="00B82999">
          <w:rPr>
            <w:rFonts w:ascii="Times New Roman" w:hAnsi="Times New Roman" w:cs="Times New Roman"/>
          </w:rPr>
          <w:t xml:space="preserve">. </w:t>
        </w:r>
        <w:r w:rsidR="00B82999" w:rsidRPr="00B82999">
          <w:rPr>
            <w:rFonts w:ascii="Times New Roman" w:hAnsi="Times New Roman" w:cs="Times New Roman"/>
            <w:rPrChange w:id="70" w:author="Alejandro Andreas Jaume Losa" w:date="2024-04-02T09:27:00Z">
              <w:rPr>
                <w:rStyle w:val="cf01"/>
              </w:rPr>
            </w:rPrChange>
          </w:rPr>
          <w:t>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ins>
      <w:ins w:id="71" w:author="Alejandro Andreas Jaume Losa" w:date="2024-04-02T09:27:00Z">
        <w:r w:rsidR="00B82999">
          <w:rPr>
            <w:rFonts w:ascii="Times New Roman" w:hAnsi="Times New Roman" w:cs="Times New Roman"/>
          </w:rPr>
          <w:t>.</w:t>
        </w:r>
      </w:ins>
      <w:ins w:id="72" w:author="Kendra Dickinson [2]" w:date="2024-03-19T11:46:00Z">
        <w:del w:id="73" w:author="Alejandro Andreas Jaume Losa" w:date="2024-04-02T09:26:00Z">
          <w:r w:rsidR="00863C76" w:rsidDel="00B82999">
            <w:rPr>
              <w:rFonts w:ascii="Times New Roman" w:hAnsi="Times New Roman" w:cs="Times New Roman"/>
            </w:rPr>
            <w:delText>.</w:delText>
          </w:r>
        </w:del>
      </w:ins>
      <w:del w:id="74" w:author="Kendra Dickinson [2]" w:date="2024-03-19T11:46:00Z">
        <w:r w:rsidRPr="00AA7C5F" w:rsidDel="00863C76">
          <w:rPr>
            <w:rFonts w:ascii="Times New Roman" w:hAnsi="Times New Roman" w:cs="Times New Roman"/>
          </w:rPr>
          <w:delText xml:space="preserve"> were analyzed</w:delText>
        </w:r>
      </w:del>
      <w:del w:id="75" w:author="Alejandro Andreas Jaume Losa" w:date="2024-04-02T09:27:00Z">
        <w:r w:rsidRPr="00AA7C5F" w:rsidDel="00B82999">
          <w:rPr>
            <w:rFonts w:ascii="Times New Roman" w:hAnsi="Times New Roman" w:cs="Times New Roman"/>
          </w:rPr>
          <w:delText xml:space="preserve">. </w:delText>
        </w:r>
        <w:commentRangeStart w:id="76"/>
        <w:r w:rsidRPr="00AA7C5F" w:rsidDel="00B82999">
          <w:rPr>
            <w:rFonts w:ascii="Times New Roman" w:hAnsi="Times New Roman" w:cs="Times New Roman"/>
          </w:rPr>
          <w:delText>In doing so, the present study contributes to previous literature exploring the close relationship between language policy and language attitudes. Additionally, it expands on previous knowledge on the role of different factors in the formation of language attitudes toward Catalan and Spanish in the Balearic Islands.</w:delText>
        </w:r>
      </w:del>
      <w:commentRangeEnd w:id="76"/>
      <w:r w:rsidR="00863C76">
        <w:rPr>
          <w:rStyle w:val="CommentReference"/>
          <w:rFonts w:ascii="Times New Roman" w:eastAsia="Times New Roman" w:hAnsi="Times New Roman" w:cs="Times New Roman"/>
          <w:kern w:val="0"/>
          <w14:ligatures w14:val="none"/>
        </w:rPr>
        <w:commentReference w:id="76"/>
      </w:r>
    </w:p>
    <w:p w14:paraId="3A8AA66D" w14:textId="77777777" w:rsidR="00863C76" w:rsidRPr="00AA7C5F" w:rsidRDefault="00863C76" w:rsidP="00882DA8">
      <w:pPr>
        <w:spacing w:line="480" w:lineRule="auto"/>
        <w:ind w:firstLine="720"/>
        <w:jc w:val="both"/>
        <w:rPr>
          <w:rFonts w:ascii="Times New Roman" w:hAnsi="Times New Roman" w:cs="Times New Roman"/>
        </w:rPr>
      </w:pPr>
    </w:p>
    <w:p w14:paraId="5A9108FF" w14:textId="1A386926" w:rsidR="00882DA8" w:rsidRDefault="00863C76" w:rsidP="00882DA8">
      <w:pPr>
        <w:spacing w:line="480" w:lineRule="auto"/>
        <w:jc w:val="both"/>
        <w:rPr>
          <w:ins w:id="77" w:author="Kendra Dickinson [2]" w:date="2024-03-19T11:50:00Z"/>
          <w:rFonts w:ascii="Times New Roman" w:hAnsi="Times New Roman" w:cs="Times New Roman"/>
          <w:b/>
          <w:bCs/>
        </w:rPr>
      </w:pPr>
      <w:ins w:id="78" w:author="Kendra Dickinson [2]" w:date="2024-03-19T11:49:00Z">
        <w:r>
          <w:rPr>
            <w:rFonts w:ascii="Times New Roman" w:hAnsi="Times New Roman" w:cs="Times New Roman"/>
            <w:b/>
            <w:bCs/>
          </w:rPr>
          <w:lastRenderedPageBreak/>
          <w:t>2.</w:t>
        </w:r>
      </w:ins>
      <w:ins w:id="79" w:author="Alejandro Andreas Jaume Losa" w:date="2024-04-02T09:31:00Z">
        <w:r w:rsidR="00824EB0">
          <w:rPr>
            <w:rFonts w:ascii="Times New Roman" w:hAnsi="Times New Roman" w:cs="Times New Roman"/>
            <w:b/>
            <w:bCs/>
          </w:rPr>
          <w:t xml:space="preserve"> Background</w:t>
        </w:r>
      </w:ins>
      <w:ins w:id="80" w:author="Kendra Dickinson [2]" w:date="2024-03-19T11:49:00Z">
        <w:del w:id="81" w:author="Alejandro Andreas Jaume Losa" w:date="2024-04-10T18:38:00Z">
          <w:r w:rsidDel="009F4FE8">
            <w:rPr>
              <w:rFonts w:ascii="Times New Roman" w:hAnsi="Times New Roman" w:cs="Times New Roman"/>
              <w:b/>
              <w:bCs/>
            </w:rPr>
            <w:delText xml:space="preserve"> </w:delText>
          </w:r>
        </w:del>
      </w:ins>
      <w:commentRangeStart w:id="82"/>
      <w:del w:id="83" w:author="Alejandro Andreas Jaume Losa" w:date="2024-04-02T09:31:00Z">
        <w:r w:rsidR="00882DA8" w:rsidRPr="00AA7C5F" w:rsidDel="00824EB0">
          <w:rPr>
            <w:rFonts w:ascii="Times New Roman" w:hAnsi="Times New Roman" w:cs="Times New Roman"/>
            <w:b/>
            <w:bCs/>
          </w:rPr>
          <w:delText>Literature review</w:delText>
        </w:r>
        <w:commentRangeEnd w:id="82"/>
        <w:r w:rsidDel="00824EB0">
          <w:rPr>
            <w:rStyle w:val="CommentReference"/>
            <w:rFonts w:ascii="Times New Roman" w:eastAsia="Times New Roman" w:hAnsi="Times New Roman" w:cs="Times New Roman"/>
            <w:kern w:val="0"/>
            <w14:ligatures w14:val="none"/>
          </w:rPr>
          <w:commentReference w:id="82"/>
        </w:r>
      </w:del>
    </w:p>
    <w:p w14:paraId="0B4DB461" w14:textId="0400C63D" w:rsidR="00863C76" w:rsidRPr="00AA7C5F" w:rsidDel="009F4FE8" w:rsidRDefault="00863C76">
      <w:pPr>
        <w:spacing w:line="480" w:lineRule="auto"/>
        <w:ind w:firstLine="720"/>
        <w:jc w:val="both"/>
        <w:rPr>
          <w:del w:id="84" w:author="Alejandro Andreas Jaume Losa" w:date="2024-04-10T18:38:00Z"/>
          <w:rFonts w:ascii="Times New Roman" w:hAnsi="Times New Roman" w:cs="Times New Roman"/>
          <w:b/>
          <w:bCs/>
        </w:rPr>
        <w:pPrChange w:id="85" w:author="Alejandro Andreas Jaume Losa" w:date="2024-04-02T09:31:00Z">
          <w:pPr>
            <w:spacing w:line="480" w:lineRule="auto"/>
            <w:jc w:val="both"/>
          </w:pPr>
        </w:pPrChange>
      </w:pPr>
      <w:ins w:id="86" w:author="Kendra Dickinson [2]" w:date="2024-03-19T11:50:00Z">
        <w:del w:id="87" w:author="Alejandro Andreas Jaume Losa" w:date="2024-04-10T18:38:00Z">
          <w:r w:rsidDel="009F4FE8">
            <w:rPr>
              <w:rFonts w:ascii="Times New Roman" w:hAnsi="Times New Roman" w:cs="Times New Roman"/>
              <w:b/>
              <w:bCs/>
            </w:rPr>
            <w:delText xml:space="preserve">2.1. </w:delText>
          </w:r>
        </w:del>
        <w:commentRangeStart w:id="88"/>
        <w:del w:id="89" w:author="Alejandro Andreas Jaume Losa" w:date="2024-04-02T09:32:00Z">
          <w:r w:rsidDel="00824EB0">
            <w:rPr>
              <w:rFonts w:ascii="Times New Roman" w:hAnsi="Times New Roman" w:cs="Times New Roman"/>
              <w:b/>
              <w:bCs/>
            </w:rPr>
            <w:delText>The legal frameworks…etc.</w:delText>
          </w:r>
          <w:commentRangeEnd w:id="88"/>
          <w:r w:rsidDel="00824EB0">
            <w:rPr>
              <w:rStyle w:val="CommentReference"/>
              <w:rFonts w:ascii="Times New Roman" w:eastAsia="Times New Roman" w:hAnsi="Times New Roman" w:cs="Times New Roman"/>
              <w:kern w:val="0"/>
              <w14:ligatures w14:val="none"/>
            </w:rPr>
            <w:commentReference w:id="88"/>
          </w:r>
        </w:del>
      </w:ins>
    </w:p>
    <w:p w14:paraId="09130D89" w14:textId="591DE3EC"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In order to contextualize the study of language attitudes toward Catalan and Spanish in the Balearic Islands, it is necessary to briefly present the legal framework surrounding both languages and their status there. Accordingly, three main documents constitute the legal framework concerning the two official languages of the Balearic Islands. The first one is the </w:t>
      </w:r>
      <w:r w:rsidRPr="00AA7C5F">
        <w:rPr>
          <w:rFonts w:ascii="Times New Roman" w:hAnsi="Times New Roman" w:cs="Times New Roman"/>
          <w:i/>
          <w:iCs/>
        </w:rPr>
        <w:t>Spanish Constitution</w:t>
      </w:r>
      <w:r w:rsidRPr="00AA7C5F">
        <w:rPr>
          <w:rFonts w:ascii="Times New Roman" w:hAnsi="Times New Roman" w:cs="Times New Roman"/>
        </w:rPr>
        <w:t xml:space="preserve"> (1978)</w:t>
      </w:r>
      <w:ins w:id="90" w:author="Kendra Dickinson [2]" w:date="2024-03-19T11:56:00Z">
        <w:r w:rsidR="00532F9B">
          <w:rPr>
            <w:rFonts w:ascii="Times New Roman" w:hAnsi="Times New Roman" w:cs="Times New Roman"/>
          </w:rPr>
          <w:t xml:space="preserve">, </w:t>
        </w:r>
        <w:del w:id="91" w:author="Alejandro Andreas Jaume Losa" w:date="2024-04-09T08:48:00Z">
          <w:r w:rsidR="00532F9B" w:rsidDel="007F749E">
            <w:rPr>
              <w:rFonts w:ascii="Times New Roman" w:hAnsi="Times New Roman" w:cs="Times New Roman"/>
            </w:rPr>
            <w:delText>which</w:delText>
          </w:r>
        </w:del>
      </w:ins>
      <w:del w:id="92" w:author="Alejandro Andreas Jaume Losa" w:date="2024-04-09T08:48:00Z">
        <w:r w:rsidRPr="00AA7C5F" w:rsidDel="007F749E">
          <w:rPr>
            <w:rFonts w:ascii="Times New Roman" w:hAnsi="Times New Roman" w:cs="Times New Roman"/>
          </w:rPr>
          <w:delText>. This document impacted</w:delText>
        </w:r>
      </w:del>
      <w:ins w:id="93" w:author="Alejandro Andreas Jaume Losa" w:date="2024-04-09T08:48:00Z">
        <w:r w:rsidR="007F749E">
          <w:rPr>
            <w:rFonts w:ascii="Times New Roman" w:hAnsi="Times New Roman" w:cs="Times New Roman"/>
          </w:rPr>
          <w:t>which impacted</w:t>
        </w:r>
      </w:ins>
      <w:r w:rsidRPr="00AA7C5F">
        <w:rPr>
          <w:rFonts w:ascii="Times New Roman" w:hAnsi="Times New Roman" w:cs="Times New Roman"/>
        </w:rPr>
        <w:t xml:space="preserve"> the configuration of the linguistic reality of the Balearic Islands in three different ways. First, it recognized, for the first time in forty years, not only the existence of languages other than Spanish in the nation, but also their officiality in the territories where they were spoken (Art. 3.2). Likewise, it was also declared that these languages constituted a cultural heritage to be respected and protected, which granted legal protection for the Catalan language after forty years of repression, as stated in (Article 3.3)</w:t>
      </w:r>
      <w:r w:rsidRPr="00AA7C5F">
        <w:rPr>
          <w:rStyle w:val="FootnoteReference"/>
          <w:rFonts w:ascii="Times New Roman" w:hAnsi="Times New Roman" w:cs="Times New Roman"/>
        </w:rPr>
        <w:footnoteReference w:id="1"/>
      </w:r>
      <w:r w:rsidRPr="00AA7C5F">
        <w:rPr>
          <w:rFonts w:ascii="Times New Roman" w:hAnsi="Times New Roman" w:cs="Times New Roman"/>
        </w:rPr>
        <w:t>. Finally, the Constitution gave the Autonomous Communities</w:t>
      </w:r>
      <w:del w:id="94" w:author="Kendra Dickinson [2]" w:date="2024-03-19T12:02:00Z">
        <w:r w:rsidRPr="00AA7C5F" w:rsidDel="00EF6E70">
          <w:rPr>
            <w:rFonts w:ascii="Times New Roman" w:hAnsi="Times New Roman" w:cs="Times New Roman"/>
          </w:rPr>
          <w:delText xml:space="preserve"> the</w:delText>
        </w:r>
      </w:del>
      <w:r w:rsidRPr="00AA7C5F">
        <w:rPr>
          <w:rFonts w:ascii="Times New Roman" w:hAnsi="Times New Roman" w:cs="Times New Roman"/>
        </w:rPr>
        <w:t xml:space="preserve"> jurisdiction in the teaching of their co-official languages (Art. 148.1.17). This was of particular relevance, since it gave the </w:t>
      </w:r>
      <w:ins w:id="95" w:author="Kendra Dickinson [2]" w:date="2024-03-19T12:03:00Z">
        <w:r w:rsidR="00EF6E70">
          <w:rPr>
            <w:rFonts w:ascii="Times New Roman" w:hAnsi="Times New Roman" w:cs="Times New Roman"/>
          </w:rPr>
          <w:t>g</w:t>
        </w:r>
      </w:ins>
      <w:del w:id="96" w:author="Kendra Dickinson [2]" w:date="2024-03-19T12:03:00Z">
        <w:r w:rsidRPr="00AA7C5F" w:rsidDel="00EF6E70">
          <w:rPr>
            <w:rFonts w:ascii="Times New Roman" w:hAnsi="Times New Roman" w:cs="Times New Roman"/>
          </w:rPr>
          <w:delText>G</w:delText>
        </w:r>
      </w:del>
      <w:r w:rsidRPr="00AA7C5F">
        <w:rPr>
          <w:rFonts w:ascii="Times New Roman" w:hAnsi="Times New Roman" w:cs="Times New Roman"/>
        </w:rPr>
        <w:t>overnment of the Balearic Islands the capacity to implement the teaching of Catalan, impacting not only the linguistic panorama of the islands,</w:t>
      </w:r>
      <w:ins w:id="97" w:author="Alejandro Andreas Jaume Losa" w:date="2024-04-02T09:34:00Z">
        <w:r w:rsidR="00824EB0">
          <w:rPr>
            <w:rFonts w:ascii="Times New Roman" w:hAnsi="Times New Roman" w:cs="Times New Roman"/>
          </w:rPr>
          <w:t xml:space="preserve"> but also the </w:t>
        </w:r>
      </w:ins>
      <w:ins w:id="98" w:author="Alejandro Andreas Jaume Losa" w:date="2024-04-02T09:35:00Z">
        <w:r w:rsidR="00824EB0">
          <w:rPr>
            <w:rFonts w:ascii="Times New Roman" w:hAnsi="Times New Roman" w:cs="Times New Roman"/>
          </w:rPr>
          <w:t xml:space="preserve">perceived </w:t>
        </w:r>
      </w:ins>
      <w:ins w:id="99" w:author="Alejandro Andreas Jaume Losa" w:date="2024-04-02T09:34:00Z">
        <w:r w:rsidR="00824EB0">
          <w:rPr>
            <w:rFonts w:ascii="Times New Roman" w:hAnsi="Times New Roman" w:cs="Times New Roman"/>
          </w:rPr>
          <w:t>status that the language had had until then among the Balearic societ</w:t>
        </w:r>
      </w:ins>
      <w:ins w:id="100" w:author="Alejandro Andreas Jaume Losa" w:date="2024-04-02T09:35:00Z">
        <w:r w:rsidR="00824EB0">
          <w:rPr>
            <w:rFonts w:ascii="Times New Roman" w:hAnsi="Times New Roman" w:cs="Times New Roman"/>
          </w:rPr>
          <w:t>y as a language not worth being taught. C</w:t>
        </w:r>
      </w:ins>
      <w:del w:id="101" w:author="Alejandro Andreas Jaume Losa" w:date="2024-04-02T09:34:00Z">
        <w:r w:rsidRPr="00AA7C5F" w:rsidDel="00824EB0">
          <w:rPr>
            <w:rFonts w:ascii="Times New Roman" w:hAnsi="Times New Roman" w:cs="Times New Roman"/>
          </w:rPr>
          <w:delText xml:space="preserve"> </w:delText>
        </w:r>
        <w:commentRangeStart w:id="102"/>
        <w:r w:rsidRPr="00AA7C5F" w:rsidDel="00824EB0">
          <w:rPr>
            <w:rFonts w:ascii="Times New Roman" w:hAnsi="Times New Roman" w:cs="Times New Roman"/>
          </w:rPr>
          <w:delText>but also the status that this language had up to that point</w:delText>
        </w:r>
        <w:commentRangeEnd w:id="102"/>
        <w:r w:rsidR="0025310D" w:rsidDel="00824EB0">
          <w:rPr>
            <w:rStyle w:val="CommentReference"/>
            <w:rFonts w:ascii="Times New Roman" w:eastAsia="Times New Roman" w:hAnsi="Times New Roman" w:cs="Times New Roman"/>
            <w:kern w:val="0"/>
            <w14:ligatures w14:val="none"/>
          </w:rPr>
          <w:commentReference w:id="102"/>
        </w:r>
        <w:r w:rsidRPr="00AA7C5F" w:rsidDel="00824EB0">
          <w:rPr>
            <w:rFonts w:ascii="Times New Roman" w:hAnsi="Times New Roman" w:cs="Times New Roman"/>
          </w:rPr>
          <w:delText xml:space="preserve">. </w:delText>
        </w:r>
      </w:del>
      <w:del w:id="103" w:author="Alejandro Andreas Jaume Losa" w:date="2024-04-02T09:35:00Z">
        <w:r w:rsidRPr="00AA7C5F" w:rsidDel="00824EB0">
          <w:rPr>
            <w:rFonts w:ascii="Times New Roman" w:hAnsi="Times New Roman" w:cs="Times New Roman"/>
          </w:rPr>
          <w:delText>C</w:delText>
        </w:r>
      </w:del>
      <w:r w:rsidRPr="00AA7C5F">
        <w:rPr>
          <w:rFonts w:ascii="Times New Roman" w:hAnsi="Times New Roman" w:cs="Times New Roman"/>
        </w:rPr>
        <w:t>onsequently, education became one of the most important tools in ending the situation of diglossia and linguistic substitution in the archipelago.</w:t>
      </w:r>
    </w:p>
    <w:p w14:paraId="3AFAEDA7" w14:textId="5BC63458"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second document is </w:t>
      </w:r>
      <w:r w:rsidRPr="00AA7C5F">
        <w:rPr>
          <w:rFonts w:ascii="Times New Roman" w:hAnsi="Times New Roman" w:cs="Times New Roman"/>
          <w:i/>
          <w:iCs/>
        </w:rPr>
        <w:t>Statute of Autonomy of the Balearic Islands</w:t>
      </w:r>
      <w:r w:rsidRPr="00AA7C5F">
        <w:rPr>
          <w:rFonts w:ascii="Times New Roman" w:hAnsi="Times New Roman" w:cs="Times New Roman"/>
        </w:rPr>
        <w:t xml:space="preserve"> (1983), which led to the establishment of a system of self-government in the region. One of the most important aspects of this document in terms of language was the recognition of Catalan as the archipelago’s own language and its status as co-official with Spanish (Art. 4.1). Importantly, it also declared that every citizen had the right to use the language and prohibited discrimination on linguistic grounds </w:t>
      </w:r>
      <w:r w:rsidRPr="00AA7C5F">
        <w:rPr>
          <w:rFonts w:ascii="Times New Roman" w:hAnsi="Times New Roman" w:cs="Times New Roman"/>
        </w:rPr>
        <w:lastRenderedPageBreak/>
        <w:t xml:space="preserve">(Art. 4.2). However, of special relevance was the Article 4.3, </w:t>
      </w:r>
      <w:del w:id="104" w:author="Kendra Dickinson [2]" w:date="2024-03-19T12:05:00Z">
        <w:r w:rsidRPr="00AA7C5F" w:rsidDel="0025310D">
          <w:rPr>
            <w:rFonts w:ascii="Times New Roman" w:hAnsi="Times New Roman" w:cs="Times New Roman"/>
          </w:rPr>
          <w:delText>which committed</w:delText>
        </w:r>
      </w:del>
      <w:ins w:id="105" w:author="Kendra Dickinson [2]" w:date="2024-03-19T12:05:00Z">
        <w:r w:rsidR="0025310D">
          <w:rPr>
            <w:rFonts w:ascii="Times New Roman" w:hAnsi="Times New Roman" w:cs="Times New Roman"/>
          </w:rPr>
          <w:t>in which</w:t>
        </w:r>
      </w:ins>
      <w:r w:rsidRPr="00AA7C5F">
        <w:rPr>
          <w:rFonts w:ascii="Times New Roman" w:hAnsi="Times New Roman" w:cs="Times New Roman"/>
        </w:rPr>
        <w:t xml:space="preserve"> the </w:t>
      </w:r>
      <w:ins w:id="106" w:author="Kendra Dickinson [2]" w:date="2024-03-19T12:05:00Z">
        <w:r w:rsidR="0025310D">
          <w:rPr>
            <w:rFonts w:ascii="Times New Roman" w:hAnsi="Times New Roman" w:cs="Times New Roman"/>
          </w:rPr>
          <w:t>g</w:t>
        </w:r>
      </w:ins>
      <w:del w:id="107" w:author="Kendra Dickinson [2]" w:date="2024-03-19T12:05:00Z">
        <w:r w:rsidRPr="00AA7C5F" w:rsidDel="0025310D">
          <w:rPr>
            <w:rFonts w:ascii="Times New Roman" w:hAnsi="Times New Roman" w:cs="Times New Roman"/>
          </w:rPr>
          <w:delText>G</w:delText>
        </w:r>
      </w:del>
      <w:r w:rsidRPr="00AA7C5F">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 This implied a complete renovation of the educational system</w:t>
      </w:r>
      <w:del w:id="108" w:author="Alejandro Andreas Jaume Losa" w:date="2024-04-02T09:38:00Z">
        <w:r w:rsidRPr="00AA7C5F" w:rsidDel="00824EB0">
          <w:rPr>
            <w:rFonts w:ascii="Times New Roman" w:hAnsi="Times New Roman" w:cs="Times New Roman"/>
          </w:rPr>
          <w:delText xml:space="preserve"> and</w:delText>
        </w:r>
      </w:del>
      <w:ins w:id="109" w:author="Alejandro Andreas Jaume Losa" w:date="2024-04-02T09:37:00Z">
        <w:r w:rsidR="00824EB0">
          <w:rPr>
            <w:rFonts w:ascii="Times New Roman" w:hAnsi="Times New Roman" w:cs="Times New Roman"/>
          </w:rPr>
          <w:t xml:space="preserve">. </w:t>
        </w:r>
      </w:ins>
      <w:del w:id="110" w:author="Alejandro Andreas Jaume Losa" w:date="2024-04-02T09:37:00Z">
        <w:r w:rsidRPr="00AA7C5F" w:rsidDel="00824EB0">
          <w:rPr>
            <w:rFonts w:ascii="Times New Roman" w:hAnsi="Times New Roman" w:cs="Times New Roman"/>
          </w:rPr>
          <w:delText xml:space="preserve">, to do so, the </w:delText>
        </w:r>
      </w:del>
      <w:commentRangeStart w:id="111"/>
      <w:ins w:id="112" w:author="Kendra Dickinson [2]" w:date="2024-03-19T12:05:00Z">
        <w:del w:id="113" w:author="Alejandro Andreas Jaume Losa" w:date="2024-04-02T09:37:00Z">
          <w:r w:rsidR="0025310D" w:rsidDel="00824EB0">
            <w:rPr>
              <w:rFonts w:ascii="Times New Roman" w:hAnsi="Times New Roman" w:cs="Times New Roman"/>
            </w:rPr>
            <w:delText>g</w:delText>
          </w:r>
        </w:del>
      </w:ins>
      <w:del w:id="114" w:author="Alejandro Andreas Jaume Losa" w:date="2024-04-02T09:37:00Z">
        <w:r w:rsidRPr="00AA7C5F" w:rsidDel="00824EB0">
          <w:rPr>
            <w:rFonts w:ascii="Times New Roman" w:hAnsi="Times New Roman" w:cs="Times New Roman"/>
          </w:rPr>
          <w:delText>Government granted itself exclusive jurisdiction for the teaching of Catalan</w:delText>
        </w:r>
        <w:commentRangeEnd w:id="111"/>
        <w:r w:rsidR="00045CAD" w:rsidDel="00824EB0">
          <w:rPr>
            <w:rStyle w:val="CommentReference"/>
            <w:rFonts w:ascii="Times New Roman" w:eastAsia="Times New Roman" w:hAnsi="Times New Roman" w:cs="Times New Roman"/>
            <w:kern w:val="0"/>
            <w14:ligatures w14:val="none"/>
          </w:rPr>
          <w:commentReference w:id="111"/>
        </w:r>
        <w:r w:rsidRPr="00AA7C5F" w:rsidDel="00824EB0">
          <w:rPr>
            <w:rFonts w:ascii="Times New Roman" w:hAnsi="Times New Roman" w:cs="Times New Roman"/>
          </w:rPr>
          <w:delText xml:space="preserve">. </w:delText>
        </w:r>
      </w:del>
      <w:r w:rsidRPr="00AA7C5F">
        <w:rPr>
          <w:rFonts w:ascii="Times New Roman" w:hAnsi="Times New Roman" w:cs="Times New Roman"/>
        </w:rPr>
        <w:t xml:space="preserve">In addition to the teaching of Catalan, the </w:t>
      </w:r>
      <w:ins w:id="115" w:author="Kendra Dickinson [2]" w:date="2024-03-19T12:06:00Z">
        <w:r w:rsidR="0025310D">
          <w:rPr>
            <w:rFonts w:ascii="Times New Roman" w:hAnsi="Times New Roman" w:cs="Times New Roman"/>
          </w:rPr>
          <w:t>g</w:t>
        </w:r>
      </w:ins>
      <w:del w:id="116" w:author="Kendra Dickinson [2]" w:date="2024-03-19T12:06:00Z">
        <w:r w:rsidRPr="00AA7C5F" w:rsidDel="0025310D">
          <w:rPr>
            <w:rFonts w:ascii="Times New Roman" w:hAnsi="Times New Roman" w:cs="Times New Roman"/>
          </w:rPr>
          <w:delText>G</w:delText>
        </w:r>
      </w:del>
      <w:r w:rsidRPr="00AA7C5F">
        <w:rPr>
          <w:rFonts w:ascii="Times New Roman" w:hAnsi="Times New Roman" w:cs="Times New Roman"/>
        </w:rPr>
        <w:t>overnment undertook the task of fostering the normalization of the language, that is, promoting the use of the language in all contexts (public administration, education, and the media)</w:t>
      </w:r>
      <w:ins w:id="117" w:author="Kendra Dickinson [2]" w:date="2024-03-19T12:07:00Z">
        <w:r w:rsidR="00045CAD">
          <w:rPr>
            <w:rFonts w:ascii="Times New Roman" w:hAnsi="Times New Roman" w:cs="Times New Roman"/>
          </w:rPr>
          <w:t xml:space="preserve"> in </w:t>
        </w:r>
        <w:del w:id="118" w:author="Alejandro Andreas Jaume Losa" w:date="2024-04-10T18:38:00Z">
          <w:r w:rsidR="00045CAD" w:rsidDel="009F4FE8">
            <w:rPr>
              <w:rFonts w:ascii="Times New Roman" w:hAnsi="Times New Roman" w:cs="Times New Roman"/>
            </w:rPr>
            <w:delText>order</w:delText>
          </w:r>
        </w:del>
      </w:ins>
      <w:del w:id="119" w:author="Alejandro Andreas Jaume Losa" w:date="2024-04-10T18:38:00Z">
        <w:r w:rsidRPr="00AA7C5F" w:rsidDel="009F4FE8">
          <w:rPr>
            <w:rFonts w:ascii="Times New Roman" w:hAnsi="Times New Roman" w:cs="Times New Roman"/>
          </w:rPr>
          <w:delText>. The idea was to</w:delText>
        </w:r>
      </w:del>
      <w:ins w:id="120" w:author="Alejandro Andreas Jaume Losa" w:date="2024-04-10T18:38:00Z">
        <w:r w:rsidR="009F4FE8">
          <w:rPr>
            <w:rFonts w:ascii="Times New Roman" w:hAnsi="Times New Roman" w:cs="Times New Roman"/>
          </w:rPr>
          <w:t>order to</w:t>
        </w:r>
      </w:ins>
      <w:r w:rsidRPr="00AA7C5F">
        <w:rPr>
          <w:rFonts w:ascii="Times New Roman" w:hAnsi="Times New Roman" w:cs="Times New Roman"/>
        </w:rPr>
        <w:t xml:space="preserve"> encourage the Balearic society to become accustomed to using Catalan after forty years of being forbidden under Franco’s regime.</w:t>
      </w:r>
    </w:p>
    <w:p w14:paraId="477BF1F0" w14:textId="6B2D6A9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The third document, the </w:t>
      </w:r>
      <w:bookmarkStart w:id="121" w:name="_Hlk147496184"/>
      <w:r w:rsidRPr="00AA7C5F">
        <w:rPr>
          <w:rFonts w:ascii="Times New Roman" w:hAnsi="Times New Roman" w:cs="Times New Roman"/>
          <w:i/>
          <w:iCs/>
        </w:rPr>
        <w:t>Linguistic Normalization of the Balearic Islands Act</w:t>
      </w:r>
      <w:r w:rsidRPr="00AA7C5F">
        <w:rPr>
          <w:rFonts w:ascii="Times New Roman" w:hAnsi="Times New Roman" w:cs="Times New Roman"/>
        </w:rPr>
        <w:t xml:space="preserve"> </w:t>
      </w:r>
      <w:bookmarkEnd w:id="121"/>
      <w:r w:rsidRPr="00AA7C5F">
        <w:rPr>
          <w:rFonts w:ascii="Times New Roman" w:hAnsi="Times New Roman" w:cs="Times New Roman"/>
        </w:rPr>
        <w:t xml:space="preserve">(1986), was passed in response to </w:t>
      </w:r>
      <w:del w:id="122" w:author="Kendra Dickinson [2]" w:date="2024-03-19T12:10:00Z">
        <w:r w:rsidRPr="00AA7C5F" w:rsidDel="00045CAD">
          <w:rPr>
            <w:rFonts w:ascii="Times New Roman" w:hAnsi="Times New Roman" w:cs="Times New Roman"/>
          </w:rPr>
          <w:delText>this last goal stated in the previous paragraph</w:delText>
        </w:r>
      </w:del>
      <w:ins w:id="123" w:author="Kendra Dickinson [2]" w:date="2024-03-19T12:10:00Z">
        <w:r w:rsidR="00045CAD">
          <w:rPr>
            <w:rFonts w:ascii="Times New Roman" w:hAnsi="Times New Roman" w:cs="Times New Roman"/>
          </w:rPr>
          <w:t>the aforementioned goal of promoting the use of Catalan</w:t>
        </w:r>
      </w:ins>
      <w:ins w:id="124" w:author="Kendra Dickinson [2]" w:date="2024-03-19T12:11:00Z">
        <w:r w:rsidR="00045CAD">
          <w:rPr>
            <w:rFonts w:ascii="Times New Roman" w:hAnsi="Times New Roman" w:cs="Times New Roman"/>
          </w:rPr>
          <w:t xml:space="preserve"> across domains</w:t>
        </w:r>
      </w:ins>
      <w:r w:rsidRPr="00AA7C5F">
        <w:rPr>
          <w:rFonts w:ascii="Times New Roman" w:hAnsi="Times New Roman" w:cs="Times New Roman"/>
        </w:rPr>
        <w:t>. The main objectives of this regulation were</w:t>
      </w:r>
      <w:ins w:id="125" w:author="Kendra Dickinson" w:date="2024-03-23T15:14:00Z">
        <w:r w:rsidR="00D36F6A">
          <w:rPr>
            <w:rFonts w:ascii="Times New Roman" w:hAnsi="Times New Roman" w:cs="Times New Roman"/>
          </w:rPr>
          <w:t xml:space="preserve"> to</w:t>
        </w:r>
      </w:ins>
      <w:r w:rsidRPr="00AA7C5F">
        <w:rPr>
          <w:rFonts w:ascii="Times New Roman" w:hAnsi="Times New Roman" w:cs="Times New Roman"/>
        </w:rPr>
        <w:t xml:space="preserve"> (1) </w:t>
      </w:r>
      <w:del w:id="126" w:author="Kendra Dickinson" w:date="2024-03-23T15:14:00Z">
        <w:r w:rsidRPr="00AA7C5F" w:rsidDel="00D36F6A">
          <w:rPr>
            <w:rFonts w:ascii="Times New Roman" w:hAnsi="Times New Roman" w:cs="Times New Roman"/>
          </w:rPr>
          <w:delText>to</w:delText>
        </w:r>
      </w:del>
      <w:r w:rsidRPr="00AA7C5F">
        <w:rPr>
          <w:rFonts w:ascii="Times New Roman" w:hAnsi="Times New Roman" w:cs="Times New Roman"/>
        </w:rPr>
        <w:t xml:space="preserve"> make effective the progressive and normal use of the Catalan language in the official and administrative domain, (2)</w:t>
      </w:r>
      <w:del w:id="127" w:author="Kendra Dickinson" w:date="2024-03-23T15:14:00Z">
        <w:r w:rsidRPr="00AA7C5F" w:rsidDel="00D36F6A">
          <w:rPr>
            <w:rFonts w:ascii="Times New Roman" w:hAnsi="Times New Roman" w:cs="Times New Roman"/>
          </w:rPr>
          <w:delText xml:space="preserve"> to</w:delText>
        </w:r>
      </w:del>
      <w:r w:rsidRPr="00AA7C5F">
        <w:rPr>
          <w:rFonts w:ascii="Times New Roman" w:hAnsi="Times New Roman" w:cs="Times New Roman"/>
        </w:rPr>
        <w:t xml:space="preserve"> ensure the knowledge and progressive use of Catalan as the main language of education, (3) </w:t>
      </w:r>
      <w:del w:id="128" w:author="Kendra Dickinson" w:date="2024-03-23T15:14:00Z">
        <w:r w:rsidRPr="00AA7C5F" w:rsidDel="00D36F6A">
          <w:rPr>
            <w:rFonts w:ascii="Times New Roman" w:hAnsi="Times New Roman" w:cs="Times New Roman"/>
          </w:rPr>
          <w:delText xml:space="preserve">to </w:delText>
        </w:r>
      </w:del>
      <w:r w:rsidRPr="00AA7C5F">
        <w:rPr>
          <w:rFonts w:ascii="Times New Roman" w:hAnsi="Times New Roman" w:cs="Times New Roman"/>
        </w:rPr>
        <w:t xml:space="preserve">promote the use of the Catalan language in all means of social communication, and (4) </w:t>
      </w:r>
      <w:del w:id="129" w:author="Kendra Dickinson" w:date="2024-03-23T15:14:00Z">
        <w:r w:rsidRPr="00AA7C5F" w:rsidDel="00D36F6A">
          <w:rPr>
            <w:rFonts w:ascii="Times New Roman" w:hAnsi="Times New Roman" w:cs="Times New Roman"/>
          </w:rPr>
          <w:delText xml:space="preserve">to </w:delText>
        </w:r>
      </w:del>
      <w:r w:rsidRPr="00AA7C5F">
        <w:rPr>
          <w:rFonts w:ascii="Times New Roman" w:hAnsi="Times New Roman" w:cs="Times New Roman"/>
        </w:rPr>
        <w:t>create social awareness of the importance of the knowledge and use of the Catalan language by all citizens (Art. 1.2). Accordingly, Catalan was made the preferred language of both local and</w:t>
      </w:r>
      <w:ins w:id="130" w:author="Alejandro Andreas Jaume Losa" w:date="2024-04-02T09:38:00Z">
        <w:r w:rsidR="00824EB0">
          <w:rPr>
            <w:rFonts w:ascii="Times New Roman" w:hAnsi="Times New Roman" w:cs="Times New Roman"/>
          </w:rPr>
          <w:t xml:space="preserve"> autonomous </w:t>
        </w:r>
      </w:ins>
      <w:del w:id="131" w:author="Alejandro Andreas Jaume Losa" w:date="2024-04-02T09:38:00Z">
        <w:r w:rsidRPr="00AA7C5F" w:rsidDel="00824EB0">
          <w:rPr>
            <w:rFonts w:ascii="Times New Roman" w:hAnsi="Times New Roman" w:cs="Times New Roman"/>
          </w:rPr>
          <w:delText xml:space="preserve"> </w:delText>
        </w:r>
        <w:commentRangeStart w:id="132"/>
        <w:r w:rsidRPr="00AA7C5F" w:rsidDel="00824EB0">
          <w:rPr>
            <w:rFonts w:ascii="Times New Roman" w:hAnsi="Times New Roman" w:cs="Times New Roman"/>
          </w:rPr>
          <w:delText>autonomic</w:delText>
        </w:r>
        <w:commentRangeEnd w:id="132"/>
        <w:r w:rsidR="00ED70F0" w:rsidDel="00824EB0">
          <w:rPr>
            <w:rStyle w:val="CommentReference"/>
            <w:rFonts w:ascii="Times New Roman" w:eastAsia="Times New Roman" w:hAnsi="Times New Roman" w:cs="Times New Roman"/>
            <w:kern w:val="0"/>
            <w14:ligatures w14:val="none"/>
          </w:rPr>
          <w:commentReference w:id="132"/>
        </w:r>
        <w:r w:rsidRPr="00AA7C5F" w:rsidDel="00824EB0">
          <w:rPr>
            <w:rFonts w:ascii="Times New Roman" w:hAnsi="Times New Roman" w:cs="Times New Roman"/>
          </w:rPr>
          <w:delText xml:space="preserve"> </w:delText>
        </w:r>
      </w:del>
      <w:r w:rsidRPr="00AA7C5F">
        <w:rPr>
          <w:rFonts w:ascii="Times New Roman" w:hAnsi="Times New Roman" w:cs="Times New Roman"/>
        </w:rPr>
        <w:t xml:space="preserve">institutions, official documents started to be available in both Catalan and Spanish, and citizens were granted the right to choose the language of their preference in both administrative and legal proceedings. Catalan was also made the main language and medium of instruction in all levels of education, </w:t>
      </w:r>
      <w:ins w:id="133" w:author="Kendra Dickinson [2]" w:date="2024-03-19T12:13:00Z">
        <w:r w:rsidR="00ED70F0">
          <w:rPr>
            <w:rFonts w:ascii="Times New Roman" w:hAnsi="Times New Roman" w:cs="Times New Roman"/>
          </w:rPr>
          <w:t xml:space="preserve">and </w:t>
        </w:r>
      </w:ins>
      <w:r w:rsidRPr="00AA7C5F">
        <w:rPr>
          <w:rFonts w:ascii="Times New Roman" w:hAnsi="Times New Roman" w:cs="Times New Roman"/>
        </w:rPr>
        <w:t xml:space="preserve">a required training in Catalan among teachers and other professionals in the education domain was established, </w:t>
      </w:r>
      <w:ins w:id="134" w:author="Kendra Dickinson [2]" w:date="2024-03-19T12:13:00Z">
        <w:r w:rsidR="00ED70F0">
          <w:rPr>
            <w:rFonts w:ascii="Times New Roman" w:hAnsi="Times New Roman" w:cs="Times New Roman"/>
          </w:rPr>
          <w:t>in order</w:t>
        </w:r>
      </w:ins>
      <w:ins w:id="135" w:author="Kendra Dickinson [2]" w:date="2024-03-19T12:14:00Z">
        <w:r w:rsidR="00ED70F0">
          <w:rPr>
            <w:rFonts w:ascii="Times New Roman" w:hAnsi="Times New Roman" w:cs="Times New Roman"/>
          </w:rPr>
          <w:t xml:space="preserve"> </w:t>
        </w:r>
      </w:ins>
      <w:del w:id="136" w:author="Kendra Dickinson [2]" w:date="2024-03-19T12:13:00Z">
        <w:r w:rsidRPr="00AA7C5F" w:rsidDel="00ED70F0">
          <w:rPr>
            <w:rFonts w:ascii="Times New Roman" w:hAnsi="Times New Roman" w:cs="Times New Roman"/>
          </w:rPr>
          <w:delText xml:space="preserve">and the ultimate goal was </w:delText>
        </w:r>
      </w:del>
      <w:r w:rsidRPr="00AA7C5F">
        <w:rPr>
          <w:rFonts w:ascii="Times New Roman" w:hAnsi="Times New Roman" w:cs="Times New Roman"/>
        </w:rPr>
        <w:t>to promote bilingual education in Catalan and Spanish</w:t>
      </w:r>
      <w:del w:id="137" w:author="Kendra Dickinson [2]" w:date="2024-03-19T12:13:00Z">
        <w:r w:rsidRPr="00AA7C5F" w:rsidDel="00ED70F0">
          <w:rPr>
            <w:rFonts w:ascii="Times New Roman" w:hAnsi="Times New Roman" w:cs="Times New Roman"/>
          </w:rPr>
          <w:delText xml:space="preserve"> was assumed</w:delText>
        </w:r>
      </w:del>
      <w:r w:rsidRPr="00AA7C5F">
        <w:rPr>
          <w:rFonts w:ascii="Times New Roman" w:hAnsi="Times New Roman" w:cs="Times New Roman"/>
        </w:rPr>
        <w:t xml:space="preserve">. Additionally, Catalan was established as the </w:t>
      </w:r>
      <w:del w:id="138" w:author="Kendra Dickinson [2]" w:date="2024-03-19T12:14:00Z">
        <w:r w:rsidRPr="00AA7C5F" w:rsidDel="00ED70F0">
          <w:rPr>
            <w:rFonts w:ascii="Times New Roman" w:hAnsi="Times New Roman" w:cs="Times New Roman"/>
          </w:rPr>
          <w:delText xml:space="preserve">usual </w:delText>
        </w:r>
      </w:del>
      <w:ins w:id="139" w:author="Kendra Dickinson [2]" w:date="2024-03-19T12:14:00Z">
        <w:r w:rsidR="00ED70F0">
          <w:rPr>
            <w:rFonts w:ascii="Times New Roman" w:hAnsi="Times New Roman" w:cs="Times New Roman"/>
          </w:rPr>
          <w:t>default</w:t>
        </w:r>
        <w:r w:rsidR="00ED70F0" w:rsidRPr="00AA7C5F">
          <w:rPr>
            <w:rFonts w:ascii="Times New Roman" w:hAnsi="Times New Roman" w:cs="Times New Roman"/>
          </w:rPr>
          <w:t xml:space="preserve"> </w:t>
        </w:r>
      </w:ins>
      <w:r w:rsidRPr="00AA7C5F">
        <w:rPr>
          <w:rFonts w:ascii="Times New Roman" w:hAnsi="Times New Roman" w:cs="Times New Roman"/>
        </w:rPr>
        <w:t xml:space="preserve">language of the radio, television, and other media owned by the </w:t>
      </w:r>
      <w:ins w:id="140" w:author="Kendra Dickinson [2]" w:date="2024-03-19T12:14:00Z">
        <w:r w:rsidR="00ED70F0">
          <w:rPr>
            <w:rFonts w:ascii="Times New Roman" w:hAnsi="Times New Roman" w:cs="Times New Roman"/>
          </w:rPr>
          <w:lastRenderedPageBreak/>
          <w:t xml:space="preserve">government </w:t>
        </w:r>
      </w:ins>
      <w:del w:id="141" w:author="Kendra Dickinson [2]" w:date="2024-03-19T12:14:00Z">
        <w:r w:rsidRPr="00AA7C5F" w:rsidDel="00ED70F0">
          <w:rPr>
            <w:rFonts w:ascii="Times New Roman" w:hAnsi="Times New Roman" w:cs="Times New Roman"/>
          </w:rPr>
          <w:delText>A</w:delText>
        </w:r>
      </w:del>
      <w:ins w:id="142" w:author="Kendra Dickinson [2]" w:date="2024-03-19T12:14:00Z">
        <w:r w:rsidR="00ED70F0">
          <w:rPr>
            <w:rFonts w:ascii="Times New Roman" w:hAnsi="Times New Roman" w:cs="Times New Roman"/>
          </w:rPr>
          <w:t>a</w:t>
        </w:r>
      </w:ins>
      <w:r w:rsidRPr="00AA7C5F">
        <w:rPr>
          <w:rFonts w:ascii="Times New Roman" w:hAnsi="Times New Roman" w:cs="Times New Roman"/>
        </w:rPr>
        <w:t>dministration</w:t>
      </w:r>
      <w:ins w:id="143" w:author="Kendra Dickinson [2]" w:date="2024-03-19T12:14:00Z">
        <w:r w:rsidR="00ED70F0">
          <w:rPr>
            <w:rFonts w:ascii="Times New Roman" w:hAnsi="Times New Roman" w:cs="Times New Roman"/>
          </w:rPr>
          <w:t>, and</w:t>
        </w:r>
      </w:ins>
      <w:r w:rsidRPr="00AA7C5F">
        <w:rPr>
          <w:rFonts w:ascii="Times New Roman" w:hAnsi="Times New Roman" w:cs="Times New Roman"/>
        </w:rPr>
        <w:t xml:space="preserve"> the production and exhibition of movies, plays and other cultural manifestations in Catalan was encouraged.</w:t>
      </w:r>
    </w:p>
    <w:p w14:paraId="78FD6EF5" w14:textId="6A29C4BE"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w:t>
      </w:r>
      <w:r w:rsidRPr="00AA7C5F">
        <w:rPr>
          <w:rFonts w:ascii="Times New Roman" w:hAnsi="Times New Roman" w:cs="Times New Roman"/>
          <w:i/>
          <w:iCs/>
        </w:rPr>
        <w:t>Linguistic Normalization Act</w:t>
      </w:r>
      <w:r w:rsidRPr="00AA7C5F">
        <w:rPr>
          <w:rFonts w:ascii="Times New Roman" w:hAnsi="Times New Roman" w:cs="Times New Roman"/>
        </w:rPr>
        <w:t xml:space="preserve"> led to a series of minor decrees and regulations that aimed at expanding certain aspects of the law. The most important ones were the</w:t>
      </w:r>
      <w:ins w:id="144" w:author="Alejandro Andreas Jaume Losa" w:date="2024-04-02T09:41:00Z">
        <w:r w:rsidR="007F4284">
          <w:rPr>
            <w:rFonts w:ascii="Times New Roman" w:hAnsi="Times New Roman" w:cs="Times New Roman"/>
          </w:rPr>
          <w:t xml:space="preserve"> Decree </w:t>
        </w:r>
      </w:ins>
      <w:del w:id="145" w:author="Alejandro Andreas Jaume Losa" w:date="2024-04-02T09:41:00Z">
        <w:r w:rsidRPr="00AA7C5F" w:rsidDel="007F4284">
          <w:rPr>
            <w:rFonts w:ascii="Times New Roman" w:hAnsi="Times New Roman" w:cs="Times New Roman"/>
          </w:rPr>
          <w:delText xml:space="preserve"> </w:delText>
        </w:r>
        <w:r w:rsidRPr="00AA7C5F" w:rsidDel="007F4284">
          <w:rPr>
            <w:rFonts w:ascii="Times New Roman" w:hAnsi="Times New Roman" w:cs="Times New Roman"/>
            <w:i/>
            <w:iCs/>
          </w:rPr>
          <w:delText xml:space="preserve">Decret de </w:delText>
        </w:r>
        <w:commentRangeStart w:id="146"/>
        <w:r w:rsidRPr="00AA7C5F" w:rsidDel="007F4284">
          <w:rPr>
            <w:rFonts w:ascii="Times New Roman" w:hAnsi="Times New Roman" w:cs="Times New Roman"/>
            <w:i/>
            <w:iCs/>
          </w:rPr>
          <w:delText>Mínims</w:delText>
        </w:r>
        <w:commentRangeEnd w:id="146"/>
        <w:r w:rsidR="006B4973" w:rsidDel="007F4284">
          <w:rPr>
            <w:rStyle w:val="CommentReference"/>
            <w:rFonts w:ascii="Times New Roman" w:eastAsia="Times New Roman" w:hAnsi="Times New Roman" w:cs="Times New Roman"/>
            <w:kern w:val="0"/>
            <w14:ligatures w14:val="none"/>
          </w:rPr>
          <w:commentReference w:id="146"/>
        </w:r>
        <w:r w:rsidRPr="00AA7C5F" w:rsidDel="007F4284">
          <w:rPr>
            <w:rFonts w:ascii="Times New Roman" w:hAnsi="Times New Roman" w:cs="Times New Roman"/>
          </w:rPr>
          <w:delText xml:space="preserve"> (</w:delText>
        </w:r>
      </w:del>
      <w:r w:rsidRPr="00AA7C5F">
        <w:rPr>
          <w:rFonts w:ascii="Times New Roman" w:hAnsi="Times New Roman" w:cs="Times New Roman"/>
        </w:rPr>
        <w:t>92/1997</w:t>
      </w:r>
      <w:del w:id="147" w:author="Alejandro Andreas Jaume Losa" w:date="2024-04-02T09:42:00Z">
        <w:r w:rsidRPr="00AA7C5F" w:rsidDel="007F4284">
          <w:rPr>
            <w:rFonts w:ascii="Times New Roman" w:hAnsi="Times New Roman" w:cs="Times New Roman"/>
          </w:rPr>
          <w:delText>)</w:delText>
        </w:r>
      </w:del>
      <w:r w:rsidRPr="00AA7C5F">
        <w:rPr>
          <w:rFonts w:ascii="Times New Roman" w:hAnsi="Times New Roman" w:cs="Times New Roman"/>
        </w:rPr>
        <w:t>, by which Catalan was established as the primary language of education (except for higher education) and at least 50% of the subjects had to be taught in this language;</w:t>
      </w:r>
      <w:del w:id="148" w:author="Kendra Dickinson [2]" w:date="2024-03-19T12:22:00Z">
        <w:r w:rsidRPr="00AA7C5F" w:rsidDel="006B4973">
          <w:rPr>
            <w:rFonts w:ascii="Times New Roman" w:hAnsi="Times New Roman" w:cs="Times New Roman"/>
          </w:rPr>
          <w:delText xml:space="preserve"> the</w:delText>
        </w:r>
      </w:del>
      <w:r w:rsidRPr="00AA7C5F">
        <w:rPr>
          <w:rFonts w:ascii="Times New Roman" w:hAnsi="Times New Roman" w:cs="Times New Roman"/>
        </w:rPr>
        <w:t xml:space="preserve"> Decree 100/1990, by which the usual language of the Administration had to be Catalan; and </w:t>
      </w:r>
      <w:del w:id="149" w:author="Kendra Dickinson [2]" w:date="2024-03-19T12:23:00Z">
        <w:r w:rsidRPr="00AA7C5F" w:rsidDel="006B4973">
          <w:rPr>
            <w:rFonts w:ascii="Times New Roman" w:hAnsi="Times New Roman" w:cs="Times New Roman"/>
          </w:rPr>
          <w:delText xml:space="preserve">the </w:delText>
        </w:r>
      </w:del>
      <w:r w:rsidRPr="00AA7C5F">
        <w:rPr>
          <w:rFonts w:ascii="Times New Roman" w:hAnsi="Times New Roman" w:cs="Times New Roman"/>
        </w:rPr>
        <w:t xml:space="preserve">Decree 25/2001 which established </w:t>
      </w:r>
      <w:del w:id="150" w:author="Kendra Dickinson [2]" w:date="2024-03-19T12:23:00Z">
        <w:r w:rsidRPr="00AA7C5F" w:rsidDel="006B4973">
          <w:rPr>
            <w:rFonts w:ascii="Times New Roman" w:hAnsi="Times New Roman" w:cs="Times New Roman"/>
          </w:rPr>
          <w:delText xml:space="preserve">the obligation to accredit </w:delText>
        </w:r>
      </w:del>
      <w:r w:rsidRPr="00AA7C5F">
        <w:rPr>
          <w:rFonts w:ascii="Times New Roman" w:hAnsi="Times New Roman" w:cs="Times New Roman"/>
        </w:rPr>
        <w:t>knowledge of Catalan</w:t>
      </w:r>
      <w:ins w:id="151" w:author="Kendra Dickinson [2]" w:date="2024-03-19T12:23:00Z">
        <w:r w:rsidR="006B4973">
          <w:rPr>
            <w:rFonts w:ascii="Times New Roman" w:hAnsi="Times New Roman" w:cs="Times New Roman"/>
          </w:rPr>
          <w:t xml:space="preserve"> as a requirement</w:t>
        </w:r>
      </w:ins>
      <w:r w:rsidRPr="00AA7C5F">
        <w:rPr>
          <w:rFonts w:ascii="Times New Roman" w:hAnsi="Times New Roman" w:cs="Times New Roman"/>
        </w:rPr>
        <w:t xml:space="preserve"> </w:t>
      </w:r>
      <w:del w:id="152" w:author="Kendra Dickinson [2]" w:date="2024-03-19T12:23:00Z">
        <w:r w:rsidRPr="00AA7C5F" w:rsidDel="006B4973">
          <w:rPr>
            <w:rFonts w:ascii="Times New Roman" w:hAnsi="Times New Roman" w:cs="Times New Roman"/>
          </w:rPr>
          <w:delText xml:space="preserve">in order </w:delText>
        </w:r>
      </w:del>
      <w:r w:rsidRPr="00AA7C5F">
        <w:rPr>
          <w:rFonts w:ascii="Times New Roman" w:hAnsi="Times New Roman" w:cs="Times New Roman"/>
        </w:rPr>
        <w:t xml:space="preserve">to work in the civil service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 xml:space="preserve">. Particularly relevant to this study, however, is the </w:t>
      </w:r>
      <w:r w:rsidRPr="00AA7C5F">
        <w:rPr>
          <w:rFonts w:ascii="Times New Roman" w:hAnsi="Times New Roman" w:cs="Times New Roman"/>
          <w:i/>
          <w:iCs/>
        </w:rPr>
        <w:t>Linguistic Normalization Regulation of the City Council of Palma</w:t>
      </w:r>
      <w:r w:rsidRPr="00AA7C5F">
        <w:rPr>
          <w:rFonts w:ascii="Times New Roman" w:hAnsi="Times New Roman" w:cs="Times New Roman"/>
        </w:rPr>
        <w:t xml:space="preserve"> (1987)</w:t>
      </w:r>
      <w:ins w:id="153" w:author="Kendra Dickinson [2]" w:date="2024-03-19T12:23:00Z">
        <w:r w:rsidR="00340878">
          <w:rPr>
            <w:rFonts w:ascii="Times New Roman" w:hAnsi="Times New Roman" w:cs="Times New Roman"/>
          </w:rPr>
          <w:t>.</w:t>
        </w:r>
      </w:ins>
      <w:r w:rsidRPr="00AA7C5F">
        <w:rPr>
          <w:rFonts w:ascii="Times New Roman" w:hAnsi="Times New Roman" w:cs="Times New Roman"/>
        </w:rPr>
        <w:t xml:space="preserve"> This regulation states that Catalan is Palma’s own language and both Catalan and Spanish are the official languages of the City Council. It also states that citizens have the right to communicate with the City Council in any of the two languages and </w:t>
      </w:r>
      <w:del w:id="154" w:author="Kendra Dickinson [2]" w:date="2024-03-19T12:24:00Z">
        <w:r w:rsidRPr="00AA7C5F" w:rsidDel="00340878">
          <w:rPr>
            <w:rFonts w:ascii="Times New Roman" w:hAnsi="Times New Roman" w:cs="Times New Roman"/>
          </w:rPr>
          <w:delText>no one can be</w:delText>
        </w:r>
      </w:del>
      <w:ins w:id="155" w:author="Kendra Dickinson [2]" w:date="2024-03-19T12:24:00Z">
        <w:r w:rsidR="00340878">
          <w:rPr>
            <w:rFonts w:ascii="Times New Roman" w:hAnsi="Times New Roman" w:cs="Times New Roman"/>
          </w:rPr>
          <w:t>prohibits</w:t>
        </w:r>
      </w:ins>
      <w:r w:rsidRPr="00AA7C5F">
        <w:rPr>
          <w:rFonts w:ascii="Times New Roman" w:hAnsi="Times New Roman" w:cs="Times New Roman"/>
        </w:rPr>
        <w:t xml:space="preserve">  </w:t>
      </w:r>
      <w:del w:id="156" w:author="Alejandro Andreas Jaume Losa" w:date="2024-04-10T18:37:00Z">
        <w:r w:rsidRPr="00AA7C5F" w:rsidDel="009F4FE8">
          <w:rPr>
            <w:rFonts w:ascii="Times New Roman" w:hAnsi="Times New Roman" w:cs="Times New Roman"/>
          </w:rPr>
          <w:delText>discriminat</w:delText>
        </w:r>
      </w:del>
      <w:ins w:id="157" w:author="Kendra Dickinson [2]" w:date="2024-03-19T12:24:00Z">
        <w:del w:id="158" w:author="Alejandro Andreas Jaume Losa" w:date="2024-04-10T18:37:00Z">
          <w:r w:rsidR="00340878" w:rsidDel="009F4FE8">
            <w:rPr>
              <w:rFonts w:ascii="Times New Roman" w:hAnsi="Times New Roman" w:cs="Times New Roman"/>
            </w:rPr>
            <w:delText>ion</w:delText>
          </w:r>
        </w:del>
      </w:ins>
      <w:del w:id="159" w:author="Alejandro Andreas Jaume Losa" w:date="2024-04-10T18:37:00Z">
        <w:r w:rsidRPr="00AA7C5F" w:rsidDel="009F4FE8">
          <w:rPr>
            <w:rFonts w:ascii="Times New Roman" w:hAnsi="Times New Roman" w:cs="Times New Roman"/>
          </w:rPr>
          <w:delText>ed against on</w:delText>
        </w:r>
      </w:del>
      <w:ins w:id="160" w:author="Alejandro Andreas Jaume Losa" w:date="2024-04-10T18:37:00Z">
        <w:r w:rsidR="009F4FE8" w:rsidRPr="00AA7C5F">
          <w:rPr>
            <w:rFonts w:ascii="Times New Roman" w:hAnsi="Times New Roman" w:cs="Times New Roman"/>
          </w:rPr>
          <w:t>discriminat</w:t>
        </w:r>
        <w:r w:rsidR="009F4FE8">
          <w:rPr>
            <w:rFonts w:ascii="Times New Roman" w:hAnsi="Times New Roman" w:cs="Times New Roman"/>
          </w:rPr>
          <w:t>ion on</w:t>
        </w:r>
      </w:ins>
      <w:r w:rsidRPr="00AA7C5F">
        <w:rPr>
          <w:rFonts w:ascii="Times New Roman" w:hAnsi="Times New Roman" w:cs="Times New Roman"/>
        </w:rPr>
        <w:t xml:space="preserve"> linguistic grounds. In addition, it states that all communications from the City Council should be in Catalan by default, as well as any documents or certificates issued, and that the City Council is committed to promoting linguistic awareness and the use of Catalan.</w:t>
      </w:r>
    </w:p>
    <w:p w14:paraId="2D96A6FD" w14:textId="5B46D5EE" w:rsidR="00882DA8" w:rsidRPr="00AA7C5F" w:rsidRDefault="00882DA8" w:rsidP="00882DA8">
      <w:pPr>
        <w:spacing w:line="480" w:lineRule="auto"/>
        <w:ind w:firstLine="720"/>
        <w:jc w:val="both"/>
        <w:rPr>
          <w:rFonts w:ascii="Times New Roman" w:hAnsi="Times New Roman" w:cs="Times New Roman"/>
        </w:rPr>
      </w:pPr>
      <w:commentRangeStart w:id="161"/>
      <w:del w:id="162" w:author="Alejandro Andreas Jaume Losa" w:date="2024-04-02T09:49:00Z">
        <w:r w:rsidRPr="00AA7C5F" w:rsidDel="002B710C">
          <w:rPr>
            <w:rFonts w:ascii="Times New Roman" w:hAnsi="Times New Roman" w:cs="Times New Roman"/>
          </w:rPr>
          <w:delText xml:space="preserve">Forty years </w:delText>
        </w:r>
        <w:commentRangeEnd w:id="161"/>
        <w:r w:rsidR="00B16A2F" w:rsidDel="002B710C">
          <w:rPr>
            <w:rStyle w:val="CommentReference"/>
            <w:rFonts w:ascii="Times New Roman" w:eastAsia="Times New Roman" w:hAnsi="Times New Roman" w:cs="Times New Roman"/>
            <w:kern w:val="0"/>
            <w14:ligatures w14:val="none"/>
          </w:rPr>
          <w:commentReference w:id="161"/>
        </w:r>
        <w:r w:rsidRPr="00AA7C5F" w:rsidDel="002B710C">
          <w:rPr>
            <w:rFonts w:ascii="Times New Roman" w:hAnsi="Times New Roman" w:cs="Times New Roman"/>
          </w:rPr>
          <w:delText xml:space="preserve">after </w:delText>
        </w:r>
      </w:del>
      <w:ins w:id="163" w:author="Alejandro Andreas Jaume Losa" w:date="2024-04-02T09:49:00Z">
        <w:r w:rsidR="002B710C">
          <w:rPr>
            <w:rFonts w:ascii="Times New Roman" w:hAnsi="Times New Roman" w:cs="Times New Roman"/>
          </w:rPr>
          <w:t xml:space="preserve">Decades after </w:t>
        </w:r>
      </w:ins>
      <w:r w:rsidRPr="00AA7C5F">
        <w:rPr>
          <w:rFonts w:ascii="Times New Roman" w:hAnsi="Times New Roman" w:cs="Times New Roman"/>
        </w:rPr>
        <w:t xml:space="preserve">the approval of this legal framework, it is clear that many of the objectives proposed at the time have been achieved. For example, </w:t>
      </w:r>
      <w:del w:id="164" w:author="Kendra Dickinson [2]" w:date="2024-03-19T12:38:00Z">
        <w:r w:rsidRPr="00AA7C5F" w:rsidDel="00B16A2F">
          <w:rPr>
            <w:rFonts w:ascii="Times New Roman" w:hAnsi="Times New Roman" w:cs="Times New Roman"/>
          </w:rPr>
          <w:delText xml:space="preserve">the </w:delText>
        </w:r>
      </w:del>
      <w:r w:rsidRPr="00AA7C5F">
        <w:rPr>
          <w:rFonts w:ascii="Times New Roman" w:hAnsi="Times New Roman" w:cs="Times New Roman"/>
        </w:rPr>
        <w:t xml:space="preserve">general knowledge of Catalan among the Balearic population has increased considerably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(Vanrell &amp; Melià, 2017)</w:t>
      </w:r>
      <w:r w:rsidRPr="00AA7C5F">
        <w:rPr>
          <w:rFonts w:ascii="Times New Roman" w:hAnsi="Times New Roman" w:cs="Times New Roman"/>
        </w:rPr>
        <w:fldChar w:fldCharType="end"/>
      </w:r>
      <w:r w:rsidRPr="00AA7C5F">
        <w:rPr>
          <w:rFonts w:ascii="Times New Roman" w:hAnsi="Times New Roman" w:cs="Times New Roman"/>
        </w:rPr>
        <w:t xml:space="preserve"> and the presence of the language in society has become much more </w:t>
      </w:r>
      <w:commentRangeStart w:id="165"/>
      <w:r w:rsidRPr="00AA7C5F">
        <w:rPr>
          <w:rFonts w:ascii="Times New Roman" w:hAnsi="Times New Roman" w:cs="Times New Roman"/>
        </w:rPr>
        <w:t>noticeable and evident</w:t>
      </w:r>
      <w:commentRangeEnd w:id="165"/>
      <w:r w:rsidR="00B16A2F">
        <w:rPr>
          <w:rStyle w:val="CommentReference"/>
          <w:rFonts w:ascii="Times New Roman" w:eastAsia="Times New Roman" w:hAnsi="Times New Roman" w:cs="Times New Roman"/>
          <w:kern w:val="0"/>
          <w14:ligatures w14:val="none"/>
        </w:rPr>
        <w:commentReference w:id="165"/>
      </w:r>
      <w:ins w:id="166" w:author="Alejandro Andreas Jaume Losa" w:date="2024-04-02T10:03:00Z">
        <w:r w:rsidR="00377BC3">
          <w:rPr>
            <w:rFonts w:ascii="Times New Roman" w:hAnsi="Times New Roman" w:cs="Times New Roman"/>
          </w:rPr>
          <w:t xml:space="preserve"> (</w:t>
        </w:r>
      </w:ins>
      <w:ins w:id="167" w:author="Alejandro Andreas Jaume Losa" w:date="2024-04-10T18:37:00Z">
        <w:r w:rsidR="009F4FE8">
          <w:rPr>
            <w:rFonts w:ascii="Times New Roman" w:hAnsi="Times New Roman" w:cs="Times New Roman"/>
          </w:rPr>
          <w:t>e.g.</w:t>
        </w:r>
      </w:ins>
      <w:ins w:id="168" w:author="Alejandro Andreas Jaume Losa" w:date="2024-04-02T10:03:00Z">
        <w:r w:rsidR="00377BC3">
          <w:rPr>
            <w:rFonts w:ascii="Times New Roman" w:hAnsi="Times New Roman" w:cs="Times New Roman"/>
          </w:rPr>
          <w:t xml:space="preserve">, </w:t>
        </w:r>
        <w:r w:rsidR="00377BC3" w:rsidRPr="00B82999">
          <w:rPr>
            <w:rFonts w:ascii="Times New Roman" w:hAnsi="Times New Roman" w:cs="Times New Roman"/>
          </w:rPr>
          <w:t xml:space="preserve">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t>
        </w:r>
        <w:r w:rsidR="00377BC3" w:rsidRPr="00B82999">
          <w:rPr>
            <w:rFonts w:ascii="Times New Roman" w:hAnsi="Times New Roman" w:cs="Times New Roman"/>
          </w:rPr>
          <w:lastRenderedPageBreak/>
          <w:t>whose language of communication is Catalan</w:t>
        </w:r>
        <w:r w:rsidR="00377BC3">
          <w:rPr>
            <w:rFonts w:ascii="Times New Roman" w:hAnsi="Times New Roman" w:cs="Times New Roman"/>
          </w:rPr>
          <w:t>).</w:t>
        </w:r>
      </w:ins>
      <w:del w:id="169" w:author="Alejandro Andreas Jaume Losa" w:date="2024-04-02T10:03:00Z">
        <w:r w:rsidRPr="00AA7C5F" w:rsidDel="00377BC3">
          <w:rPr>
            <w:rFonts w:ascii="Times New Roman" w:hAnsi="Times New Roman" w:cs="Times New Roman"/>
          </w:rPr>
          <w:delText>.</w:delText>
        </w:r>
      </w:del>
      <w:r w:rsidRPr="00AA7C5F">
        <w:rPr>
          <w:rFonts w:ascii="Times New Roman" w:hAnsi="Times New Roman" w:cs="Times New Roman"/>
        </w:rPr>
        <w:t xml:space="preserve"> However, the establishment of this legal framework and the consequent implementation of certain language policies has been accompanied by a process of polarization in the Balearic society in terms of language attitudes, particularly in Palma, the capital city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AB1D4C">
        <w:rPr>
          <w:rFonts w:ascii="Times New Roman" w:hAnsi="Times New Roman" w:cs="Times New Roman"/>
          <w:lang w:val="es-ES_tradnl"/>
          <w:rPrChange w:id="170" w:author="Alejandro Andreas Jaume Losa" w:date="2024-04-02T10:41:00Z">
            <w:rPr>
              <w:rFonts w:ascii="Times New Roman" w:hAnsi="Times New Roman" w:cs="Times New Roman"/>
            </w:rPr>
          </w:rPrChange>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lang w:val="es-ES"/>
        </w:rPr>
        <w:t>(Aguiló-Mora &amp; Lynch, 2017; Calafat Vila &amp; Calero-Pons, 2019; Castell et al., 2023; Ibáñez Ferreté, 2014; Tudela Isanta, 2021)</w:t>
      </w:r>
      <w:r w:rsidRPr="00AA7C5F">
        <w:rPr>
          <w:rFonts w:ascii="Times New Roman" w:hAnsi="Times New Roman" w:cs="Times New Roman"/>
        </w:rPr>
        <w:fldChar w:fldCharType="end"/>
      </w:r>
      <w:r w:rsidRPr="00AA7C5F">
        <w:rPr>
          <w:rFonts w:ascii="Times New Roman" w:hAnsi="Times New Roman" w:cs="Times New Roman"/>
          <w:lang w:val="es-ES"/>
        </w:rPr>
        <w:t xml:space="preserve">. </w:t>
      </w:r>
      <w:r w:rsidRPr="00AA7C5F">
        <w:rPr>
          <w:rFonts w:ascii="Times New Roman" w:hAnsi="Times New Roman" w:cs="Times New Roman"/>
        </w:rPr>
        <w:t xml:space="preserve">This is not surprising given the close relationship between language policy and language attitudes. In fact, there is a common assumption that much policy and planning can or should be intended to change language attitudes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(O’Rourke &amp; Hogan‐Brun, 2012)</w:t>
      </w:r>
      <w:r w:rsidRPr="00AA7C5F">
        <w:rPr>
          <w:rFonts w:ascii="Times New Roman" w:hAnsi="Times New Roman" w:cs="Times New Roman"/>
        </w:rPr>
        <w:fldChar w:fldCharType="end"/>
      </w:r>
      <w:r w:rsidRPr="00AA7C5F">
        <w:rPr>
          <w:rFonts w:ascii="Times New Roman" w:hAnsi="Times New Roman" w:cs="Times New Roman"/>
        </w:rPr>
        <w:t xml:space="preserve">. </w:t>
      </w:r>
    </w:p>
    <w:p w14:paraId="1769BE99" w14:textId="48D94BCC" w:rsidR="00B16A2F" w:rsidRDefault="00882DA8" w:rsidP="00882DA8">
      <w:pPr>
        <w:spacing w:line="480" w:lineRule="auto"/>
        <w:ind w:firstLine="720"/>
        <w:jc w:val="both"/>
        <w:rPr>
          <w:ins w:id="171" w:author="Kendra Dickinson [2]" w:date="2024-03-19T12:41:00Z"/>
          <w:rFonts w:ascii="Times New Roman" w:hAnsi="Times New Roman" w:cs="Times New Roman"/>
        </w:rPr>
      </w:pPr>
      <w:r w:rsidRPr="00AA7C5F">
        <w:rPr>
          <w:rFonts w:ascii="Times New Roman" w:hAnsi="Times New Roman" w:cs="Times New Roman"/>
        </w:rPr>
        <w:t xml:space="preserve">Accordingly, </w:t>
      </w:r>
      <w:del w:id="172" w:author="Kendra Dickinson [2]" w:date="2024-03-19T12:41:00Z">
        <w:r w:rsidRPr="00AA7C5F" w:rsidDel="00B16A2F">
          <w:rPr>
            <w:rFonts w:ascii="Times New Roman" w:hAnsi="Times New Roman" w:cs="Times New Roman"/>
          </w:rPr>
          <w:delText>many studies have</w:delText>
        </w:r>
      </w:del>
      <w:ins w:id="173" w:author="Kendra Dickinson [2]" w:date="2024-03-19T12:41:00Z">
        <w:r w:rsidR="00B16A2F">
          <w:rPr>
            <w:rFonts w:ascii="Times New Roman" w:hAnsi="Times New Roman" w:cs="Times New Roman"/>
          </w:rPr>
          <w:t>previous work has</w:t>
        </w:r>
      </w:ins>
      <w:r w:rsidRPr="00AA7C5F">
        <w:rPr>
          <w:rFonts w:ascii="Times New Roman" w:hAnsi="Times New Roman" w:cs="Times New Roman"/>
        </w:rPr>
        <w:t xml:space="preserve"> examined this relationship in many different social contexts, in order to determine how policy </w:t>
      </w:r>
      <w:ins w:id="174" w:author="Kendra Dickinson [2]" w:date="2024-03-19T12:40:00Z">
        <w:r w:rsidR="00B16A2F">
          <w:rPr>
            <w:rFonts w:ascii="Times New Roman" w:hAnsi="Times New Roman" w:cs="Times New Roman"/>
          </w:rPr>
          <w:t xml:space="preserve">can </w:t>
        </w:r>
      </w:ins>
      <w:r w:rsidRPr="00AA7C5F">
        <w:rPr>
          <w:rFonts w:ascii="Times New Roman" w:hAnsi="Times New Roman" w:cs="Times New Roman"/>
        </w:rPr>
        <w:t>affect</w:t>
      </w:r>
      <w:del w:id="175" w:author="Kendra Dickinson [2]" w:date="2024-03-19T12:40:00Z">
        <w:r w:rsidRPr="00AA7C5F" w:rsidDel="00B16A2F">
          <w:rPr>
            <w:rFonts w:ascii="Times New Roman" w:hAnsi="Times New Roman" w:cs="Times New Roman"/>
          </w:rPr>
          <w:delText>s</w:delText>
        </w:r>
      </w:del>
      <w:r w:rsidRPr="00AA7C5F">
        <w:rPr>
          <w:rFonts w:ascii="Times New Roman" w:hAnsi="Times New Roman" w:cs="Times New Roman"/>
        </w:rPr>
        <w:t xml:space="preserve">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(Marley, 2004)</w:t>
      </w:r>
      <w:r w:rsidRPr="00AA7C5F">
        <w:rPr>
          <w:rFonts w:ascii="Times New Roman" w:hAnsi="Times New Roman" w:cs="Times New Roman"/>
        </w:rPr>
        <w:fldChar w:fldCharType="end"/>
      </w:r>
      <w:r w:rsidRPr="00AA7C5F">
        <w:rPr>
          <w:rFonts w:ascii="Times New Roman" w:hAnsi="Times New Roman" w:cs="Times New Roman"/>
        </w:rPr>
        <w:t xml:space="preserve"> and vice versa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(Errihani, 2008; Mukhuba, 2005)</w:t>
      </w:r>
      <w:r w:rsidRPr="00AA7C5F">
        <w:rPr>
          <w:rFonts w:ascii="Times New Roman" w:hAnsi="Times New Roman" w:cs="Times New Roman"/>
        </w:rPr>
        <w:fldChar w:fldCharType="end"/>
      </w:r>
      <w:r w:rsidRPr="00AA7C5F">
        <w:rPr>
          <w:rFonts w:ascii="Times New Roman" w:hAnsi="Times New Roman" w:cs="Times New Roman"/>
        </w:rPr>
        <w:t xml:space="preserve">. With regard to the former,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Bertolotti &amp; Coll (2020)</w:t>
      </w:r>
      <w:r w:rsidRPr="00AA7C5F">
        <w:rPr>
          <w:rFonts w:ascii="Times New Roman" w:hAnsi="Times New Roman" w:cs="Times New Roman"/>
        </w:rPr>
        <w:fldChar w:fldCharType="end"/>
      </w:r>
      <w:r w:rsidRPr="00AA7C5F">
        <w:rPr>
          <w:rFonts w:ascii="Times New Roman" w:hAnsi="Times New Roman" w:cs="Times New Roman"/>
        </w:rPr>
        <w:t xml:space="preserve"> studied the language attitudes toward Portuguese in Uruguay during the Luo-Brazilian military occupation in the 19</w:t>
      </w:r>
      <w:r w:rsidRPr="00AA7C5F">
        <w:rPr>
          <w:rFonts w:ascii="Times New Roman" w:hAnsi="Times New Roman" w:cs="Times New Roman"/>
          <w:vertAlign w:val="superscript"/>
        </w:rPr>
        <w:t xml:space="preserve">th </w:t>
      </w:r>
      <w:r w:rsidRPr="00AA7C5F">
        <w:rPr>
          <w:rFonts w:ascii="Times New Roman" w:hAnsi="Times New Roman" w:cs="Times New Roman"/>
        </w:rPr>
        <w:t>century through the 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ins w:id="176" w:author="Kendra Dickinson [2]" w:date="2024-03-19T12:41:00Z">
        <w:r w:rsidR="00B16A2F">
          <w:rPr>
            <w:rFonts w:ascii="Times New Roman" w:hAnsi="Times New Roman" w:cs="Times New Roman"/>
          </w:rPr>
          <w:t xml:space="preserve"> was perceived as</w:t>
        </w:r>
      </w:ins>
      <w:del w:id="177" w:author="Kendra Dickinson [2]" w:date="2024-03-19T12:41:00Z">
        <w:r w:rsidRPr="00AA7C5F" w:rsidDel="00B16A2F">
          <w:rPr>
            <w:rFonts w:ascii="Times New Roman" w:hAnsi="Times New Roman" w:cs="Times New Roman"/>
          </w:rPr>
          <w:delText>, they thought, was</w:delText>
        </w:r>
      </w:del>
      <w:r w:rsidRPr="00AA7C5F">
        <w:rPr>
          <w:rFonts w:ascii="Times New Roman" w:hAnsi="Times New Roman" w:cs="Times New Roman"/>
        </w:rPr>
        <w:t xml:space="preserve"> threatened by the presence of Portuguese. Neutral attitudes, on the other hand, were present at the border area, far from the capital city. </w:t>
      </w:r>
    </w:p>
    <w:p w14:paraId="079106AA" w14:textId="44C2BFEE" w:rsidR="00882DA8" w:rsidRPr="00AA7C5F" w:rsidRDefault="00882DA8" w:rsidP="00882DA8">
      <w:pPr>
        <w:spacing w:line="480" w:lineRule="auto"/>
        <w:ind w:firstLine="720"/>
        <w:jc w:val="both"/>
        <w:rPr>
          <w:rFonts w:ascii="Times New Roman" w:hAnsi="Times New Roman" w:cs="Times New Roman"/>
        </w:rPr>
      </w:pPr>
      <w:del w:id="178" w:author="Kendra Dickinson [2]" w:date="2024-03-19T12:42:00Z">
        <w:r w:rsidRPr="00AA7C5F" w:rsidDel="00B16A2F">
          <w:rPr>
            <w:rFonts w:ascii="Times New Roman" w:hAnsi="Times New Roman" w:cs="Times New Roman"/>
          </w:rPr>
          <w:delText>Likewise</w:delText>
        </w:r>
      </w:del>
      <w:ins w:id="179" w:author="Kendra Dickinson [2]" w:date="2024-03-19T12:42:00Z">
        <w:r w:rsidR="00B16A2F">
          <w:rPr>
            <w:rFonts w:ascii="Times New Roman" w:hAnsi="Times New Roman" w:cs="Times New Roman"/>
          </w:rPr>
          <w:t>Conversely</w:t>
        </w:r>
      </w:ins>
      <w:r w:rsidRPr="00AA7C5F">
        <w:rPr>
          <w:rFonts w:ascii="Times New Roman" w:hAnsi="Times New Roman" w:cs="Times New Roman"/>
        </w:rPr>
        <w:t xml:space="preserve">, language attitudes can also exert an influence on language policy. For example,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Kester (2020)</w:t>
      </w:r>
      <w:r w:rsidRPr="00AA7C5F">
        <w:rPr>
          <w:rFonts w:ascii="Times New Roman" w:hAnsi="Times New Roman" w:cs="Times New Roman"/>
        </w:rPr>
        <w:fldChar w:fldCharType="end"/>
      </w:r>
      <w:r w:rsidRPr="00AA7C5F">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w:t>
      </w:r>
      <w:r w:rsidRPr="00AA7C5F">
        <w:rPr>
          <w:rFonts w:ascii="Times New Roman" w:hAnsi="Times New Roman" w:cs="Times New Roman"/>
        </w:rPr>
        <w:lastRenderedPageBreak/>
        <w:t>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p>
    <w:p w14:paraId="463991A9" w14:textId="17CBEB40" w:rsidR="007668C7" w:rsidRPr="006668D8" w:rsidRDefault="00882DA8" w:rsidP="00882DA8">
      <w:pPr>
        <w:spacing w:line="480" w:lineRule="auto"/>
        <w:ind w:firstLine="720"/>
        <w:jc w:val="both"/>
        <w:rPr>
          <w:ins w:id="180" w:author="Kendra Dickinson" w:date="2024-03-23T15:16:00Z"/>
          <w:rFonts w:ascii="Times New Roman" w:hAnsi="Times New Roman" w:cs="Times New Roman"/>
          <w:lang w:val="es-ES"/>
          <w:rPrChange w:id="181" w:author="Alejandro Andreas Jaume Losa" w:date="2024-04-11T08:49:00Z">
            <w:rPr>
              <w:ins w:id="182" w:author="Kendra Dickinson" w:date="2024-03-23T15:16:00Z"/>
              <w:rFonts w:ascii="Times New Roman" w:hAnsi="Times New Roman" w:cs="Times New Roman"/>
            </w:rPr>
          </w:rPrChange>
        </w:rPr>
      </w:pPr>
      <w:r w:rsidRPr="00AA7C5F">
        <w:rPr>
          <w:rFonts w:ascii="Times New Roman" w:hAnsi="Times New Roman" w:cs="Times New Roman"/>
        </w:rPr>
        <w:t xml:space="preserve">This relationship has also been explored in regions where Catalan and Spanish coexist </w:t>
      </w:r>
      <w:del w:id="183" w:author="Kendra Dickinson [2]" w:date="2024-03-19T12:43:00Z">
        <w:r w:rsidRPr="00AA7C5F" w:rsidDel="00B16A2F">
          <w:rPr>
            <w:rFonts w:ascii="Times New Roman" w:hAnsi="Times New Roman" w:cs="Times New Roman"/>
          </w:rPr>
          <w:delText xml:space="preserve">and it has been approached </w:delText>
        </w:r>
      </w:del>
      <w:r w:rsidRPr="00AA7C5F">
        <w:rPr>
          <w:rFonts w:ascii="Times New Roman" w:hAnsi="Times New Roman" w:cs="Times New Roman"/>
        </w:rPr>
        <w:t xml:space="preserve">from many different perspectives, such as education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(Díaz-Torrent et al., 2017; Huguet, 2001; Huguet &amp; Biscarri Gassió, 1995; Huguet &amp; Suïls, 1997; Janés et al., 2008; Lapresta Rey et al., 2010)</w:t>
      </w:r>
      <w:r w:rsidRPr="00AA7C5F">
        <w:rPr>
          <w:rFonts w:ascii="Times New Roman" w:hAnsi="Times New Roman" w:cs="Times New Roman"/>
        </w:rPr>
        <w:fldChar w:fldCharType="end"/>
      </w:r>
      <w:r w:rsidRPr="00AA7C5F">
        <w:rPr>
          <w:rFonts w:ascii="Times New Roman" w:hAnsi="Times New Roman" w:cs="Times New Roman"/>
        </w:rPr>
        <w:t xml:space="preserve">, immigration and ethnic origin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(Estors Sastre, 2014; Iglésias, 2010; Querol &amp; Huguet, 2010)</w:t>
      </w:r>
      <w:r w:rsidRPr="00AA7C5F">
        <w:rPr>
          <w:rFonts w:ascii="Times New Roman" w:hAnsi="Times New Roman" w:cs="Times New Roman"/>
        </w:rPr>
        <w:fldChar w:fldCharType="end"/>
      </w:r>
      <w:r w:rsidRPr="00AA7C5F">
        <w:rPr>
          <w:rFonts w:ascii="Times New Roman" w:hAnsi="Times New Roman" w:cs="Times New Roman"/>
        </w:rPr>
        <w:t xml:space="preserve">, 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(Joan i Marí, 2010; Ubalde, 2013)</w:t>
      </w:r>
      <w:r w:rsidRPr="00AA7C5F">
        <w:rPr>
          <w:rFonts w:ascii="Times New Roman" w:hAnsi="Times New Roman" w:cs="Times New Roman"/>
        </w:rPr>
        <w:fldChar w:fldCharType="end"/>
      </w:r>
      <w:r w:rsidRPr="00AA7C5F">
        <w:rPr>
          <w:rFonts w:ascii="Times New Roman" w:hAnsi="Times New Roman" w:cs="Times New Roman"/>
        </w:rPr>
        <w:t xml:space="preserve">, and family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(Huguet, 2005)</w:t>
      </w:r>
      <w:r w:rsidRPr="00AA7C5F">
        <w:rPr>
          <w:rFonts w:ascii="Times New Roman" w:hAnsi="Times New Roman" w:cs="Times New Roman"/>
        </w:rPr>
        <w:fldChar w:fldCharType="end"/>
      </w:r>
      <w:r w:rsidRPr="00AA7C5F">
        <w:rPr>
          <w:rFonts w:ascii="Times New Roman" w:hAnsi="Times New Roman" w:cs="Times New Roman"/>
        </w:rPr>
        <w:t xml:space="preserve">, among others. </w:t>
      </w:r>
      <w:del w:id="184" w:author="Alejandro Andreas Jaume Losa" w:date="2024-04-11T08:50:00Z">
        <w:r w:rsidRPr="00AA7C5F" w:rsidDel="006668D8">
          <w:rPr>
            <w:rFonts w:ascii="Times New Roman" w:hAnsi="Times New Roman" w:cs="Times New Roman"/>
          </w:rPr>
          <w:delText>In general terms</w:delText>
        </w:r>
      </w:del>
      <w:ins w:id="185" w:author="Alejandro Andreas Jaume Losa" w:date="2024-04-11T08:50:00Z">
        <w:r w:rsidR="006668D8">
          <w:rPr>
            <w:rFonts w:ascii="Times New Roman" w:hAnsi="Times New Roman" w:cs="Times New Roman"/>
          </w:rPr>
          <w:t>Overall</w:t>
        </w:r>
      </w:ins>
      <w:r w:rsidRPr="00AA7C5F">
        <w:rPr>
          <w:rFonts w:ascii="Times New Roman" w:hAnsi="Times New Roman" w:cs="Times New Roman"/>
        </w:rPr>
        <w:t xml:space="preserve">, </w:t>
      </w:r>
      <w:del w:id="186" w:author="Alejandro Andreas Jaume Losa" w:date="2024-04-11T08:50:00Z">
        <w:r w:rsidRPr="00AA7C5F" w:rsidDel="006668D8">
          <w:rPr>
            <w:rFonts w:ascii="Times New Roman" w:hAnsi="Times New Roman" w:cs="Times New Roman"/>
          </w:rPr>
          <w:delText xml:space="preserve">all </w:delText>
        </w:r>
      </w:del>
      <w:r w:rsidRPr="00AA7C5F">
        <w:rPr>
          <w:rFonts w:ascii="Times New Roman" w:hAnsi="Times New Roman" w:cs="Times New Roman"/>
        </w:rPr>
        <w:t xml:space="preserve">these studies </w:t>
      </w:r>
      <w:del w:id="187" w:author="Kendra Dickinson" w:date="2024-03-23T15:15:00Z">
        <w:r w:rsidRPr="00AA7C5F" w:rsidDel="007668C7">
          <w:rPr>
            <w:rFonts w:ascii="Times New Roman" w:hAnsi="Times New Roman" w:cs="Times New Roman"/>
          </w:rPr>
          <w:delText xml:space="preserve">agree </w:delText>
        </w:r>
      </w:del>
      <w:ins w:id="188" w:author="Kendra Dickinson" w:date="2024-03-23T15:15:00Z">
        <w:r w:rsidR="007668C7">
          <w:rPr>
            <w:rFonts w:ascii="Times New Roman" w:hAnsi="Times New Roman" w:cs="Times New Roman"/>
          </w:rPr>
          <w:t>find</w:t>
        </w:r>
        <w:r w:rsidR="007668C7" w:rsidRPr="00AA7C5F">
          <w:rPr>
            <w:rFonts w:ascii="Times New Roman" w:hAnsi="Times New Roman" w:cs="Times New Roman"/>
          </w:rPr>
          <w:t xml:space="preserve"> </w:t>
        </w:r>
      </w:ins>
      <w:r w:rsidRPr="00AA7C5F">
        <w:rPr>
          <w:rFonts w:ascii="Times New Roman" w:hAnsi="Times New Roman" w:cs="Times New Roman"/>
        </w:rPr>
        <w:t>that the language polic</w:t>
      </w:r>
      <w:ins w:id="189" w:author="Kendra Dickinson" w:date="2024-03-23T15:15:00Z">
        <w:r w:rsidR="007668C7">
          <w:rPr>
            <w:rFonts w:ascii="Times New Roman" w:hAnsi="Times New Roman" w:cs="Times New Roman"/>
          </w:rPr>
          <w:t>ies</w:t>
        </w:r>
      </w:ins>
      <w:del w:id="190" w:author="Kendra Dickinson" w:date="2024-03-23T15:15:00Z">
        <w:r w:rsidRPr="00AA7C5F" w:rsidDel="007668C7">
          <w:rPr>
            <w:rFonts w:ascii="Times New Roman" w:hAnsi="Times New Roman" w:cs="Times New Roman"/>
          </w:rPr>
          <w:delText>y</w:delText>
        </w:r>
      </w:del>
      <w:r w:rsidRPr="00AA7C5F">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(Estors Sastre, 2014; Lapresta Rey et al., 2010)</w:t>
      </w:r>
      <w:r w:rsidRPr="00AA7C5F">
        <w:rPr>
          <w:rFonts w:ascii="Times New Roman" w:hAnsi="Times New Roman" w:cs="Times New Roman"/>
        </w:rPr>
        <w:fldChar w:fldCharType="end"/>
      </w:r>
      <w:r w:rsidRPr="00AA7C5F">
        <w:rPr>
          <w:rFonts w:ascii="Times New Roman" w:hAnsi="Times New Roman" w:cs="Times New Roman"/>
        </w:rPr>
        <w:t>. The vast majority of these studies, however, have been carried out in Catalonia, with only a few exceptions in other Catalan and Spanish-speaking regions</w:t>
      </w:r>
      <w:ins w:id="191" w:author="Alejandro Andreas Jaume Losa" w:date="2024-04-11T08:49:00Z">
        <w:r w:rsidR="006668D8">
          <w:rPr>
            <w:rFonts w:ascii="Times New Roman" w:hAnsi="Times New Roman" w:cs="Times New Roman"/>
          </w:rPr>
          <w:t xml:space="preserve">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EA6F0E">
        <w:rPr>
          <w:rFonts w:ascii="Times New Roman" w:hAnsi="Times New Roman" w:cs="Times New Roman"/>
          <w:lang w:val="es-ES"/>
          <w:rPrChange w:id="192" w:author="Alejandro Andreas Jaume Losa" w:date="2024-04-11T08:54:00Z">
            <w:rPr>
              <w:rFonts w:ascii="Times New Roman" w:hAnsi="Times New Roman" w:cs="Times New Roman"/>
            </w:rPr>
          </w:rPrChange>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6668D8">
        <w:rPr>
          <w:rFonts w:ascii="Times New Roman" w:hAnsi="Times New Roman" w:cs="Times New Roman"/>
        </w:rPr>
        <w:fldChar w:fldCharType="separate"/>
      </w:r>
      <w:r w:rsidR="00EA6F0E" w:rsidRPr="00EA6F0E">
        <w:rPr>
          <w:rFonts w:ascii="Times New Roman" w:hAnsi="Times New Roman" w:cs="Times New Roman"/>
          <w:kern w:val="0"/>
          <w:lang w:val="es-ES"/>
          <w:rPrChange w:id="193" w:author="Alejandro Andreas Jaume Losa" w:date="2024-04-11T08:54:00Z">
            <w:rPr>
              <w:rFonts w:ascii="Times New Roman" w:hAnsi="Times New Roman" w:cs="Times New Roman"/>
              <w:kern w:val="0"/>
            </w:rPr>
          </w:rPrChange>
        </w:rPr>
        <w:t>(Aguiló-Mora &amp; Lynch, 2017; Calafat Vila &amp; Calero-Pons, 2019; Castell et al., 2023; Ibáñez Ferreté, 2014; Tudela Isanta, 2021)</w:t>
      </w:r>
      <w:r w:rsidR="006668D8" w:rsidRPr="006668D8">
        <w:rPr>
          <w:rFonts w:ascii="Times New Roman" w:hAnsi="Times New Roman" w:cs="Times New Roman"/>
        </w:rPr>
        <w:fldChar w:fldCharType="end"/>
      </w:r>
      <w:ins w:id="194" w:author="Alejandro Andreas Jaume Losa" w:date="2024-04-11T08:49:00Z">
        <w:r w:rsidR="006668D8" w:rsidRPr="006668D8">
          <w:rPr>
            <w:rFonts w:ascii="Times New Roman" w:hAnsi="Times New Roman" w:cs="Times New Roman"/>
            <w:lang w:val="es-ES"/>
            <w:rPrChange w:id="195" w:author="Alejandro Andreas Jaume Losa" w:date="2024-04-11T08:49:00Z">
              <w:rPr>
                <w:rFonts w:ascii="Times New Roman" w:hAnsi="Times New Roman" w:cs="Times New Roman"/>
              </w:rPr>
            </w:rPrChange>
          </w:rPr>
          <w:t>.</w:t>
        </w:r>
      </w:ins>
      <w:ins w:id="196" w:author="Kendra Dickinson" w:date="2024-03-23T15:16:00Z">
        <w:del w:id="197" w:author="Alejandro Andreas Jaume Losa" w:date="2024-04-11T08:49:00Z">
          <w:r w:rsidR="007668C7" w:rsidRPr="006668D8" w:rsidDel="006668D8">
            <w:rPr>
              <w:rFonts w:ascii="Times New Roman" w:hAnsi="Times New Roman" w:cs="Times New Roman"/>
              <w:lang w:val="es-ES"/>
              <w:rPrChange w:id="198" w:author="Alejandro Andreas Jaume Losa" w:date="2024-04-11T08:49:00Z">
                <w:rPr>
                  <w:rFonts w:ascii="Times New Roman" w:hAnsi="Times New Roman" w:cs="Times New Roman"/>
                </w:rPr>
              </w:rPrChange>
            </w:rPr>
            <w:delText xml:space="preserve"> </w:delText>
          </w:r>
        </w:del>
        <w:del w:id="199" w:author="Alejandro Andreas Jaume Losa" w:date="2024-04-11T08:38:00Z">
          <w:r w:rsidR="007668C7" w:rsidRPr="006668D8" w:rsidDel="001E2E18">
            <w:rPr>
              <w:rFonts w:ascii="Times New Roman" w:hAnsi="Times New Roman" w:cs="Times New Roman"/>
              <w:lang w:val="es-ES"/>
              <w:rPrChange w:id="200" w:author="Alejandro Andreas Jaume Losa" w:date="2024-04-11T08:49:00Z">
                <w:rPr>
                  <w:rFonts w:ascii="Times New Roman" w:hAnsi="Times New Roman" w:cs="Times New Roman"/>
                </w:rPr>
              </w:rPrChange>
            </w:rPr>
            <w:delText>(cite those)</w:delText>
          </w:r>
        </w:del>
      </w:ins>
      <w:del w:id="201" w:author="Alejandro Andreas Jaume Losa" w:date="2024-04-11T08:38:00Z">
        <w:r w:rsidRPr="006668D8" w:rsidDel="001E2E18">
          <w:rPr>
            <w:rFonts w:ascii="Times New Roman" w:hAnsi="Times New Roman" w:cs="Times New Roman"/>
            <w:lang w:val="es-ES"/>
            <w:rPrChange w:id="202" w:author="Alejandro Andreas Jaume Losa" w:date="2024-04-11T08:49:00Z">
              <w:rPr>
                <w:rFonts w:ascii="Times New Roman" w:hAnsi="Times New Roman" w:cs="Times New Roman"/>
              </w:rPr>
            </w:rPrChange>
          </w:rPr>
          <w:delText xml:space="preserve">. </w:delText>
        </w:r>
      </w:del>
    </w:p>
    <w:p w14:paraId="1E6104CF" w14:textId="1DB94F69" w:rsidR="00882DA8" w:rsidRPr="00AA7C5F" w:rsidRDefault="00882DA8" w:rsidP="006668D8">
      <w:pPr>
        <w:spacing w:line="480" w:lineRule="auto"/>
        <w:ind w:firstLine="720"/>
        <w:jc w:val="both"/>
        <w:rPr>
          <w:rFonts w:ascii="Times New Roman" w:hAnsi="Times New Roman" w:cs="Times New Roman"/>
        </w:rPr>
      </w:pPr>
      <w:commentRangeStart w:id="203"/>
      <w:r w:rsidRPr="00AA7C5F">
        <w:rPr>
          <w:rFonts w:ascii="Times New Roman" w:hAnsi="Times New Roman" w:cs="Times New Roman"/>
        </w:rPr>
        <w:t>In</w:t>
      </w:r>
      <w:commentRangeEnd w:id="203"/>
      <w:r w:rsidR="002238A3">
        <w:rPr>
          <w:rStyle w:val="CommentReference"/>
          <w:rFonts w:ascii="Times New Roman" w:eastAsia="Times New Roman" w:hAnsi="Times New Roman" w:cs="Times New Roman"/>
          <w:kern w:val="0"/>
          <w14:ligatures w14:val="none"/>
        </w:rPr>
        <w:commentReference w:id="203"/>
      </w:r>
      <w:r w:rsidRPr="00AA7C5F">
        <w:rPr>
          <w:rFonts w:ascii="Times New Roman" w:hAnsi="Times New Roman" w:cs="Times New Roman"/>
        </w:rPr>
        <w:t xml:space="preserve"> the case of the Balearic Islands, a number of findings related to language attitudes can be reported</w:t>
      </w:r>
      <w:ins w:id="204" w:author="Kendra Dickinson" w:date="2024-03-23T15:16:00Z">
        <w:r w:rsidR="007668C7">
          <w:rPr>
            <w:rFonts w:ascii="Times New Roman" w:hAnsi="Times New Roman" w:cs="Times New Roman"/>
          </w:rPr>
          <w:t xml:space="preserve">. </w:t>
        </w:r>
      </w:ins>
      <w:r w:rsidRPr="00AA7C5F">
        <w:rPr>
          <w:rFonts w:ascii="Times New Roman" w:hAnsi="Times New Roman" w:cs="Times New Roman"/>
        </w:rPr>
        <w:t>First, place of residence has been found to play a role in the formation of language attitudes toward Catalan and Spanish in Mallorca. According</w:t>
      </w:r>
      <w:ins w:id="205" w:author="Alejandro Andreas Jaume Losa" w:date="2024-04-10T08:36:00Z">
        <w:r w:rsidR="006A383F">
          <w:rPr>
            <w:rFonts w:ascii="Times New Roman" w:hAnsi="Times New Roman" w:cs="Times New Roman"/>
          </w:rPr>
          <w:t xml:space="preserve"> to the responses to </w:t>
        </w:r>
      </w:ins>
      <w:ins w:id="206" w:author="Alejandro Andreas Jaume Losa" w:date="2024-04-10T08:37:00Z">
        <w:r w:rsidR="006A383F">
          <w:rPr>
            <w:rFonts w:ascii="Times New Roman" w:hAnsi="Times New Roman" w:cs="Times New Roman"/>
          </w:rPr>
          <w:t xml:space="preserve">a language skills and attitudes survey of 33 students enrolled in </w:t>
        </w:r>
      </w:ins>
      <w:ins w:id="207" w:author="Alejandro Andreas Jaume Losa" w:date="2024-04-10T08:38:00Z">
        <w:r w:rsidR="006A383F">
          <w:rPr>
            <w:rFonts w:ascii="Times New Roman" w:hAnsi="Times New Roman" w:cs="Times New Roman"/>
          </w:rPr>
          <w:t>a Catalan Language and its Didactics course</w:t>
        </w:r>
      </w:ins>
      <w:ins w:id="208" w:author="Alejandro Andreas Jaume Losa" w:date="2024-04-10T08:39:00Z">
        <w:r w:rsidR="006A383F">
          <w:rPr>
            <w:rFonts w:ascii="Times New Roman" w:hAnsi="Times New Roman" w:cs="Times New Roman"/>
          </w:rPr>
          <w:t xml:space="preserve"> in the University of the Balearic Islands, </w:t>
        </w:r>
        <w:r w:rsidR="006A383F" w:rsidRPr="00AA7C5F">
          <w:rPr>
            <w:rFonts w:ascii="Times New Roman" w:hAnsi="Times New Roman" w:cs="Times New Roman"/>
            <w:noProof/>
          </w:rPr>
          <w:t>Calafat Vila &amp; Calero-Pons</w:t>
        </w:r>
        <w:r w:rsidR="006A383F">
          <w:rPr>
            <w:rFonts w:ascii="Times New Roman" w:hAnsi="Times New Roman" w:cs="Times New Roman"/>
            <w:noProof/>
          </w:rPr>
          <w:t xml:space="preserve"> </w:t>
        </w:r>
      </w:ins>
      <w:ins w:id="209" w:author="Alejandro Andreas Jaume Losa" w:date="2024-04-10T08:40:00Z">
        <w:r w:rsidR="006A383F"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ins w:id="210" w:author="Alejandro Andreas Jaume Losa" w:date="2024-04-10T08:40:00Z">
        <w:r w:rsidR="006A383F" w:rsidRPr="00AA7C5F">
          <w:rPr>
            <w:rFonts w:ascii="Times New Roman" w:hAnsi="Times New Roman" w:cs="Times New Roman"/>
          </w:rPr>
          <w:fldChar w:fldCharType="separate"/>
        </w:r>
        <w:r w:rsidR="006A383F" w:rsidRPr="00AA7C5F">
          <w:rPr>
            <w:rFonts w:ascii="Times New Roman" w:hAnsi="Times New Roman" w:cs="Times New Roman"/>
            <w:noProof/>
          </w:rPr>
          <w:t>(2019)</w:t>
        </w:r>
        <w:r w:rsidR="006A383F" w:rsidRPr="00AA7C5F">
          <w:rPr>
            <w:rFonts w:ascii="Times New Roman" w:hAnsi="Times New Roman" w:cs="Times New Roman"/>
          </w:rPr>
          <w:fldChar w:fldCharType="end"/>
        </w:r>
      </w:ins>
      <w:ins w:id="211" w:author="Alejandro Andreas Jaume Losa" w:date="2024-04-10T08:39:00Z">
        <w:r w:rsidR="006A383F">
          <w:rPr>
            <w:rFonts w:ascii="Times New Roman" w:hAnsi="Times New Roman" w:cs="Times New Roman"/>
            <w:noProof/>
          </w:rPr>
          <w:t xml:space="preserve"> argue that </w:t>
        </w:r>
      </w:ins>
      <w:del w:id="212" w:author="Alejandro Andreas Jaume Losa" w:date="2024-04-10T08:36:00Z">
        <w:r w:rsidRPr="00AA7C5F" w:rsidDel="006A383F">
          <w:rPr>
            <w:rFonts w:ascii="Times New Roman" w:hAnsi="Times New Roman" w:cs="Times New Roman"/>
          </w:rPr>
          <w:delText xml:space="preserve">ly, </w:delText>
        </w:r>
      </w:del>
      <w:r w:rsidRPr="00AA7C5F">
        <w:rPr>
          <w:rFonts w:ascii="Times New Roman" w:hAnsi="Times New Roman" w:cs="Times New Roman"/>
        </w:rPr>
        <w:t xml:space="preserve">the attitudes of those who live in areas with lower social contact with Catalan, such as Palma, tend to be less </w:t>
      </w:r>
      <w:r w:rsidRPr="00AA7C5F">
        <w:rPr>
          <w:rFonts w:ascii="Times New Roman" w:hAnsi="Times New Roman" w:cs="Times New Roman"/>
        </w:rPr>
        <w:lastRenderedPageBreak/>
        <w:t xml:space="preserve">positive toward this language and more positive toward Spanish, as opposed to the attitudes of those who live outside of Palma, where the presence of Catalan is greater and, therefore, the attitudes toward </w:t>
      </w:r>
      <w:del w:id="213" w:author="Kendra Dickinson" w:date="2024-03-23T15:17:00Z">
        <w:r w:rsidRPr="00AA7C5F" w:rsidDel="00EF7883">
          <w:rPr>
            <w:rFonts w:ascii="Times New Roman" w:hAnsi="Times New Roman" w:cs="Times New Roman"/>
          </w:rPr>
          <w:delText>this language</w:delText>
        </w:r>
      </w:del>
      <w:ins w:id="214" w:author="Kendra Dickinson" w:date="2024-03-23T15:17:00Z">
        <w:r w:rsidR="00EF7883">
          <w:rPr>
            <w:rFonts w:ascii="Times New Roman" w:hAnsi="Times New Roman" w:cs="Times New Roman"/>
          </w:rPr>
          <w:t>it</w:t>
        </w:r>
      </w:ins>
      <w:r w:rsidRPr="00AA7C5F">
        <w:rPr>
          <w:rFonts w:ascii="Times New Roman" w:hAnsi="Times New Roman" w:cs="Times New Roman"/>
        </w:rPr>
        <w:t xml:space="preserve"> tend to be more positive</w:t>
      </w:r>
      <w:ins w:id="215" w:author="Alejandro Andreas Jaume Losa" w:date="2024-04-10T08:40:00Z">
        <w:r w:rsidR="006A383F">
          <w:rPr>
            <w:rFonts w:ascii="Times New Roman" w:hAnsi="Times New Roman" w:cs="Times New Roman"/>
          </w:rPr>
          <w:t xml:space="preserve">. </w:t>
        </w:r>
      </w:ins>
      <w:del w:id="216" w:author="Alejandro Andreas Jaume Losa" w:date="2024-04-10T08:40:00Z">
        <w:r w:rsidRPr="00AA7C5F" w:rsidDel="006A383F">
          <w:rPr>
            <w:rFonts w:ascii="Times New Roman" w:hAnsi="Times New Roman" w:cs="Times New Roman"/>
          </w:rPr>
          <w:delText xml:space="preserve"> </w:delText>
        </w:r>
        <w:r w:rsidRPr="00AA7C5F" w:rsidDel="006A383F">
          <w:rPr>
            <w:rFonts w:ascii="Times New Roman" w:hAnsi="Times New Roman" w:cs="Times New Roman"/>
          </w:rPr>
          <w:fldChar w:fldCharType="begin"/>
        </w:r>
        <w:r w:rsidRPr="00AA7C5F" w:rsidDel="006A383F">
          <w:rPr>
            <w:rFonts w:ascii="Times New Roman" w:hAnsi="Times New Roman" w:cs="Times New Roman"/>
          </w:rPr>
          <w:delInstrText xml:space="preserve"> ADDIN ZOTERO_ITEM CSL_CITATION {"citationID":"IEAkwghh","properties":{"formattedCitation":"(Calafat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delInstrText>
        </w:r>
        <w:r w:rsidRPr="00AA7C5F" w:rsidDel="006A383F">
          <w:rPr>
            <w:rFonts w:ascii="Times New Roman" w:hAnsi="Times New Roman" w:cs="Times New Roman"/>
          </w:rPr>
          <w:fldChar w:fldCharType="separate"/>
        </w:r>
        <w:r w:rsidRPr="00AA7C5F" w:rsidDel="006A383F">
          <w:rPr>
            <w:rFonts w:ascii="Times New Roman" w:hAnsi="Times New Roman" w:cs="Times New Roman"/>
            <w:noProof/>
          </w:rPr>
          <w:delText>(</w:delText>
        </w:r>
      </w:del>
      <w:del w:id="217" w:author="Alejandro Andreas Jaume Losa" w:date="2024-04-10T08:39:00Z">
        <w:r w:rsidRPr="00AA7C5F" w:rsidDel="006A383F">
          <w:rPr>
            <w:rFonts w:ascii="Times New Roman" w:hAnsi="Times New Roman" w:cs="Times New Roman"/>
            <w:noProof/>
          </w:rPr>
          <w:delText>Calafat Vila &amp; Calero-Pons, 2019</w:delText>
        </w:r>
      </w:del>
      <w:del w:id="218" w:author="Alejandro Andreas Jaume Losa" w:date="2024-04-10T08:40:00Z">
        <w:r w:rsidRPr="00AA7C5F" w:rsidDel="006A383F">
          <w:rPr>
            <w:rFonts w:ascii="Times New Roman" w:hAnsi="Times New Roman" w:cs="Times New Roman"/>
            <w:noProof/>
          </w:rPr>
          <w:delText>)</w:delText>
        </w:r>
        <w:r w:rsidRPr="00AA7C5F" w:rsidDel="006A383F">
          <w:rPr>
            <w:rFonts w:ascii="Times New Roman" w:hAnsi="Times New Roman" w:cs="Times New Roman"/>
          </w:rPr>
          <w:fldChar w:fldCharType="end"/>
        </w:r>
        <w:r w:rsidRPr="00AA7C5F" w:rsidDel="006A383F">
          <w:rPr>
            <w:rFonts w:ascii="Times New Roman" w:hAnsi="Times New Roman" w:cs="Times New Roman"/>
          </w:rPr>
          <w:delText>.</w:delText>
        </w:r>
      </w:del>
      <w:ins w:id="219" w:author="Kendra Dickinson" w:date="2024-03-23T15:18:00Z">
        <w:del w:id="220" w:author="Alejandro Andreas Jaume Losa" w:date="2024-04-10T08:40:00Z">
          <w:r w:rsidR="00EF7883" w:rsidDel="006A383F">
            <w:rPr>
              <w:rFonts w:ascii="Times New Roman" w:hAnsi="Times New Roman" w:cs="Times New Roman"/>
            </w:rPr>
            <w:delText xml:space="preserve"> </w:delText>
          </w:r>
        </w:del>
        <w:r w:rsidR="00EF7883">
          <w:rPr>
            <w:rFonts w:ascii="Times New Roman" w:hAnsi="Times New Roman" w:cs="Times New Roman"/>
          </w:rPr>
          <w:t>Second,</w:t>
        </w:r>
      </w:ins>
      <w:r w:rsidRPr="00AA7C5F">
        <w:rPr>
          <w:rFonts w:ascii="Times New Roman" w:hAnsi="Times New Roman" w:cs="Times New Roman"/>
        </w:rPr>
        <w:t xml:space="preserve"> </w:t>
      </w:r>
      <w:ins w:id="221" w:author="Kendra Dickinson" w:date="2024-03-23T15:18:00Z">
        <w:r w:rsidR="00EF7883">
          <w:rPr>
            <w:rFonts w:ascii="Times New Roman" w:hAnsi="Times New Roman" w:cs="Times New Roman"/>
          </w:rPr>
          <w:t>m</w:t>
        </w:r>
      </w:ins>
      <w:commentRangeStart w:id="222"/>
      <w:del w:id="223" w:author="Kendra Dickinson" w:date="2024-03-23T15:18:00Z">
        <w:r w:rsidRPr="00AA7C5F" w:rsidDel="00EF7883">
          <w:rPr>
            <w:rFonts w:ascii="Times New Roman" w:hAnsi="Times New Roman" w:cs="Times New Roman"/>
          </w:rPr>
          <w:delText>M</w:delText>
        </w:r>
      </w:del>
      <w:r w:rsidRPr="00AA7C5F">
        <w:rPr>
          <w:rFonts w:ascii="Times New Roman" w:hAnsi="Times New Roman" w:cs="Times New Roman"/>
        </w:rPr>
        <w:t xml:space="preserve">other tongue </w:t>
      </w:r>
      <w:commentRangeEnd w:id="222"/>
      <w:r w:rsidR="00EF7883">
        <w:rPr>
          <w:rStyle w:val="CommentReference"/>
          <w:rFonts w:ascii="Times New Roman" w:eastAsia="Times New Roman" w:hAnsi="Times New Roman" w:cs="Times New Roman"/>
          <w:kern w:val="0"/>
          <w14:ligatures w14:val="none"/>
        </w:rPr>
        <w:commentReference w:id="222"/>
      </w:r>
      <w:ins w:id="224" w:author="Alejandro Andreas Jaume Losa" w:date="2024-04-02T10:05:00Z">
        <w:r w:rsidR="00377BC3">
          <w:rPr>
            <w:rFonts w:ascii="Times New Roman" w:hAnsi="Times New Roman" w:cs="Times New Roman"/>
          </w:rPr>
          <w:t xml:space="preserve">(the first language someone has been exposed to from birth) </w:t>
        </w:r>
      </w:ins>
      <w:r w:rsidRPr="00AA7C5F">
        <w:rPr>
          <w:rFonts w:ascii="Times New Roman" w:hAnsi="Times New Roman" w:cs="Times New Roman"/>
        </w:rPr>
        <w:t xml:space="preserve">has also been </w:t>
      </w:r>
      <w:del w:id="225" w:author="Kendra Dickinson" w:date="2024-03-23T15:18:00Z">
        <w:r w:rsidRPr="00AA7C5F" w:rsidDel="00EF7883">
          <w:rPr>
            <w:rFonts w:ascii="Times New Roman" w:hAnsi="Times New Roman" w:cs="Times New Roman"/>
          </w:rPr>
          <w:delText>found to be a factor</w:delText>
        </w:r>
      </w:del>
      <w:ins w:id="226" w:author="Kendra Dickinson" w:date="2024-03-23T15:18:00Z">
        <w:r w:rsidR="00EF7883">
          <w:rPr>
            <w:rFonts w:ascii="Times New Roman" w:hAnsi="Times New Roman" w:cs="Times New Roman"/>
          </w:rPr>
          <w:t>to be</w:t>
        </w:r>
      </w:ins>
      <w:r w:rsidRPr="00AA7C5F">
        <w:rPr>
          <w:rFonts w:ascii="Times New Roman" w:hAnsi="Times New Roman" w:cs="Times New Roman"/>
        </w:rPr>
        <w:t xml:space="preserve"> related to the formation of language attitudes </w:t>
      </w:r>
      <w:del w:id="227" w:author="Kendra Dickinson" w:date="2024-03-23T15:19:00Z">
        <w:r w:rsidRPr="00AA7C5F" w:rsidDel="00EF7883">
          <w:rPr>
            <w:rFonts w:ascii="Times New Roman" w:hAnsi="Times New Roman" w:cs="Times New Roman"/>
          </w:rPr>
          <w:delText xml:space="preserve">toward Catalan and Spanish </w:delText>
        </w:r>
      </w:del>
      <w:r w:rsidRPr="00AA7C5F">
        <w:rPr>
          <w:rFonts w:ascii="Times New Roman" w:hAnsi="Times New Roman" w:cs="Times New Roman"/>
        </w:rPr>
        <w:t xml:space="preserve">in the Balearic Islands. </w:t>
      </w:r>
      <w:ins w:id="228" w:author="Alejandro Andreas Jaume Losa" w:date="2024-04-10T08:42:00Z">
        <w:r w:rsidR="006A383F">
          <w:rPr>
            <w:rFonts w:ascii="Times New Roman" w:hAnsi="Times New Roman" w:cs="Times New Roman"/>
          </w:rPr>
          <w:t>According to the data from a to</w:t>
        </w:r>
      </w:ins>
      <w:ins w:id="229" w:author="Alejandro Andreas Jaume Losa" w:date="2024-04-10T08:43:00Z">
        <w:r w:rsidR="006A383F">
          <w:rPr>
            <w:rFonts w:ascii="Times New Roman" w:hAnsi="Times New Roman" w:cs="Times New Roman"/>
          </w:rPr>
          <w:t xml:space="preserve">tal of 316 surveys and 20 personal interviews, </w:t>
        </w:r>
        <w:r w:rsidR="006A383F"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ins w:id="230" w:author="Alejandro Andreas Jaume Losa" w:date="2024-04-10T08:43:00Z">
        <w:r w:rsidR="006A383F" w:rsidRPr="00AA7C5F">
          <w:rPr>
            <w:rFonts w:ascii="Times New Roman" w:hAnsi="Times New Roman" w:cs="Times New Roman"/>
          </w:rPr>
          <w:fldChar w:fldCharType="separate"/>
        </w:r>
        <w:r w:rsidR="006A383F" w:rsidRPr="00AA7C5F">
          <w:rPr>
            <w:rFonts w:ascii="Times New Roman" w:hAnsi="Times New Roman" w:cs="Times New Roman"/>
            <w:kern w:val="0"/>
          </w:rPr>
          <w:t>Aguiló-Mora &amp; Lynch</w:t>
        </w:r>
        <w:r w:rsidR="006A383F">
          <w:rPr>
            <w:rFonts w:ascii="Times New Roman" w:hAnsi="Times New Roman" w:cs="Times New Roman"/>
            <w:kern w:val="0"/>
          </w:rPr>
          <w:t xml:space="preserve"> (</w:t>
        </w:r>
        <w:r w:rsidR="006A383F" w:rsidRPr="00AA7C5F">
          <w:rPr>
            <w:rFonts w:ascii="Times New Roman" w:hAnsi="Times New Roman" w:cs="Times New Roman"/>
            <w:kern w:val="0"/>
          </w:rPr>
          <w:t>2017)</w:t>
        </w:r>
        <w:r w:rsidR="006A383F" w:rsidRPr="00AA7C5F">
          <w:rPr>
            <w:rFonts w:ascii="Times New Roman" w:hAnsi="Times New Roman" w:cs="Times New Roman"/>
          </w:rPr>
          <w:fldChar w:fldCharType="end"/>
        </w:r>
        <w:r w:rsidR="006A383F">
          <w:rPr>
            <w:rFonts w:ascii="Times New Roman" w:hAnsi="Times New Roman" w:cs="Times New Roman"/>
          </w:rPr>
          <w:t xml:space="preserve"> state</w:t>
        </w:r>
      </w:ins>
      <w:ins w:id="231" w:author="Alejandro Andreas Jaume Losa" w:date="2024-04-10T08:44:00Z">
        <w:r w:rsidR="006A383F">
          <w:rPr>
            <w:rFonts w:ascii="Times New Roman" w:hAnsi="Times New Roman" w:cs="Times New Roman"/>
          </w:rPr>
          <w:t xml:space="preserve"> that t</w:t>
        </w:r>
      </w:ins>
      <w:del w:id="232" w:author="Alejandro Andreas Jaume Losa" w:date="2024-04-10T08:44:00Z">
        <w:r w:rsidRPr="00AA7C5F" w:rsidDel="006A383F">
          <w:rPr>
            <w:rFonts w:ascii="Times New Roman" w:hAnsi="Times New Roman" w:cs="Times New Roman"/>
          </w:rPr>
          <w:delText>T</w:delText>
        </w:r>
      </w:del>
      <w:r w:rsidRPr="00AA7C5F">
        <w:rPr>
          <w:rFonts w:ascii="Times New Roman" w:hAnsi="Times New Roman" w:cs="Times New Roman"/>
        </w:rPr>
        <w:t xml:space="preserve">hose who have Catalan as their first language (L1) show more positive attitudes toward </w:t>
      </w:r>
      <w:del w:id="233" w:author="Kendra Dickinson" w:date="2024-03-23T15:21:00Z">
        <w:r w:rsidRPr="00AA7C5F" w:rsidDel="00D44D1A">
          <w:rPr>
            <w:rFonts w:ascii="Times New Roman" w:hAnsi="Times New Roman" w:cs="Times New Roman"/>
          </w:rPr>
          <w:delText>this language</w:delText>
        </w:r>
      </w:del>
      <w:ins w:id="234" w:author="Kendra Dickinson" w:date="2024-03-23T15:21:00Z">
        <w:r w:rsidR="00D44D1A">
          <w:rPr>
            <w:rFonts w:ascii="Times New Roman" w:hAnsi="Times New Roman" w:cs="Times New Roman"/>
          </w:rPr>
          <w:t>Catalan</w:t>
        </w:r>
      </w:ins>
      <w:r w:rsidRPr="00AA7C5F">
        <w:rPr>
          <w:rFonts w:ascii="Times New Roman" w:hAnsi="Times New Roman" w:cs="Times New Roman"/>
        </w:rPr>
        <w:t xml:space="preserve">, whereas those who have Spanish as their L1 show more positive attitudes toward </w:t>
      </w:r>
      <w:del w:id="235" w:author="Kendra Dickinson" w:date="2024-03-23T15:21:00Z">
        <w:r w:rsidRPr="00AA7C5F" w:rsidDel="00D44D1A">
          <w:rPr>
            <w:rFonts w:ascii="Times New Roman" w:hAnsi="Times New Roman" w:cs="Times New Roman"/>
          </w:rPr>
          <w:delText>this other language</w:delText>
        </w:r>
      </w:del>
      <w:ins w:id="236" w:author="Kendra Dickinson" w:date="2024-03-23T15:21:00Z">
        <w:r w:rsidR="00D44D1A">
          <w:rPr>
            <w:rFonts w:ascii="Times New Roman" w:hAnsi="Times New Roman" w:cs="Times New Roman"/>
          </w:rPr>
          <w:t>Spanish</w:t>
        </w:r>
      </w:ins>
      <w:ins w:id="237" w:author="Alejandro Andreas Jaume Losa" w:date="2024-04-10T08:44:00Z">
        <w:r w:rsidR="001D41FC">
          <w:rPr>
            <w:rFonts w:ascii="Times New Roman" w:hAnsi="Times New Roman" w:cs="Times New Roman"/>
          </w:rPr>
          <w:t xml:space="preserve">. </w:t>
        </w:r>
      </w:ins>
      <w:del w:id="238" w:author="Alejandro Andreas Jaume Losa" w:date="2024-04-10T08:44:00Z">
        <w:r w:rsidRPr="00AA7C5F" w:rsidDel="001D41FC">
          <w:rPr>
            <w:rFonts w:ascii="Times New Roman" w:hAnsi="Times New Roman" w:cs="Times New Roman"/>
          </w:rPr>
          <w:delText xml:space="preserve"> </w:delText>
        </w:r>
      </w:del>
      <w:del w:id="239" w:author="Alejandro Andreas Jaume Losa" w:date="2024-04-10T08:43:00Z">
        <w:r w:rsidRPr="00AA7C5F" w:rsidDel="006A383F">
          <w:rPr>
            <w:rFonts w:ascii="Times New Roman" w:hAnsi="Times New Roman" w:cs="Times New Roman"/>
          </w:rPr>
          <w:fldChar w:fldCharType="begin"/>
        </w:r>
        <w:r w:rsidRPr="00AA7C5F" w:rsidDel="006A383F">
          <w:rPr>
            <w:rFonts w:ascii="Times New Roman" w:hAnsi="Times New Roman" w:cs="Times New Roman"/>
          </w:rPr>
          <w:delInstrText xml:space="preserve"> ADDIN ZOTERO_ITEM CSL_CITATION {"citationID":"x3aJI7qW","properties":{"formattedCitation":"(Aguil\\uc0\\u243{}-Mora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delInstrText>
        </w:r>
        <w:r w:rsidRPr="00AA7C5F" w:rsidDel="006A383F">
          <w:rPr>
            <w:rFonts w:ascii="Times New Roman" w:hAnsi="Times New Roman" w:cs="Times New Roman"/>
          </w:rPr>
          <w:fldChar w:fldCharType="separate"/>
        </w:r>
        <w:r w:rsidRPr="00AA7C5F" w:rsidDel="006A383F">
          <w:rPr>
            <w:rFonts w:ascii="Times New Roman" w:hAnsi="Times New Roman" w:cs="Times New Roman"/>
            <w:kern w:val="0"/>
          </w:rPr>
          <w:delText>(Aguiló-Mora &amp; Lynch, 2017)</w:delText>
        </w:r>
        <w:r w:rsidRPr="00AA7C5F" w:rsidDel="006A383F">
          <w:rPr>
            <w:rFonts w:ascii="Times New Roman" w:hAnsi="Times New Roman" w:cs="Times New Roman"/>
          </w:rPr>
          <w:fldChar w:fldCharType="end"/>
        </w:r>
        <w:r w:rsidRPr="00AA7C5F" w:rsidDel="006A383F">
          <w:rPr>
            <w:rFonts w:ascii="Times New Roman" w:hAnsi="Times New Roman" w:cs="Times New Roman"/>
          </w:rPr>
          <w:delText xml:space="preserve">. </w:delText>
        </w:r>
      </w:del>
      <w:r w:rsidRPr="00AA7C5F">
        <w:rPr>
          <w:rFonts w:ascii="Times New Roman" w:hAnsi="Times New Roman" w:cs="Times New Roman"/>
        </w:rPr>
        <w:t xml:space="preserve">With regard to education, </w:t>
      </w:r>
      <w:commentRangeStart w:id="240"/>
      <w:del w:id="241" w:author="Alejandro Andreas Jaume Losa" w:date="2024-04-02T10:06:00Z">
        <w:r w:rsidRPr="00AA7C5F" w:rsidDel="00377BC3">
          <w:rPr>
            <w:rFonts w:ascii="Times New Roman" w:hAnsi="Times New Roman" w:cs="Times New Roman"/>
          </w:rPr>
          <w:delText xml:space="preserve">some studies </w:delText>
        </w:r>
      </w:del>
      <w:commentRangeEnd w:id="240"/>
      <w:r w:rsidR="00D44D1A">
        <w:rPr>
          <w:rStyle w:val="CommentReference"/>
          <w:rFonts w:ascii="Times New Roman" w:eastAsia="Times New Roman" w:hAnsi="Times New Roman" w:cs="Times New Roman"/>
          <w:kern w:val="0"/>
          <w14:ligatures w14:val="none"/>
        </w:rPr>
        <w:commentReference w:id="240"/>
      </w:r>
      <w:r w:rsidRPr="00AA7C5F">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AA7C5F">
        <w:rPr>
          <w:rFonts w:ascii="Times New Roman" w:hAnsi="Times New Roman" w:cs="Times New Roman"/>
        </w:rPr>
        <w:fldChar w:fldCharType="separate"/>
      </w:r>
      <w:del w:id="242" w:author="Alejandro Andreas Jaume Losa" w:date="2024-04-02T10:06:00Z">
        <w:r w:rsidRPr="00AA7C5F" w:rsidDel="00377BC3">
          <w:rPr>
            <w:rFonts w:ascii="Times New Roman" w:hAnsi="Times New Roman" w:cs="Times New Roman"/>
            <w:noProof/>
          </w:rPr>
          <w:delText>(</w:delText>
        </w:r>
      </w:del>
      <w:r w:rsidRPr="00AA7C5F">
        <w:rPr>
          <w:rFonts w:ascii="Times New Roman" w:hAnsi="Times New Roman" w:cs="Times New Roman"/>
          <w:noProof/>
        </w:rPr>
        <w:t xml:space="preserve">Calafat Vila </w:t>
      </w:r>
      <w:del w:id="243" w:author="Alejandro Andreas Jaume Losa" w:date="2024-04-02T10:06:00Z">
        <w:r w:rsidRPr="00AA7C5F" w:rsidDel="00377BC3">
          <w:rPr>
            <w:rFonts w:ascii="Times New Roman" w:hAnsi="Times New Roman" w:cs="Times New Roman"/>
            <w:noProof/>
          </w:rPr>
          <w:delText xml:space="preserve">&amp; </w:delText>
        </w:r>
      </w:del>
      <w:ins w:id="244" w:author="Alejandro Andreas Jaume Losa" w:date="2024-04-02T10:06:00Z">
        <w:r w:rsidR="00377BC3">
          <w:rPr>
            <w:rFonts w:ascii="Times New Roman" w:hAnsi="Times New Roman" w:cs="Times New Roman"/>
            <w:noProof/>
          </w:rPr>
          <w:t>and</w:t>
        </w:r>
        <w:r w:rsidR="00377BC3" w:rsidRPr="00AA7C5F">
          <w:rPr>
            <w:rFonts w:ascii="Times New Roman" w:hAnsi="Times New Roman" w:cs="Times New Roman"/>
            <w:noProof/>
          </w:rPr>
          <w:t xml:space="preserve"> </w:t>
        </w:r>
      </w:ins>
      <w:r w:rsidRPr="00AA7C5F">
        <w:rPr>
          <w:rFonts w:ascii="Times New Roman" w:hAnsi="Times New Roman" w:cs="Times New Roman"/>
          <w:noProof/>
        </w:rPr>
        <w:t>Calero-Pons</w:t>
      </w:r>
      <w:ins w:id="245" w:author="Alejandro Andreas Jaume Losa" w:date="2024-04-02T10:06:00Z">
        <w:r w:rsidR="00377BC3">
          <w:rPr>
            <w:rFonts w:ascii="Times New Roman" w:hAnsi="Times New Roman" w:cs="Times New Roman"/>
            <w:noProof/>
          </w:rPr>
          <w:t xml:space="preserve"> (</w:t>
        </w:r>
      </w:ins>
      <w:del w:id="246" w:author="Alejandro Andreas Jaume Losa" w:date="2024-04-02T10:06:00Z">
        <w:r w:rsidRPr="00AA7C5F" w:rsidDel="00377BC3">
          <w:rPr>
            <w:rFonts w:ascii="Times New Roman" w:hAnsi="Times New Roman" w:cs="Times New Roman"/>
            <w:noProof/>
          </w:rPr>
          <w:delText xml:space="preserve">, </w:delText>
        </w:r>
      </w:del>
      <w:r w:rsidRPr="00AA7C5F">
        <w:rPr>
          <w:rFonts w:ascii="Times New Roman" w:hAnsi="Times New Roman" w:cs="Times New Roman"/>
          <w:noProof/>
        </w:rPr>
        <w:t>2019)</w:t>
      </w:r>
      <w:r w:rsidRPr="00AA7C5F">
        <w:rPr>
          <w:rFonts w:ascii="Times New Roman" w:hAnsi="Times New Roman" w:cs="Times New Roman"/>
        </w:rPr>
        <w:fldChar w:fldCharType="end"/>
      </w:r>
      <w:r w:rsidRPr="00AA7C5F">
        <w:rPr>
          <w:rFonts w:ascii="Times New Roman" w:hAnsi="Times New Roman" w:cs="Times New Roman"/>
        </w:rPr>
        <w:t xml:space="preserve"> </w:t>
      </w:r>
      <w:del w:id="247" w:author="Alejandro Andreas Jaume Losa" w:date="2024-04-02T10:06:00Z">
        <w:r w:rsidRPr="00AA7C5F" w:rsidDel="00377BC3">
          <w:rPr>
            <w:rFonts w:ascii="Times New Roman" w:hAnsi="Times New Roman" w:cs="Times New Roman"/>
          </w:rPr>
          <w:delText xml:space="preserve">have </w:delText>
        </w:r>
      </w:del>
      <w:r w:rsidRPr="00AA7C5F">
        <w:rPr>
          <w:rFonts w:ascii="Times New Roman" w:hAnsi="Times New Roman" w:cs="Times New Roman"/>
        </w:rPr>
        <w:t xml:space="preserve">found that </w:t>
      </w:r>
      <w:del w:id="248" w:author="Alejandro Andreas Jaume Losa" w:date="2024-04-02T10:07:00Z">
        <w:r w:rsidRPr="00AA7C5F" w:rsidDel="00377BC3">
          <w:rPr>
            <w:rFonts w:ascii="Times New Roman" w:hAnsi="Times New Roman" w:cs="Times New Roman"/>
          </w:rPr>
          <w:delText xml:space="preserve">those who have </w:delText>
        </w:r>
      </w:del>
      <w:ins w:id="249" w:author="Alejandro Andreas Jaume Losa" w:date="2024-04-02T10:07:00Z">
        <w:r w:rsidR="00377BC3">
          <w:rPr>
            <w:rFonts w:ascii="Times New Roman" w:hAnsi="Times New Roman" w:cs="Times New Roman"/>
          </w:rPr>
          <w:t xml:space="preserve">L1 </w:t>
        </w:r>
      </w:ins>
      <w:r w:rsidRPr="00AA7C5F">
        <w:rPr>
          <w:rFonts w:ascii="Times New Roman" w:hAnsi="Times New Roman" w:cs="Times New Roman"/>
        </w:rPr>
        <w:t xml:space="preserve">Catalan </w:t>
      </w:r>
      <w:ins w:id="250" w:author="Alejandro Andreas Jaume Losa" w:date="2024-04-02T10:07:00Z">
        <w:r w:rsidR="00377BC3">
          <w:rPr>
            <w:rFonts w:ascii="Times New Roman" w:hAnsi="Times New Roman" w:cs="Times New Roman"/>
          </w:rPr>
          <w:t xml:space="preserve">speakers </w:t>
        </w:r>
      </w:ins>
      <w:del w:id="251" w:author="Alejandro Andreas Jaume Losa" w:date="2024-04-02T10:07:00Z">
        <w:r w:rsidRPr="00AA7C5F" w:rsidDel="00377BC3">
          <w:rPr>
            <w:rFonts w:ascii="Times New Roman" w:hAnsi="Times New Roman" w:cs="Times New Roman"/>
          </w:rPr>
          <w:delText xml:space="preserve">as their L1 </w:delText>
        </w:r>
      </w:del>
      <w:r w:rsidRPr="00AA7C5F">
        <w:rPr>
          <w:rFonts w:ascii="Times New Roman" w:hAnsi="Times New Roman" w:cs="Times New Roman"/>
        </w:rPr>
        <w:t xml:space="preserve">prefer it as the medium of instruction, </w:t>
      </w:r>
      <w:del w:id="252" w:author="Alejandro Andreas Jaume Losa" w:date="2024-04-02T10:07:00Z">
        <w:r w:rsidRPr="00AA7C5F" w:rsidDel="00377BC3">
          <w:rPr>
            <w:rFonts w:ascii="Times New Roman" w:hAnsi="Times New Roman" w:cs="Times New Roman"/>
          </w:rPr>
          <w:delText xml:space="preserve">those who have it as their </w:delText>
        </w:r>
      </w:del>
      <w:commentRangeStart w:id="253"/>
      <w:r w:rsidRPr="00AA7C5F">
        <w:rPr>
          <w:rFonts w:ascii="Times New Roman" w:hAnsi="Times New Roman" w:cs="Times New Roman"/>
        </w:rPr>
        <w:t>L2</w:t>
      </w:r>
      <w:commentRangeEnd w:id="253"/>
      <w:r w:rsidR="00D44D1A">
        <w:rPr>
          <w:rStyle w:val="CommentReference"/>
          <w:rFonts w:ascii="Times New Roman" w:eastAsia="Times New Roman" w:hAnsi="Times New Roman" w:cs="Times New Roman"/>
          <w:kern w:val="0"/>
          <w14:ligatures w14:val="none"/>
        </w:rPr>
        <w:commentReference w:id="253"/>
      </w:r>
      <w:ins w:id="254" w:author="Alejandro Andreas Jaume Losa" w:date="2024-04-02T10:07:00Z">
        <w:r w:rsidR="00377BC3">
          <w:rPr>
            <w:rFonts w:ascii="Times New Roman" w:hAnsi="Times New Roman" w:cs="Times New Roman"/>
          </w:rPr>
          <w:t xml:space="preserve"> Catalan speakers</w:t>
        </w:r>
      </w:ins>
      <w:r w:rsidRPr="00AA7C5F">
        <w:rPr>
          <w:rFonts w:ascii="Times New Roman" w:hAnsi="Times New Roman" w:cs="Times New Roman"/>
        </w:rPr>
        <w:t xml:space="preserve"> are indifferent, </w:t>
      </w:r>
      <w:del w:id="255" w:author="Alejandro Andreas Jaume Losa" w:date="2024-04-02T10:08:00Z">
        <w:r w:rsidRPr="00AA7C5F" w:rsidDel="00377BC3">
          <w:rPr>
            <w:rFonts w:ascii="Times New Roman" w:hAnsi="Times New Roman" w:cs="Times New Roman"/>
          </w:rPr>
          <w:delText>and those who have it as their</w:delText>
        </w:r>
      </w:del>
      <w:ins w:id="256" w:author="Alejandro Andreas Jaume Losa" w:date="2024-04-02T10:08:00Z">
        <w:r w:rsidR="00377BC3">
          <w:rPr>
            <w:rFonts w:ascii="Times New Roman" w:hAnsi="Times New Roman" w:cs="Times New Roman"/>
          </w:rPr>
          <w:t>and</w:t>
        </w:r>
      </w:ins>
      <w:r w:rsidRPr="00AA7C5F">
        <w:rPr>
          <w:rFonts w:ascii="Times New Roman" w:hAnsi="Times New Roman" w:cs="Times New Roman"/>
        </w:rPr>
        <w:t xml:space="preserve"> L3 </w:t>
      </w:r>
      <w:ins w:id="257" w:author="Alejandro Andreas Jaume Losa" w:date="2024-04-02T10:08:00Z">
        <w:r w:rsidR="00377BC3">
          <w:rPr>
            <w:rFonts w:ascii="Times New Roman" w:hAnsi="Times New Roman" w:cs="Times New Roman"/>
          </w:rPr>
          <w:t xml:space="preserve">Catalan </w:t>
        </w:r>
      </w:ins>
      <w:ins w:id="258" w:author="Alejandro Andreas Jaume Losa" w:date="2024-04-09T14:29:00Z">
        <w:r w:rsidR="001D24B0">
          <w:rPr>
            <w:rFonts w:ascii="Times New Roman" w:hAnsi="Times New Roman" w:cs="Times New Roman"/>
          </w:rPr>
          <w:t>speakers</w:t>
        </w:r>
      </w:ins>
      <w:ins w:id="259" w:author="Alejandro Andreas Jaume Losa" w:date="2024-04-02T10:08:00Z">
        <w:r w:rsidR="00377BC3">
          <w:rPr>
            <w:rFonts w:ascii="Times New Roman" w:hAnsi="Times New Roman" w:cs="Times New Roman"/>
          </w:rPr>
          <w:t xml:space="preserve"> </w:t>
        </w:r>
      </w:ins>
      <w:r w:rsidRPr="00AA7C5F">
        <w:rPr>
          <w:rFonts w:ascii="Times New Roman" w:hAnsi="Times New Roman" w:cs="Times New Roman"/>
        </w:rPr>
        <w:t>are either indifferent or against it. Similarly,</w:t>
      </w:r>
      <w:ins w:id="260" w:author="Alejandro Andreas Jaume Losa" w:date="2024-04-10T08:47:00Z">
        <w:r w:rsidR="001D41FC">
          <w:rPr>
            <w:rFonts w:ascii="Times New Roman" w:hAnsi="Times New Roman" w:cs="Times New Roman"/>
          </w:rPr>
          <w:t xml:space="preserve"> in a study </w:t>
        </w:r>
      </w:ins>
      <w:ins w:id="261" w:author="Alejandro Andreas Jaume Losa" w:date="2024-04-10T08:48:00Z">
        <w:r w:rsidR="001D41FC">
          <w:rPr>
            <w:rFonts w:ascii="Times New Roman" w:hAnsi="Times New Roman" w:cs="Times New Roman"/>
          </w:rPr>
          <w:t>with four focus groups organ</w:t>
        </w:r>
      </w:ins>
      <w:ins w:id="262" w:author="Alejandro Andreas Jaume Losa" w:date="2024-04-10T08:49:00Z">
        <w:r w:rsidR="001D41FC">
          <w:rPr>
            <w:rFonts w:ascii="Times New Roman" w:hAnsi="Times New Roman" w:cs="Times New Roman"/>
          </w:rPr>
          <w:t xml:space="preserve">ized by mother tongue and </w:t>
        </w:r>
      </w:ins>
      <w:ins w:id="263" w:author="Alejandro Andreas Jaume Losa" w:date="2024-04-10T08:50:00Z">
        <w:r w:rsidR="001D41FC">
          <w:rPr>
            <w:rFonts w:ascii="Times New Roman" w:hAnsi="Times New Roman" w:cs="Times New Roman"/>
          </w:rPr>
          <w:t>career</w:t>
        </w:r>
      </w:ins>
      <w:ins w:id="264" w:author="Alejandro Andreas Jaume Losa" w:date="2024-04-10T08:49:00Z">
        <w:r w:rsidR="001D41FC">
          <w:rPr>
            <w:rFonts w:ascii="Times New Roman" w:hAnsi="Times New Roman" w:cs="Times New Roman"/>
          </w:rPr>
          <w:t xml:space="preserve"> goals, </w:t>
        </w:r>
      </w:ins>
      <w:ins w:id="265" w:author="Alejandro Andreas Jaume Losa" w:date="2024-04-10T08:50:00Z">
        <w:r w:rsidR="001D41FC"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ins w:id="266" w:author="Alejandro Andreas Jaume Losa" w:date="2024-04-10T08:50:00Z">
        <w:r w:rsidR="001D41FC" w:rsidRPr="00AA7C5F">
          <w:rPr>
            <w:rFonts w:ascii="Times New Roman" w:hAnsi="Times New Roman" w:cs="Times New Roman"/>
          </w:rPr>
          <w:fldChar w:fldCharType="separate"/>
        </w:r>
        <w:r w:rsidR="001D41FC" w:rsidRPr="00AA7C5F">
          <w:rPr>
            <w:rFonts w:ascii="Times New Roman" w:hAnsi="Times New Roman" w:cs="Times New Roman"/>
            <w:kern w:val="0"/>
          </w:rPr>
          <w:t>Ibáñez Ferreté</w:t>
        </w:r>
        <w:r w:rsidR="001D41FC">
          <w:rPr>
            <w:rFonts w:ascii="Times New Roman" w:hAnsi="Times New Roman" w:cs="Times New Roman"/>
            <w:kern w:val="0"/>
          </w:rPr>
          <w:t xml:space="preserve"> (</w:t>
        </w:r>
        <w:r w:rsidR="001D41FC" w:rsidRPr="00AA7C5F">
          <w:rPr>
            <w:rFonts w:ascii="Times New Roman" w:hAnsi="Times New Roman" w:cs="Times New Roman"/>
            <w:kern w:val="0"/>
          </w:rPr>
          <w:t>2014)</w:t>
        </w:r>
        <w:r w:rsidR="001D41FC" w:rsidRPr="00AA7C5F">
          <w:rPr>
            <w:rFonts w:ascii="Times New Roman" w:hAnsi="Times New Roman" w:cs="Times New Roman"/>
          </w:rPr>
          <w:fldChar w:fldCharType="end"/>
        </w:r>
        <w:r w:rsidR="001D41FC">
          <w:rPr>
            <w:rFonts w:ascii="Times New Roman" w:hAnsi="Times New Roman" w:cs="Times New Roman"/>
          </w:rPr>
          <w:t xml:space="preserve"> found that </w:t>
        </w:r>
      </w:ins>
      <w:del w:id="267" w:author="Alejandro Andreas Jaume Losa" w:date="2024-04-10T08:50:00Z">
        <w:r w:rsidRPr="00AA7C5F" w:rsidDel="001D41FC">
          <w:rPr>
            <w:rFonts w:ascii="Times New Roman" w:hAnsi="Times New Roman" w:cs="Times New Roman"/>
          </w:rPr>
          <w:delText xml:space="preserve"> it has also been found that </w:delText>
        </w:r>
      </w:del>
      <w:del w:id="268" w:author="Alejandro Andreas Jaume Losa" w:date="2024-04-02T10:08:00Z">
        <w:r w:rsidRPr="00AA7C5F" w:rsidDel="00377BC3">
          <w:rPr>
            <w:rFonts w:ascii="Times New Roman" w:hAnsi="Times New Roman" w:cs="Times New Roman"/>
          </w:rPr>
          <w:delText>those whose initial language is</w:delText>
        </w:r>
      </w:del>
      <w:ins w:id="269" w:author="Alejandro Andreas Jaume Losa" w:date="2024-04-02T10:08:00Z">
        <w:r w:rsidR="00377BC3">
          <w:rPr>
            <w:rFonts w:ascii="Times New Roman" w:hAnsi="Times New Roman" w:cs="Times New Roman"/>
          </w:rPr>
          <w:t>L1</w:t>
        </w:r>
      </w:ins>
      <w:r w:rsidRPr="00AA7C5F">
        <w:rPr>
          <w:rFonts w:ascii="Times New Roman" w:hAnsi="Times New Roman" w:cs="Times New Roman"/>
        </w:rPr>
        <w:t xml:space="preserve"> Catalan</w:t>
      </w:r>
      <w:ins w:id="270" w:author="Alejandro Andreas Jaume Losa" w:date="2024-04-02T10:08:00Z">
        <w:r w:rsidR="00377BC3">
          <w:rPr>
            <w:rFonts w:ascii="Times New Roman" w:hAnsi="Times New Roman" w:cs="Times New Roman"/>
          </w:rPr>
          <w:t xml:space="preserve"> speakers</w:t>
        </w:r>
      </w:ins>
      <w:r w:rsidRPr="00AA7C5F">
        <w:rPr>
          <w:rFonts w:ascii="Times New Roman" w:hAnsi="Times New Roman" w:cs="Times New Roman"/>
        </w:rPr>
        <w:t xml:space="preserve"> </w:t>
      </w:r>
      <w:ins w:id="271" w:author="Alejandro Andreas Jaume Losa" w:date="2024-04-02T10:08:00Z">
        <w:r w:rsidR="00377BC3">
          <w:rPr>
            <w:rFonts w:ascii="Times New Roman" w:hAnsi="Times New Roman" w:cs="Times New Roman"/>
          </w:rPr>
          <w:t xml:space="preserve">who </w:t>
        </w:r>
      </w:ins>
      <w:del w:id="272" w:author="Alejandro Andreas Jaume Losa" w:date="2024-04-02T10:08:00Z">
        <w:r w:rsidRPr="00AA7C5F" w:rsidDel="00377BC3">
          <w:rPr>
            <w:rFonts w:ascii="Times New Roman" w:hAnsi="Times New Roman" w:cs="Times New Roman"/>
          </w:rPr>
          <w:delText xml:space="preserve">and </w:delText>
        </w:r>
      </w:del>
      <w:r w:rsidRPr="00AA7C5F">
        <w:rPr>
          <w:rFonts w:ascii="Times New Roman" w:hAnsi="Times New Roman" w:cs="Times New Roman"/>
        </w:rPr>
        <w:t>are learning towards careers in the private sector are in favor of bilingual and even trilingual education. Contrar</w:t>
      </w:r>
      <w:ins w:id="273" w:author="Kendra Dickinson" w:date="2024-03-24T09:57:00Z">
        <w:r w:rsidR="00D44D1A">
          <w:rPr>
            <w:rFonts w:ascii="Times New Roman" w:hAnsi="Times New Roman" w:cs="Times New Roman"/>
          </w:rPr>
          <w:t>il</w:t>
        </w:r>
      </w:ins>
      <w:r w:rsidRPr="00AA7C5F">
        <w:rPr>
          <w:rFonts w:ascii="Times New Roman" w:hAnsi="Times New Roman" w:cs="Times New Roman"/>
        </w:rPr>
        <w:t xml:space="preserve">y, </w:t>
      </w:r>
      <w:del w:id="274" w:author="Alejandro Andreas Jaume Losa" w:date="2024-04-02T10:08:00Z">
        <w:r w:rsidRPr="00AA7C5F" w:rsidDel="00377BC3">
          <w:rPr>
            <w:rFonts w:ascii="Times New Roman" w:hAnsi="Times New Roman" w:cs="Times New Roman"/>
          </w:rPr>
          <w:delText xml:space="preserve">those whose </w:delText>
        </w:r>
      </w:del>
      <w:r w:rsidRPr="00AA7C5F">
        <w:rPr>
          <w:rFonts w:ascii="Times New Roman" w:hAnsi="Times New Roman" w:cs="Times New Roman"/>
        </w:rPr>
        <w:t>L1</w:t>
      </w:r>
      <w:del w:id="275" w:author="Alejandro Andreas Jaume Losa" w:date="2024-04-02T10:08:00Z">
        <w:r w:rsidRPr="00AA7C5F" w:rsidDel="00377BC3">
          <w:rPr>
            <w:rFonts w:ascii="Times New Roman" w:hAnsi="Times New Roman" w:cs="Times New Roman"/>
          </w:rPr>
          <w:delText xml:space="preserve"> is</w:delText>
        </w:r>
      </w:del>
      <w:r w:rsidRPr="00AA7C5F">
        <w:rPr>
          <w:rFonts w:ascii="Times New Roman" w:hAnsi="Times New Roman" w:cs="Times New Roman"/>
        </w:rPr>
        <w:t xml:space="preserve"> Spanish</w:t>
      </w:r>
      <w:ins w:id="276" w:author="Alejandro Andreas Jaume Losa" w:date="2024-04-02T10:08:00Z">
        <w:r w:rsidR="00377BC3">
          <w:rPr>
            <w:rFonts w:ascii="Times New Roman" w:hAnsi="Times New Roman" w:cs="Times New Roman"/>
          </w:rPr>
          <w:t xml:space="preserve"> speakers</w:t>
        </w:r>
      </w:ins>
      <w:r w:rsidRPr="00AA7C5F">
        <w:rPr>
          <w:rFonts w:ascii="Times New Roman" w:hAnsi="Times New Roman" w:cs="Times New Roman"/>
        </w:rPr>
        <w:t xml:space="preserve"> </w:t>
      </w:r>
      <w:del w:id="277" w:author="Alejandro Andreas Jaume Losa" w:date="2024-04-02T10:08:00Z">
        <w:r w:rsidRPr="00AA7C5F" w:rsidDel="00377BC3">
          <w:rPr>
            <w:rFonts w:ascii="Times New Roman" w:hAnsi="Times New Roman" w:cs="Times New Roman"/>
          </w:rPr>
          <w:delText xml:space="preserve">and </w:delText>
        </w:r>
      </w:del>
      <w:del w:id="278" w:author="Alejandro Andreas Jaume Losa" w:date="2024-04-02T10:09:00Z">
        <w:r w:rsidRPr="00AA7C5F" w:rsidDel="00377BC3">
          <w:rPr>
            <w:rFonts w:ascii="Times New Roman" w:hAnsi="Times New Roman" w:cs="Times New Roman"/>
          </w:rPr>
          <w:delText xml:space="preserve">are </w:delText>
        </w:r>
      </w:del>
      <w:r w:rsidRPr="00AA7C5F">
        <w:rPr>
          <w:rFonts w:ascii="Times New Roman" w:hAnsi="Times New Roman" w:cs="Times New Roman"/>
        </w:rPr>
        <w:t xml:space="preserve">leaning towards careers in the private sector tend to </w:t>
      </w:r>
      <w:del w:id="279" w:author="Kendra Dickinson" w:date="2024-03-24T09:57:00Z">
        <w:r w:rsidRPr="00AA7C5F" w:rsidDel="00D44D1A">
          <w:rPr>
            <w:rFonts w:ascii="Times New Roman" w:hAnsi="Times New Roman" w:cs="Times New Roman"/>
          </w:rPr>
          <w:delText xml:space="preserve">be in </w:delText>
        </w:r>
      </w:del>
      <w:r w:rsidRPr="00AA7C5F">
        <w:rPr>
          <w:rFonts w:ascii="Times New Roman" w:hAnsi="Times New Roman" w:cs="Times New Roman"/>
        </w:rPr>
        <w:t xml:space="preserve">favor </w:t>
      </w:r>
      <w:del w:id="280" w:author="Kendra Dickinson" w:date="2024-03-24T09:57:00Z">
        <w:r w:rsidRPr="00AA7C5F" w:rsidDel="00D44D1A">
          <w:rPr>
            <w:rFonts w:ascii="Times New Roman" w:hAnsi="Times New Roman" w:cs="Times New Roman"/>
          </w:rPr>
          <w:delText xml:space="preserve">of </w:delText>
        </w:r>
      </w:del>
      <w:r w:rsidRPr="00AA7C5F">
        <w:rPr>
          <w:rFonts w:ascii="Times New Roman" w:hAnsi="Times New Roman" w:cs="Times New Roman"/>
        </w:rPr>
        <w:t xml:space="preserve">reducing the presence of Catalan in education. Interestingly, </w:t>
      </w:r>
      <w:del w:id="281" w:author="Alejandro Andreas Jaume Losa" w:date="2024-04-02T10:09:00Z">
        <w:r w:rsidRPr="00AA7C5F" w:rsidDel="00377BC3">
          <w:rPr>
            <w:rFonts w:ascii="Times New Roman" w:hAnsi="Times New Roman" w:cs="Times New Roman"/>
          </w:rPr>
          <w:delText>those whose initial language is</w:delText>
        </w:r>
      </w:del>
      <w:ins w:id="282" w:author="Alejandro Andreas Jaume Losa" w:date="2024-04-02T10:09:00Z">
        <w:r w:rsidR="00377BC3">
          <w:rPr>
            <w:rFonts w:ascii="Times New Roman" w:hAnsi="Times New Roman" w:cs="Times New Roman"/>
          </w:rPr>
          <w:t>L1</w:t>
        </w:r>
      </w:ins>
      <w:r w:rsidRPr="00AA7C5F">
        <w:rPr>
          <w:rFonts w:ascii="Times New Roman" w:hAnsi="Times New Roman" w:cs="Times New Roman"/>
        </w:rPr>
        <w:t xml:space="preserve"> Spanish</w:t>
      </w:r>
      <w:ins w:id="283" w:author="Alejandro Andreas Jaume Losa" w:date="2024-04-02T10:09:00Z">
        <w:r w:rsidR="00377BC3">
          <w:rPr>
            <w:rFonts w:ascii="Times New Roman" w:hAnsi="Times New Roman" w:cs="Times New Roman"/>
          </w:rPr>
          <w:t xml:space="preserve"> speakers</w:t>
        </w:r>
      </w:ins>
      <w:r w:rsidRPr="00AA7C5F">
        <w:rPr>
          <w:rFonts w:ascii="Times New Roman" w:hAnsi="Times New Roman" w:cs="Times New Roman"/>
        </w:rPr>
        <w:t xml:space="preserve"> </w:t>
      </w:r>
      <w:del w:id="284" w:author="Alejandro Andreas Jaume Losa" w:date="2024-04-02T10:09:00Z">
        <w:r w:rsidRPr="00AA7C5F" w:rsidDel="00377BC3">
          <w:rPr>
            <w:rFonts w:ascii="Times New Roman" w:hAnsi="Times New Roman" w:cs="Times New Roman"/>
          </w:rPr>
          <w:delText xml:space="preserve">but are </w:delText>
        </w:r>
      </w:del>
      <w:r w:rsidRPr="00AA7C5F">
        <w:rPr>
          <w:rFonts w:ascii="Times New Roman" w:hAnsi="Times New Roman" w:cs="Times New Roman"/>
        </w:rPr>
        <w:t>leaning towards careers in the public sector see Catalan as a tool for social integration and employment</w:t>
      </w:r>
      <w:ins w:id="285" w:author="Alejandro Andreas Jaume Losa" w:date="2024-04-10T08:51:00Z">
        <w:r w:rsidR="001D41FC">
          <w:rPr>
            <w:rFonts w:ascii="Times New Roman" w:hAnsi="Times New Roman" w:cs="Times New Roman"/>
          </w:rPr>
          <w:t>.</w:t>
        </w:r>
      </w:ins>
      <w:r w:rsidRPr="00AA7C5F">
        <w:rPr>
          <w:rFonts w:ascii="Times New Roman" w:hAnsi="Times New Roman" w:cs="Times New Roman"/>
        </w:rPr>
        <w:t xml:space="preserve"> </w:t>
      </w:r>
      <w:del w:id="286" w:author="Alejandro Andreas Jaume Losa" w:date="2024-04-10T08:50:00Z">
        <w:r w:rsidRPr="00AA7C5F" w:rsidDel="001D41FC">
          <w:rPr>
            <w:rFonts w:ascii="Times New Roman" w:hAnsi="Times New Roman" w:cs="Times New Roman"/>
          </w:rPr>
          <w:fldChar w:fldCharType="begin"/>
        </w:r>
        <w:r w:rsidRPr="00AA7C5F" w:rsidDel="001D41FC">
          <w:rPr>
            <w:rFonts w:ascii="Times New Roman" w:hAnsi="Times New Roman" w:cs="Times New Roman"/>
          </w:rPr>
          <w:delInstrText xml:space="preserve"> ADDIN ZOTERO_ITEM CSL_CITATION {"citationID":"YekFGe9X","properties":{"formattedCitation":"(Ib\\uc0\\u225{}\\uc0\\u241{}ez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delInstrText>
        </w:r>
        <w:r w:rsidRPr="00AA7C5F" w:rsidDel="001D41FC">
          <w:rPr>
            <w:rFonts w:ascii="Times New Roman" w:hAnsi="Times New Roman" w:cs="Times New Roman"/>
          </w:rPr>
          <w:fldChar w:fldCharType="separate"/>
        </w:r>
        <w:r w:rsidRPr="00AA7C5F" w:rsidDel="001D41FC">
          <w:rPr>
            <w:rFonts w:ascii="Times New Roman" w:hAnsi="Times New Roman" w:cs="Times New Roman"/>
            <w:kern w:val="0"/>
          </w:rPr>
          <w:delText>(Ibáñez Ferreté, 2014)</w:delText>
        </w:r>
        <w:r w:rsidRPr="00AA7C5F" w:rsidDel="001D41FC">
          <w:rPr>
            <w:rFonts w:ascii="Times New Roman" w:hAnsi="Times New Roman" w:cs="Times New Roman"/>
          </w:rPr>
          <w:fldChar w:fldCharType="end"/>
        </w:r>
        <w:r w:rsidRPr="00AA7C5F" w:rsidDel="001D41FC">
          <w:rPr>
            <w:rFonts w:ascii="Times New Roman" w:hAnsi="Times New Roman" w:cs="Times New Roman"/>
          </w:rPr>
          <w:delText>.</w:delText>
        </w:r>
      </w:del>
      <w:ins w:id="287" w:author="Alejandro Andreas Jaume Losa" w:date="2024-04-02T10:10:00Z">
        <w:r w:rsidR="00377BC3">
          <w:rPr>
            <w:rFonts w:ascii="Times New Roman" w:hAnsi="Times New Roman" w:cs="Times New Roman"/>
          </w:rPr>
          <w:t xml:space="preserve">Contrary, </w:t>
        </w:r>
      </w:ins>
      <w:ins w:id="288" w:author="Alejandro Andreas Jaume Losa" w:date="2024-04-10T08:51:00Z">
        <w:r w:rsidR="001D41FC">
          <w:rPr>
            <w:rFonts w:ascii="Times New Roman" w:hAnsi="Times New Roman" w:cs="Times New Roman"/>
          </w:rPr>
          <w:t xml:space="preserve">in a study with </w:t>
        </w:r>
      </w:ins>
      <w:ins w:id="289" w:author="Alejandro Andreas Jaume Losa" w:date="2024-04-10T08:52:00Z">
        <w:r w:rsidR="001D41FC">
          <w:rPr>
            <w:rFonts w:ascii="Times New Roman" w:hAnsi="Times New Roman" w:cs="Times New Roman"/>
          </w:rPr>
          <w:t xml:space="preserve">several </w:t>
        </w:r>
      </w:ins>
      <w:ins w:id="290" w:author="Alejandro Andreas Jaume Losa" w:date="2024-04-10T08:51:00Z">
        <w:r w:rsidR="001D41FC">
          <w:rPr>
            <w:rFonts w:ascii="Times New Roman" w:hAnsi="Times New Roman" w:cs="Times New Roman"/>
          </w:rPr>
          <w:t>focus groups with college students from Pa</w:t>
        </w:r>
      </w:ins>
      <w:ins w:id="291" w:author="Alejandro Andreas Jaume Losa" w:date="2024-04-10T08:52:00Z">
        <w:r w:rsidR="001D41FC">
          <w:rPr>
            <w:rFonts w:ascii="Times New Roman" w:hAnsi="Times New Roman" w:cs="Times New Roman"/>
          </w:rPr>
          <w:t>lma</w:t>
        </w:r>
        <w:r w:rsidR="001D41FC" w:rsidRPr="006668D8">
          <w:rPr>
            <w:rFonts w:ascii="Times New Roman" w:hAnsi="Times New Roman" w:cs="Times New Roman"/>
          </w:rPr>
          <w:t xml:space="preserve">,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6668D8">
        <w:rPr>
          <w:rFonts w:ascii="Times New Roman" w:hAnsi="Times New Roman" w:cs="Times New Roman"/>
        </w:rPr>
        <w:fldChar w:fldCharType="separate"/>
      </w:r>
      <w:del w:id="292" w:author="Alejandro Andreas Jaume Losa" w:date="2024-04-11T08:41:00Z">
        <w:r w:rsidR="006668D8" w:rsidRPr="006668D8" w:rsidDel="006668D8">
          <w:rPr>
            <w:rFonts w:ascii="Times New Roman" w:hAnsi="Times New Roman" w:cs="Times New Roman"/>
            <w:kern w:val="0"/>
            <w:rPrChange w:id="293" w:author="Alejandro Andreas Jaume Losa" w:date="2024-04-11T08:41:00Z">
              <w:rPr>
                <w:rFonts w:ascii="Times New Roman" w:hAnsi="Times New Roman" w:cs="Times New Roman"/>
                <w:kern w:val="0"/>
                <w:u w:val="dash"/>
              </w:rPr>
            </w:rPrChange>
          </w:rPr>
          <w:delText>(</w:delText>
        </w:r>
      </w:del>
      <w:r w:rsidR="006668D8" w:rsidRPr="006668D8">
        <w:rPr>
          <w:rFonts w:ascii="Times New Roman" w:hAnsi="Times New Roman" w:cs="Times New Roman"/>
          <w:kern w:val="0"/>
          <w:rPrChange w:id="294" w:author="Alejandro Andreas Jaume Losa" w:date="2024-04-11T08:41:00Z">
            <w:rPr>
              <w:rFonts w:ascii="Times New Roman" w:hAnsi="Times New Roman" w:cs="Times New Roman"/>
              <w:kern w:val="0"/>
              <w:u w:val="dash"/>
            </w:rPr>
          </w:rPrChange>
        </w:rPr>
        <w:t>Tudela Isanta</w:t>
      </w:r>
      <w:ins w:id="295" w:author="Alejandro Andreas Jaume Losa" w:date="2024-04-11T08:41:00Z">
        <w:r w:rsidR="006668D8" w:rsidRPr="006668D8">
          <w:rPr>
            <w:rFonts w:ascii="Times New Roman" w:hAnsi="Times New Roman" w:cs="Times New Roman"/>
            <w:kern w:val="0"/>
            <w:rPrChange w:id="296" w:author="Alejandro Andreas Jaume Losa" w:date="2024-04-11T08:41:00Z">
              <w:rPr>
                <w:rFonts w:ascii="Times New Roman" w:hAnsi="Times New Roman" w:cs="Times New Roman"/>
                <w:kern w:val="0"/>
                <w:u w:val="dash"/>
              </w:rPr>
            </w:rPrChange>
          </w:rPr>
          <w:t xml:space="preserve"> (</w:t>
        </w:r>
      </w:ins>
      <w:del w:id="297" w:author="Alejandro Andreas Jaume Losa" w:date="2024-04-11T08:41:00Z">
        <w:r w:rsidR="006668D8" w:rsidRPr="006668D8" w:rsidDel="006668D8">
          <w:rPr>
            <w:rFonts w:ascii="Times New Roman" w:hAnsi="Times New Roman" w:cs="Times New Roman"/>
            <w:kern w:val="0"/>
            <w:rPrChange w:id="298" w:author="Alejandro Andreas Jaume Losa" w:date="2024-04-11T08:41:00Z">
              <w:rPr>
                <w:rFonts w:ascii="Times New Roman" w:hAnsi="Times New Roman" w:cs="Times New Roman"/>
                <w:kern w:val="0"/>
                <w:u w:val="dash"/>
              </w:rPr>
            </w:rPrChange>
          </w:rPr>
          <w:delText xml:space="preserve">, </w:delText>
        </w:r>
      </w:del>
      <w:r w:rsidR="006668D8" w:rsidRPr="006668D8">
        <w:rPr>
          <w:rFonts w:ascii="Times New Roman" w:hAnsi="Times New Roman" w:cs="Times New Roman"/>
          <w:kern w:val="0"/>
          <w:rPrChange w:id="299" w:author="Alejandro Andreas Jaume Losa" w:date="2024-04-11T08:41:00Z">
            <w:rPr>
              <w:rFonts w:ascii="Times New Roman" w:hAnsi="Times New Roman" w:cs="Times New Roman"/>
              <w:kern w:val="0"/>
              <w:u w:val="dash"/>
            </w:rPr>
          </w:rPrChange>
        </w:rPr>
        <w:t>2021)</w:t>
      </w:r>
      <w:r w:rsidR="006668D8" w:rsidRPr="006668D8">
        <w:rPr>
          <w:rFonts w:ascii="Times New Roman" w:hAnsi="Times New Roman" w:cs="Times New Roman"/>
        </w:rPr>
        <w:fldChar w:fldCharType="end"/>
      </w:r>
      <w:del w:id="300" w:author="Alejandro Andreas Jaume Losa" w:date="2024-04-10T08:51:00Z">
        <w:r w:rsidRPr="00AA7C5F" w:rsidDel="001D41FC">
          <w:rPr>
            <w:rFonts w:ascii="Times New Roman" w:hAnsi="Times New Roman" w:cs="Times New Roman"/>
          </w:rPr>
          <w:delText xml:space="preserve"> </w:delText>
        </w:r>
      </w:del>
      <w:ins w:id="301" w:author="Alejandro Andreas Jaume Losa" w:date="2024-04-02T10:10:00Z">
        <w:r w:rsidR="00377BC3">
          <w:rPr>
            <w:rFonts w:ascii="Times New Roman" w:hAnsi="Times New Roman" w:cs="Times New Roman"/>
            <w:noProof/>
          </w:rPr>
          <w:t xml:space="preserve"> </w:t>
        </w:r>
      </w:ins>
      <w:commentRangeStart w:id="302"/>
      <w:del w:id="303" w:author="Alejandro Andreas Jaume Losa" w:date="2024-04-02T10:10:00Z">
        <w:r w:rsidRPr="00AA7C5F" w:rsidDel="00377BC3">
          <w:rPr>
            <w:rFonts w:ascii="Times New Roman" w:hAnsi="Times New Roman" w:cs="Times New Roman"/>
          </w:rPr>
          <w:delText xml:space="preserve">Other studies, </w:delText>
        </w:r>
        <w:commentRangeEnd w:id="302"/>
        <w:r w:rsidR="00D44D1A" w:rsidDel="00377BC3">
          <w:rPr>
            <w:rStyle w:val="CommentReference"/>
            <w:rFonts w:ascii="Times New Roman" w:eastAsia="Times New Roman" w:hAnsi="Times New Roman" w:cs="Times New Roman"/>
            <w:kern w:val="0"/>
            <w14:ligatures w14:val="none"/>
          </w:rPr>
          <w:commentReference w:id="302"/>
        </w:r>
        <w:r w:rsidRPr="00AA7C5F" w:rsidDel="00377BC3">
          <w:rPr>
            <w:rFonts w:ascii="Times New Roman" w:hAnsi="Times New Roman" w:cs="Times New Roman"/>
          </w:rPr>
          <w:delText xml:space="preserve">however, have </w:delText>
        </w:r>
      </w:del>
      <w:r w:rsidRPr="00AA7C5F">
        <w:rPr>
          <w:rFonts w:ascii="Times New Roman" w:hAnsi="Times New Roman" w:cs="Times New Roman"/>
        </w:rPr>
        <w:t xml:space="preserve">found that </w:t>
      </w:r>
      <w:ins w:id="304" w:author="Alejandro Andreas Jaume Losa" w:date="2024-04-02T10:11:00Z">
        <w:r w:rsidR="00377BC3">
          <w:rPr>
            <w:rFonts w:ascii="Times New Roman" w:hAnsi="Times New Roman" w:cs="Times New Roman"/>
          </w:rPr>
          <w:t xml:space="preserve">even </w:t>
        </w:r>
      </w:ins>
      <w:del w:id="305" w:author="Alejandro Andreas Jaume Losa" w:date="2024-04-02T10:10:00Z">
        <w:r w:rsidRPr="00AA7C5F" w:rsidDel="00377BC3">
          <w:rPr>
            <w:rFonts w:ascii="Times New Roman" w:hAnsi="Times New Roman" w:cs="Times New Roman"/>
          </w:rPr>
          <w:delText>even those who have</w:delText>
        </w:r>
      </w:del>
      <w:ins w:id="306" w:author="Alejandro Andreas Jaume Losa" w:date="2024-04-02T10:10:00Z">
        <w:r w:rsidR="00377BC3">
          <w:rPr>
            <w:rFonts w:ascii="Times New Roman" w:hAnsi="Times New Roman" w:cs="Times New Roman"/>
          </w:rPr>
          <w:t xml:space="preserve">L1 </w:t>
        </w:r>
      </w:ins>
      <w:del w:id="307" w:author="Alejandro Andreas Jaume Losa" w:date="2024-04-02T10:10:00Z">
        <w:r w:rsidRPr="00AA7C5F" w:rsidDel="00377BC3">
          <w:rPr>
            <w:rFonts w:ascii="Times New Roman" w:hAnsi="Times New Roman" w:cs="Times New Roman"/>
          </w:rPr>
          <w:delText xml:space="preserve"> </w:delText>
        </w:r>
      </w:del>
      <w:r w:rsidRPr="00AA7C5F">
        <w:rPr>
          <w:rFonts w:ascii="Times New Roman" w:hAnsi="Times New Roman" w:cs="Times New Roman"/>
        </w:rPr>
        <w:t xml:space="preserve">Spanish </w:t>
      </w:r>
      <w:ins w:id="308" w:author="Alejandro Andreas Jaume Losa" w:date="2024-04-02T10:11:00Z">
        <w:r w:rsidR="00377BC3">
          <w:rPr>
            <w:rFonts w:ascii="Times New Roman" w:hAnsi="Times New Roman" w:cs="Times New Roman"/>
          </w:rPr>
          <w:t xml:space="preserve">speakers </w:t>
        </w:r>
      </w:ins>
      <w:del w:id="309" w:author="Alejandro Andreas Jaume Losa" w:date="2024-04-02T10:11:00Z">
        <w:r w:rsidRPr="00AA7C5F" w:rsidDel="00377BC3">
          <w:rPr>
            <w:rFonts w:ascii="Times New Roman" w:hAnsi="Times New Roman" w:cs="Times New Roman"/>
          </w:rPr>
          <w:delText xml:space="preserve">as their L1 </w:delText>
        </w:r>
      </w:del>
      <w:r w:rsidRPr="00AA7C5F">
        <w:rPr>
          <w:rFonts w:ascii="Times New Roman" w:hAnsi="Times New Roman" w:cs="Times New Roman"/>
        </w:rPr>
        <w:t>agree that having Catalan as the main medium of instruction is positive, since it allows every student to learn both languages and promote bilingualism in society</w:t>
      </w:r>
      <w:ins w:id="310" w:author="Alejandro Andreas Jaume Losa" w:date="2024-04-02T10:11:00Z">
        <w:r w:rsidR="00377BC3">
          <w:rPr>
            <w:rFonts w:ascii="Times New Roman" w:hAnsi="Times New Roman" w:cs="Times New Roman"/>
          </w:rPr>
          <w:t>.</w:t>
        </w:r>
      </w:ins>
      <w:del w:id="311" w:author="Alejandro Andreas Jaume Losa" w:date="2024-04-02T10:11:00Z">
        <w:r w:rsidRPr="00AA7C5F" w:rsidDel="00377BC3">
          <w:rPr>
            <w:rFonts w:ascii="Times New Roman" w:hAnsi="Times New Roman" w:cs="Times New Roman"/>
          </w:rPr>
          <w:delText xml:space="preserve"> </w:delText>
        </w:r>
        <w:r w:rsidRPr="00AA7C5F" w:rsidDel="00377BC3">
          <w:rPr>
            <w:rFonts w:ascii="Times New Roman" w:hAnsi="Times New Roman" w:cs="Times New Roman"/>
          </w:rPr>
          <w:fldChar w:fldCharType="begin"/>
        </w:r>
        <w:r w:rsidRPr="00AA7C5F" w:rsidDel="00377BC3">
          <w:rPr>
            <w:rFonts w:ascii="Times New Roman" w:hAnsi="Times New Roman" w:cs="Times New Roman"/>
          </w:rPr>
          <w:delInstrText xml:space="preserve"> ADDIN ZOTERO_ITEM CSL_CITATION {"citationID":"cGqc6O9e","properties":{"formattedCitation":"(Tudela Isanta, 2021)","plainCitation":"(Tudela Isanta, 2021)","noteIndex":0},"citationItems":[{"id":123,"uris":["http://zotero.org/users/13397765/items/ZYS83JYE"],"itemData":{"id":123,"type":"article-journal","container-title":"Revista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delInstrText>
        </w:r>
        <w:r w:rsidRPr="00AA7C5F" w:rsidDel="00377BC3">
          <w:rPr>
            <w:rFonts w:ascii="Times New Roman" w:hAnsi="Times New Roman" w:cs="Times New Roman"/>
          </w:rPr>
          <w:fldChar w:fldCharType="separate"/>
        </w:r>
        <w:r w:rsidRPr="00AA7C5F" w:rsidDel="00377BC3">
          <w:rPr>
            <w:rFonts w:ascii="Times New Roman" w:hAnsi="Times New Roman" w:cs="Times New Roman"/>
            <w:noProof/>
          </w:rPr>
          <w:delText>(</w:delText>
        </w:r>
      </w:del>
      <w:del w:id="312" w:author="Alejandro Andreas Jaume Losa" w:date="2024-04-02T10:10:00Z">
        <w:r w:rsidRPr="00AA7C5F" w:rsidDel="00377BC3">
          <w:rPr>
            <w:rFonts w:ascii="Times New Roman" w:hAnsi="Times New Roman" w:cs="Times New Roman"/>
            <w:noProof/>
          </w:rPr>
          <w:delText>Tudela Isanta, 2021</w:delText>
        </w:r>
      </w:del>
      <w:del w:id="313" w:author="Alejandro Andreas Jaume Losa" w:date="2024-04-02T10:11:00Z">
        <w:r w:rsidRPr="00AA7C5F" w:rsidDel="00377BC3">
          <w:rPr>
            <w:rFonts w:ascii="Times New Roman" w:hAnsi="Times New Roman" w:cs="Times New Roman"/>
            <w:noProof/>
          </w:rPr>
          <w:delText>)</w:delText>
        </w:r>
        <w:r w:rsidRPr="00AA7C5F" w:rsidDel="00377BC3">
          <w:rPr>
            <w:rFonts w:ascii="Times New Roman" w:hAnsi="Times New Roman" w:cs="Times New Roman"/>
          </w:rPr>
          <w:fldChar w:fldCharType="end"/>
        </w:r>
        <w:r w:rsidRPr="00AA7C5F" w:rsidDel="00377BC3">
          <w:rPr>
            <w:rFonts w:ascii="Times New Roman" w:hAnsi="Times New Roman" w:cs="Times New Roman"/>
          </w:rPr>
          <w:delText>.</w:delText>
        </w:r>
      </w:del>
    </w:p>
    <w:p w14:paraId="0B023658" w14:textId="7667BA0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r>
      <w:ins w:id="314" w:author="Alejandro Andreas Jaume Losa" w:date="2024-04-02T10:12:00Z">
        <w:r w:rsidR="00377BC3">
          <w:rPr>
            <w:rFonts w:ascii="Times New Roman" w:hAnsi="Times New Roman" w:cs="Times New Roman"/>
          </w:rPr>
          <w:t>Likewise, a</w:t>
        </w:r>
      </w:ins>
      <w:commentRangeStart w:id="315"/>
      <w:del w:id="316" w:author="Alejandro Andreas Jaume Losa" w:date="2024-04-02T10:12:00Z">
        <w:r w:rsidRPr="00AA7C5F" w:rsidDel="00377BC3">
          <w:rPr>
            <w:rFonts w:ascii="Times New Roman" w:hAnsi="Times New Roman" w:cs="Times New Roman"/>
          </w:rPr>
          <w:delText>A</w:delText>
        </w:r>
      </w:del>
      <w:r w:rsidRPr="00AA7C5F">
        <w:rPr>
          <w:rFonts w:ascii="Times New Roman" w:hAnsi="Times New Roman" w:cs="Times New Roman"/>
        </w:rPr>
        <w:t>ge</w:t>
      </w:r>
      <w:commentRangeEnd w:id="315"/>
      <w:r w:rsidR="00D44D1A">
        <w:rPr>
          <w:rStyle w:val="CommentReference"/>
          <w:rFonts w:ascii="Times New Roman" w:eastAsia="Times New Roman" w:hAnsi="Times New Roman" w:cs="Times New Roman"/>
          <w:kern w:val="0"/>
          <w14:ligatures w14:val="none"/>
        </w:rPr>
        <w:commentReference w:id="315"/>
      </w:r>
      <w:r w:rsidRPr="00AA7C5F">
        <w:rPr>
          <w:rFonts w:ascii="Times New Roman" w:hAnsi="Times New Roman" w:cs="Times New Roman"/>
        </w:rPr>
        <w:t xml:space="preserve"> has also been found to be a significant predictor in the formation of language attitudes </w:t>
      </w:r>
      <w:del w:id="317" w:author="Kendra Dickinson" w:date="2024-03-24T09:58:00Z">
        <w:r w:rsidRPr="00AA7C5F" w:rsidDel="00D44D1A">
          <w:rPr>
            <w:rFonts w:ascii="Times New Roman" w:hAnsi="Times New Roman" w:cs="Times New Roman"/>
          </w:rPr>
          <w:delText xml:space="preserve">toward Catalan and Spanish </w:delText>
        </w:r>
      </w:del>
      <w:r w:rsidRPr="00AA7C5F">
        <w:rPr>
          <w:rFonts w:ascii="Times New Roman" w:hAnsi="Times New Roman" w:cs="Times New Roman"/>
        </w:rPr>
        <w:t>in the Balearic Islands. Accordingly, young people</w:t>
      </w:r>
      <w:ins w:id="318" w:author="Kendra Dickinson" w:date="2024-03-24T09:59:00Z">
        <w:r w:rsidR="00D44D1A">
          <w:rPr>
            <w:rFonts w:ascii="Times New Roman" w:hAnsi="Times New Roman" w:cs="Times New Roman"/>
          </w:rPr>
          <w:t>,</w:t>
        </w:r>
      </w:ins>
      <w:ins w:id="319" w:author="Alejandro Andreas Jaume Losa" w:date="2024-04-09T14:29:00Z">
        <w:r w:rsidR="001D24B0">
          <w:rPr>
            <w:rFonts w:ascii="Times New Roman" w:hAnsi="Times New Roman" w:cs="Times New Roman"/>
          </w:rPr>
          <w:t xml:space="preserve"> </w:t>
        </w:r>
      </w:ins>
      <w:del w:id="320" w:author="Kendra Dickinson" w:date="2024-03-24T09:59:00Z">
        <w:r w:rsidRPr="00AA7C5F" w:rsidDel="00D44D1A">
          <w:rPr>
            <w:rFonts w:ascii="Times New Roman" w:hAnsi="Times New Roman" w:cs="Times New Roman"/>
          </w:rPr>
          <w:delText xml:space="preserve"> (</w:delText>
        </w:r>
      </w:del>
      <w:r w:rsidRPr="00AA7C5F">
        <w:rPr>
          <w:rFonts w:ascii="Times New Roman" w:hAnsi="Times New Roman" w:cs="Times New Roman"/>
        </w:rPr>
        <w:t>including students</w:t>
      </w:r>
      <w:ins w:id="321" w:author="Kendra Dickinson" w:date="2024-03-24T09:59:00Z">
        <w:r w:rsidR="00D44D1A">
          <w:rPr>
            <w:rFonts w:ascii="Times New Roman" w:hAnsi="Times New Roman" w:cs="Times New Roman"/>
          </w:rPr>
          <w:t>,</w:t>
        </w:r>
      </w:ins>
      <w:del w:id="322" w:author="Kendra Dickinson" w:date="2024-03-24T09:59:00Z">
        <w:r w:rsidRPr="00AA7C5F" w:rsidDel="00D44D1A">
          <w:rPr>
            <w:rFonts w:ascii="Times New Roman" w:hAnsi="Times New Roman" w:cs="Times New Roman"/>
          </w:rPr>
          <w:delText>)</w:delText>
        </w:r>
      </w:del>
      <w:r w:rsidRPr="00AA7C5F">
        <w:rPr>
          <w:rFonts w:ascii="Times New Roman" w:hAnsi="Times New Roman" w:cs="Times New Roman"/>
        </w:rPr>
        <w:t xml:space="preserve"> show more positive attitudes toward Catalan</w:t>
      </w:r>
      <w:del w:id="323" w:author="Alejandro Andreas Jaume Losa" w:date="2024-04-10T08:54:00Z">
        <w:r w:rsidRPr="00AA7C5F" w:rsidDel="0039115A">
          <w:rPr>
            <w:rFonts w:ascii="Times New Roman" w:hAnsi="Times New Roman" w:cs="Times New Roman"/>
          </w:rPr>
          <w:delText xml:space="preserve"> </w:delText>
        </w:r>
      </w:del>
      <w:del w:id="324" w:author="Kendra Dickinson" w:date="2024-03-24T09:59:00Z">
        <w:r w:rsidRPr="00AA7C5F" w:rsidDel="00D44D1A">
          <w:rPr>
            <w:rFonts w:ascii="Times New Roman" w:hAnsi="Times New Roman" w:cs="Times New Roman"/>
          </w:rPr>
          <w:delText>than toward Spanish</w:delText>
        </w:r>
      </w:del>
      <w:r w:rsidRPr="00AA7C5F">
        <w:rPr>
          <w:rFonts w:ascii="Times New Roman" w:hAnsi="Times New Roman" w:cs="Times New Roman"/>
        </w:rPr>
        <w:t>, and older people</w:t>
      </w:r>
      <w:ins w:id="325" w:author="Kendra Dickinson" w:date="2024-03-24T09:59:00Z">
        <w:r w:rsidR="00D44D1A">
          <w:rPr>
            <w:rFonts w:ascii="Times New Roman" w:hAnsi="Times New Roman" w:cs="Times New Roman"/>
          </w:rPr>
          <w:t xml:space="preserve"> and retirees</w:t>
        </w:r>
      </w:ins>
      <w:r w:rsidRPr="00AA7C5F">
        <w:rPr>
          <w:rFonts w:ascii="Times New Roman" w:hAnsi="Times New Roman" w:cs="Times New Roman"/>
        </w:rPr>
        <w:t xml:space="preserve"> </w:t>
      </w:r>
      <w:del w:id="326" w:author="Kendra Dickinson" w:date="2024-03-24T09:59:00Z">
        <w:r w:rsidRPr="00AA7C5F" w:rsidDel="00D44D1A">
          <w:rPr>
            <w:rFonts w:ascii="Times New Roman" w:hAnsi="Times New Roman" w:cs="Times New Roman"/>
          </w:rPr>
          <w:delText xml:space="preserve">(including the retired) </w:delText>
        </w:r>
      </w:del>
      <w:r w:rsidRPr="00AA7C5F">
        <w:rPr>
          <w:rFonts w:ascii="Times New Roman" w:hAnsi="Times New Roman" w:cs="Times New Roman"/>
        </w:rPr>
        <w:t xml:space="preserve">tend to show more positive attitudes toward Spanish </w:t>
      </w:r>
      <w:del w:id="327" w:author="Kendra Dickinson" w:date="2024-03-24T09:59:00Z">
        <w:r w:rsidRPr="00AA7C5F" w:rsidDel="00D44D1A">
          <w:rPr>
            <w:rFonts w:ascii="Times New Roman" w:hAnsi="Times New Roman" w:cs="Times New Roman"/>
          </w:rPr>
          <w:delText xml:space="preserve">than toward Catalan </w:delText>
        </w:r>
      </w:del>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 xml:space="preserve">. </w:t>
      </w:r>
      <w:del w:id="328" w:author="Alejandro Andreas Jaume Losa" w:date="2024-04-10T09:06:00Z">
        <w:r w:rsidRPr="00AA7C5F" w:rsidDel="00F377CB">
          <w:rPr>
            <w:rFonts w:ascii="Times New Roman" w:hAnsi="Times New Roman" w:cs="Times New Roman"/>
          </w:rPr>
          <w:delText>Likewise</w:delText>
        </w:r>
      </w:del>
      <w:ins w:id="329" w:author="Alejandro Andreas Jaume Losa" w:date="2024-04-10T09:06:00Z">
        <w:r w:rsidR="00F377CB">
          <w:rPr>
            <w:rFonts w:ascii="Times New Roman" w:hAnsi="Times New Roman" w:cs="Times New Roman"/>
          </w:rPr>
          <w:t>Similarly</w:t>
        </w:r>
      </w:ins>
      <w:r w:rsidRPr="00AA7C5F">
        <w:rPr>
          <w:rFonts w:ascii="Times New Roman" w:hAnsi="Times New Roman" w:cs="Times New Roman"/>
        </w:rPr>
        <w:t>,</w:t>
      </w:r>
      <w:ins w:id="330" w:author="Alejandro Andreas Jaume Losa" w:date="2024-04-10T09:06:00Z">
        <w:r w:rsidR="00F377CB">
          <w:rPr>
            <w:rFonts w:ascii="Times New Roman" w:hAnsi="Times New Roman" w:cs="Times New Roman"/>
          </w:rPr>
          <w:t xml:space="preserve"> in a report</w:t>
        </w:r>
      </w:ins>
      <w:ins w:id="331" w:author="Alejandro Andreas Jaume Losa" w:date="2024-04-10T09:10:00Z">
        <w:r w:rsidR="00F377CB">
          <w:rPr>
            <w:rFonts w:ascii="Times New Roman" w:hAnsi="Times New Roman" w:cs="Times New Roman"/>
          </w:rPr>
          <w:t xml:space="preserve"> by</w:t>
        </w:r>
      </w:ins>
      <w:ins w:id="332" w:author="Alejandro Andreas Jaume Losa" w:date="2024-04-10T09:11:00Z">
        <w:r w:rsidR="00F377CB">
          <w:rPr>
            <w:rFonts w:ascii="Times New Roman" w:hAnsi="Times New Roman" w:cs="Times New Roman"/>
          </w:rPr>
          <w:t xml:space="preserve"> </w:t>
        </w:r>
        <w:r w:rsidR="00F377CB" w:rsidRPr="00AA7C5F">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ins w:id="333" w:author="Alejandro Andreas Jaume Losa" w:date="2024-04-10T09:11:00Z">
        <w:r w:rsidR="00F377CB" w:rsidRPr="00AA7C5F">
          <w:rPr>
            <w:rFonts w:ascii="Times New Roman" w:hAnsi="Times New Roman" w:cs="Times New Roman"/>
          </w:rPr>
          <w:fldChar w:fldCharType="separate"/>
        </w:r>
        <w:r w:rsidR="00F377CB" w:rsidRPr="00AA7C5F">
          <w:rPr>
            <w:rFonts w:ascii="Times New Roman" w:hAnsi="Times New Roman" w:cs="Times New Roman"/>
            <w:noProof/>
          </w:rPr>
          <w:t>Castell</w:t>
        </w:r>
        <w:r w:rsidR="00F377CB">
          <w:rPr>
            <w:rFonts w:ascii="Times New Roman" w:hAnsi="Times New Roman" w:cs="Times New Roman"/>
            <w:noProof/>
          </w:rPr>
          <w:t xml:space="preserve">, </w:t>
        </w:r>
        <w:r w:rsidR="00F377CB">
          <w:rPr>
            <w:rFonts w:ascii="Times New Roman" w:hAnsi="Times New Roman" w:cs="Times New Roman"/>
            <w:noProof/>
          </w:rPr>
          <w:lastRenderedPageBreak/>
          <w:t xml:space="preserve">Cremades and </w:t>
        </w:r>
      </w:ins>
      <w:ins w:id="334" w:author="Alejandro Andreas Jaume Losa" w:date="2024-04-10T09:12:00Z">
        <w:r w:rsidR="00F377CB">
          <w:rPr>
            <w:rFonts w:ascii="Times New Roman" w:hAnsi="Times New Roman" w:cs="Times New Roman"/>
            <w:noProof/>
          </w:rPr>
          <w:t xml:space="preserve">Vanrell </w:t>
        </w:r>
      </w:ins>
      <w:ins w:id="335" w:author="Alejandro Andreas Jaume Losa" w:date="2024-04-10T09:11:00Z">
        <w:r w:rsidR="00F377CB">
          <w:rPr>
            <w:rFonts w:ascii="Times New Roman" w:hAnsi="Times New Roman" w:cs="Times New Roman"/>
            <w:noProof/>
          </w:rPr>
          <w:t>(</w:t>
        </w:r>
        <w:r w:rsidR="00F377CB" w:rsidRPr="00AA7C5F">
          <w:rPr>
            <w:rFonts w:ascii="Times New Roman" w:hAnsi="Times New Roman" w:cs="Times New Roman"/>
            <w:noProof/>
          </w:rPr>
          <w:t>2023)</w:t>
        </w:r>
        <w:r w:rsidR="00F377CB" w:rsidRPr="00AA7C5F">
          <w:rPr>
            <w:rFonts w:ascii="Times New Roman" w:hAnsi="Times New Roman" w:cs="Times New Roman"/>
          </w:rPr>
          <w:fldChar w:fldCharType="end"/>
        </w:r>
      </w:ins>
      <w:ins w:id="336" w:author="Alejandro Andreas Jaume Losa" w:date="2024-04-10T09:12:00Z">
        <w:r w:rsidR="00F377CB">
          <w:rPr>
            <w:rFonts w:ascii="Times New Roman" w:hAnsi="Times New Roman" w:cs="Times New Roman"/>
          </w:rPr>
          <w:t xml:space="preserve"> </w:t>
        </w:r>
      </w:ins>
      <w:ins w:id="337" w:author="Alejandro Andreas Jaume Losa" w:date="2024-04-10T09:07:00Z">
        <w:r w:rsidR="00F377CB">
          <w:rPr>
            <w:rFonts w:ascii="Times New Roman" w:hAnsi="Times New Roman" w:cs="Times New Roman"/>
          </w:rPr>
          <w:t>about the perception of the youth toward the unit</w:t>
        </w:r>
      </w:ins>
      <w:ins w:id="338" w:author="Alejandro Andreas Jaume Losa" w:date="2024-04-10T09:08:00Z">
        <w:r w:rsidR="00F377CB">
          <w:rPr>
            <w:rFonts w:ascii="Times New Roman" w:hAnsi="Times New Roman" w:cs="Times New Roman"/>
          </w:rPr>
          <w:t xml:space="preserve">y of the language, </w:t>
        </w:r>
      </w:ins>
      <w:ins w:id="339" w:author="Alejandro Andreas Jaume Losa" w:date="2024-04-10T09:09:00Z">
        <w:r w:rsidR="00F377CB">
          <w:rPr>
            <w:rFonts w:ascii="Times New Roman" w:hAnsi="Times New Roman" w:cs="Times New Roman"/>
          </w:rPr>
          <w:t>regional</w:t>
        </w:r>
      </w:ins>
      <w:ins w:id="340" w:author="Alejandro Andreas Jaume Losa" w:date="2024-04-10T09:08:00Z">
        <w:r w:rsidR="00F377CB">
          <w:rPr>
            <w:rFonts w:ascii="Times New Roman" w:hAnsi="Times New Roman" w:cs="Times New Roman"/>
          </w:rPr>
          <w:t xml:space="preserve"> variation, and </w:t>
        </w:r>
      </w:ins>
      <w:r w:rsidRPr="00AA7C5F">
        <w:rPr>
          <w:rFonts w:ascii="Times New Roman" w:hAnsi="Times New Roman" w:cs="Times New Roman"/>
        </w:rPr>
        <w:t xml:space="preserve"> </w:t>
      </w:r>
      <w:ins w:id="341" w:author="Alejandro Andreas Jaume Losa" w:date="2024-04-10T09:08:00Z">
        <w:r w:rsidR="00F377CB">
          <w:rPr>
            <w:rFonts w:ascii="Times New Roman" w:hAnsi="Times New Roman" w:cs="Times New Roman"/>
          </w:rPr>
          <w:t>usage norms</w:t>
        </w:r>
      </w:ins>
      <w:ins w:id="342" w:author="Alejandro Andreas Jaume Losa" w:date="2024-04-10T09:12:00Z">
        <w:r w:rsidR="00F377CB">
          <w:rPr>
            <w:rFonts w:ascii="Times New Roman" w:hAnsi="Times New Roman" w:cs="Times New Roman"/>
          </w:rPr>
          <w:t xml:space="preserve">, </w:t>
        </w:r>
      </w:ins>
      <w:ins w:id="343" w:author="Alejandro Andreas Jaume Losa" w:date="2024-04-10T09:09:00Z">
        <w:r w:rsidR="00F377CB">
          <w:rPr>
            <w:rFonts w:ascii="Times New Roman" w:hAnsi="Times New Roman" w:cs="Times New Roman"/>
          </w:rPr>
          <w:t xml:space="preserve">with data collected using both quantitative and qualitative (individual interviews, focus groups, and </w:t>
        </w:r>
      </w:ins>
      <w:ins w:id="344" w:author="Alejandro Andreas Jaume Losa" w:date="2024-04-10T09:10:00Z">
        <w:r w:rsidR="00F377CB">
          <w:rPr>
            <w:rFonts w:ascii="Times New Roman" w:hAnsi="Times New Roman" w:cs="Times New Roman"/>
          </w:rPr>
          <w:t xml:space="preserve">language use surveys) methods, </w:t>
        </w:r>
      </w:ins>
      <w:ins w:id="345" w:author="Alejandro Andreas Jaume Losa" w:date="2024-04-10T09:12:00Z">
        <w:r w:rsidR="00F377CB">
          <w:rPr>
            <w:rFonts w:ascii="Times New Roman" w:hAnsi="Times New Roman" w:cs="Times New Roman"/>
          </w:rPr>
          <w:t xml:space="preserve">it was found that </w:t>
        </w:r>
      </w:ins>
      <w:r w:rsidRPr="00AA7C5F">
        <w:rPr>
          <w:rFonts w:ascii="Times New Roman" w:hAnsi="Times New Roman" w:cs="Times New Roman"/>
        </w:rPr>
        <w:t xml:space="preserve">young people tend to consider Catalan as the authentic language of the archipelago, while Spanish is considered a language used for communication without a specific value </w:t>
      </w:r>
      <w:del w:id="346" w:author="Alejandro Andreas Jaume Losa" w:date="2024-04-10T09:11:00Z">
        <w:r w:rsidRPr="00AA7C5F" w:rsidDel="00F377CB">
          <w:rPr>
            <w:rFonts w:ascii="Times New Roman" w:hAnsi="Times New Roman" w:cs="Times New Roman"/>
          </w:rPr>
          <w:fldChar w:fldCharType="begin"/>
        </w:r>
        <w:r w:rsidRPr="00AA7C5F" w:rsidDel="00F377CB">
          <w:rPr>
            <w:rFonts w:ascii="Times New Roman" w:hAnsi="Times New Roman" w:cs="Times New Roman"/>
          </w:rPr>
          <w:delInstrText xml:space="preserve"> ADDIN ZOTERO_ITEM CSL_CITATION {"citationID":"oQsLaitm","properties":{"formattedCitation":"(Castell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delInstrText>
        </w:r>
        <w:r w:rsidRPr="00AA7C5F" w:rsidDel="00F377CB">
          <w:rPr>
            <w:rFonts w:ascii="Times New Roman" w:hAnsi="Times New Roman" w:cs="Times New Roman"/>
          </w:rPr>
          <w:fldChar w:fldCharType="separate"/>
        </w:r>
        <w:r w:rsidRPr="00AA7C5F" w:rsidDel="00F377CB">
          <w:rPr>
            <w:rFonts w:ascii="Times New Roman" w:hAnsi="Times New Roman" w:cs="Times New Roman"/>
            <w:noProof/>
          </w:rPr>
          <w:delText>(Castell et al., 2023)</w:delText>
        </w:r>
        <w:r w:rsidRPr="00AA7C5F" w:rsidDel="00F377CB">
          <w:rPr>
            <w:rFonts w:ascii="Times New Roman" w:hAnsi="Times New Roman" w:cs="Times New Roman"/>
          </w:rPr>
          <w:fldChar w:fldCharType="end"/>
        </w:r>
        <w:r w:rsidRPr="00AA7C5F" w:rsidDel="00F377CB">
          <w:rPr>
            <w:rFonts w:ascii="Times New Roman" w:hAnsi="Times New Roman" w:cs="Times New Roman"/>
          </w:rPr>
          <w:delText>.</w:delText>
        </w:r>
      </w:del>
      <w:r w:rsidRPr="00AA7C5F">
        <w:rPr>
          <w:rFonts w:ascii="Times New Roman" w:hAnsi="Times New Roman" w:cs="Times New Roman"/>
        </w:rPr>
        <w:t xml:space="preserve"> In fact, many studies have found a general consensus </w:t>
      </w:r>
      <w:del w:id="347" w:author="Kendra Dickinson" w:date="2024-03-24T10:00:00Z">
        <w:r w:rsidRPr="00AA7C5F" w:rsidDel="00D44D1A">
          <w:rPr>
            <w:rFonts w:ascii="Times New Roman" w:hAnsi="Times New Roman" w:cs="Times New Roman"/>
          </w:rPr>
          <w:delText xml:space="preserve">around the idea </w:delText>
        </w:r>
      </w:del>
      <w:r w:rsidRPr="00AA7C5F">
        <w:rPr>
          <w:rFonts w:ascii="Times New Roman" w:hAnsi="Times New Roman" w:cs="Times New Roman"/>
        </w:rPr>
        <w:t xml:space="preserve">that Catalan is the </w:t>
      </w:r>
      <w:ins w:id="348" w:author="Kendra Dickinson" w:date="2024-03-24T10:00:00Z">
        <w:r w:rsidR="00D44D1A">
          <w:rPr>
            <w:rFonts w:ascii="Times New Roman" w:hAnsi="Times New Roman" w:cs="Times New Roman"/>
          </w:rPr>
          <w:t>‘</w:t>
        </w:r>
      </w:ins>
      <w:r w:rsidRPr="00AA7C5F">
        <w:rPr>
          <w:rFonts w:ascii="Times New Roman" w:hAnsi="Times New Roman" w:cs="Times New Roman"/>
        </w:rPr>
        <w:t>authentic language</w:t>
      </w:r>
      <w:commentRangeStart w:id="349"/>
      <w:ins w:id="350" w:author="Kendra Dickinson" w:date="2024-03-24T10:00:00Z">
        <w:r w:rsidR="00D44D1A">
          <w:rPr>
            <w:rFonts w:ascii="Times New Roman" w:hAnsi="Times New Roman" w:cs="Times New Roman"/>
          </w:rPr>
          <w:t>’</w:t>
        </w:r>
      </w:ins>
      <w:r w:rsidRPr="00AA7C5F">
        <w:rPr>
          <w:rFonts w:ascii="Times New Roman" w:hAnsi="Times New Roman" w:cs="Times New Roman"/>
        </w:rPr>
        <w:t xml:space="preserve"> </w:t>
      </w:r>
      <w:commentRangeEnd w:id="349"/>
      <w:r w:rsidR="00D44D1A">
        <w:rPr>
          <w:rStyle w:val="CommentReference"/>
          <w:rFonts w:ascii="Times New Roman" w:eastAsia="Times New Roman" w:hAnsi="Times New Roman" w:cs="Times New Roman"/>
          <w:kern w:val="0"/>
          <w14:ligatures w14:val="none"/>
        </w:rPr>
        <w:commentReference w:id="349"/>
      </w:r>
      <w:r w:rsidRPr="00AA7C5F">
        <w:rPr>
          <w:rFonts w:ascii="Times New Roman" w:hAnsi="Times New Roman" w:cs="Times New Roman"/>
        </w:rPr>
        <w:t xml:space="preserve">of the Balearic Islands, in Gal and Woolard’s terms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(2001)</w:t>
      </w:r>
      <w:r w:rsidRPr="00AA7C5F">
        <w:rPr>
          <w:rFonts w:ascii="Times New Roman" w:hAnsi="Times New Roman" w:cs="Times New Roman"/>
        </w:rPr>
        <w:fldChar w:fldCharType="end"/>
      </w:r>
      <w:r w:rsidRPr="00AA7C5F">
        <w:rPr>
          <w:rFonts w:ascii="Times New Roman" w:hAnsi="Times New Roman" w:cs="Times New Roman"/>
        </w:rPr>
        <w:t xml:space="preserve">, and an essential component of its identity, whereas Spanish tends to be perceived as a mere language of communication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(Calafat Vila &amp; Calero-Pons, 2019; Ibáñez Ferreté, 2014; Tudela Isanta, 2021)</w:t>
      </w:r>
      <w:r w:rsidRPr="00AA7C5F">
        <w:rPr>
          <w:rFonts w:ascii="Times New Roman" w:hAnsi="Times New Roman" w:cs="Times New Roman"/>
        </w:rPr>
        <w:fldChar w:fldCharType="end"/>
      </w:r>
      <w:r w:rsidRPr="00AA7C5F">
        <w:rPr>
          <w:rFonts w:ascii="Times New Roman" w:hAnsi="Times New Roman" w:cs="Times New Roman"/>
        </w:rPr>
        <w:t xml:space="preserve">. Related to identity,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w:t>
      </w:r>
      <w:del w:id="351" w:author="Alejandro Andreas Jaume Losa" w:date="2024-04-02T10:13:00Z">
        <w:r w:rsidRPr="00AA7C5F" w:rsidDel="00377BC3">
          <w:rPr>
            <w:rFonts w:ascii="Times New Roman" w:hAnsi="Times New Roman" w:cs="Times New Roman"/>
          </w:rPr>
          <w:delText xml:space="preserve">found </w:delText>
        </w:r>
      </w:del>
      <w:ins w:id="352" w:author="Alejandro Andreas Jaume Losa" w:date="2024-04-02T10:13:00Z">
        <w:r w:rsidR="00377BC3">
          <w:rPr>
            <w:rFonts w:ascii="Times New Roman" w:hAnsi="Times New Roman" w:cs="Times New Roman"/>
          </w:rPr>
          <w:t xml:space="preserve">classified speakers into </w:t>
        </w:r>
      </w:ins>
      <w:del w:id="353" w:author="Alejandro Andreas Jaume Losa" w:date="2024-04-02T10:13:00Z">
        <w:r w:rsidRPr="00AA7C5F" w:rsidDel="00377BC3">
          <w:rPr>
            <w:rFonts w:ascii="Times New Roman" w:hAnsi="Times New Roman" w:cs="Times New Roman"/>
          </w:rPr>
          <w:delText xml:space="preserve">the existence of </w:delText>
        </w:r>
      </w:del>
      <w:commentRangeStart w:id="354"/>
      <w:r w:rsidRPr="00AA7C5F">
        <w:rPr>
          <w:rFonts w:ascii="Times New Roman" w:hAnsi="Times New Roman" w:cs="Times New Roman"/>
        </w:rPr>
        <w:t>two identity groups in Mallorca</w:t>
      </w:r>
      <w:commentRangeEnd w:id="354"/>
      <w:r w:rsidR="00D44D1A">
        <w:rPr>
          <w:rStyle w:val="CommentReference"/>
          <w:rFonts w:ascii="Times New Roman" w:eastAsia="Times New Roman" w:hAnsi="Times New Roman" w:cs="Times New Roman"/>
          <w:kern w:val="0"/>
          <w14:ligatures w14:val="none"/>
        </w:rPr>
        <w:commentReference w:id="354"/>
      </w:r>
      <w:r w:rsidRPr="00AA7C5F">
        <w:rPr>
          <w:rFonts w:ascii="Times New Roman" w:hAnsi="Times New Roman" w:cs="Times New Roman"/>
        </w:rPr>
        <w:t>: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ins w:id="355" w:author="Alejandro Andreas Jaume Losa" w:date="2024-04-02T10:16:00Z">
        <w:r w:rsidR="00377BC3">
          <w:rPr>
            <w:rFonts w:ascii="Times New Roman" w:hAnsi="Times New Roman" w:cs="Times New Roman"/>
          </w:rPr>
          <w:t>n</w:t>
        </w:r>
      </w:ins>
      <w:del w:id="356" w:author="Alejandro Andreas Jaume Losa" w:date="2024-04-02T10:16:00Z">
        <w:r w:rsidRPr="00AA7C5F" w:rsidDel="00377BC3">
          <w:rPr>
            <w:rFonts w:ascii="Times New Roman" w:hAnsi="Times New Roman" w:cs="Times New Roman"/>
          </w:rPr>
          <w:delText>n</w:delText>
        </w:r>
      </w:del>
      <w:r w:rsidRPr="00AA7C5F">
        <w:rPr>
          <w:rFonts w:ascii="Times New Roman" w:hAnsi="Times New Roman" w:cs="Times New Roman"/>
        </w:rPr>
        <w:t>d to be perceived as nationalist</w:t>
      </w:r>
      <w:ins w:id="357" w:author="Alejandro Andreas Jaume Losa" w:date="2024-04-02T10:16:00Z">
        <w:r w:rsidR="00377BC3">
          <w:rPr>
            <w:rFonts w:ascii="Times New Roman" w:hAnsi="Times New Roman" w:cs="Times New Roman"/>
          </w:rPr>
          <w:t>s b</w:t>
        </w:r>
      </w:ins>
      <w:del w:id="358" w:author="Alejandro Andreas Jaume Losa" w:date="2024-04-02T10:15:00Z">
        <w:r w:rsidRPr="00AA7C5F" w:rsidDel="00377BC3">
          <w:rPr>
            <w:rFonts w:ascii="Times New Roman" w:hAnsi="Times New Roman" w:cs="Times New Roman"/>
          </w:rPr>
          <w:delText xml:space="preserve">s, </w:delText>
        </w:r>
      </w:del>
      <w:ins w:id="359" w:author="Alejandro Andreas Jaume Losa" w:date="2024-04-02T10:16:00Z">
        <w:r w:rsidR="00377BC3">
          <w:rPr>
            <w:rFonts w:ascii="Times New Roman" w:hAnsi="Times New Roman" w:cs="Times New Roman"/>
          </w:rPr>
          <w:t>y</w:t>
        </w:r>
      </w:ins>
      <w:ins w:id="360" w:author="Alejandro Andreas Jaume Losa" w:date="2024-04-02T10:14:00Z">
        <w:r w:rsidR="00377BC3">
          <w:rPr>
            <w:rFonts w:ascii="Times New Roman" w:hAnsi="Times New Roman" w:cs="Times New Roman"/>
          </w:rPr>
          <w:t xml:space="preserve"> those outside</w:t>
        </w:r>
      </w:ins>
      <w:ins w:id="361" w:author="Alejandro Andreas Jaume Losa" w:date="2024-04-02T10:15:00Z">
        <w:r w:rsidR="00377BC3">
          <w:rPr>
            <w:rFonts w:ascii="Times New Roman" w:hAnsi="Times New Roman" w:cs="Times New Roman"/>
          </w:rPr>
          <w:t xml:space="preserve"> of this identity group </w:t>
        </w:r>
      </w:ins>
      <w:r w:rsidRPr="00AA7C5F">
        <w:rPr>
          <w:rFonts w:ascii="Times New Roman" w:hAnsi="Times New Roman" w:cs="Times New Roman"/>
        </w:rPr>
        <w:t xml:space="preserve">because of their willingness to defend the island’s own language and culture, while the “non-Mallorcans” tend to show a more passive or indifferent attitude toward </w:t>
      </w:r>
      <w:commentRangeStart w:id="362"/>
      <w:r w:rsidRPr="00AA7C5F">
        <w:rPr>
          <w:rFonts w:ascii="Times New Roman" w:hAnsi="Times New Roman" w:cs="Times New Roman"/>
        </w:rPr>
        <w:t>Catalan culture and language</w:t>
      </w:r>
      <w:commentRangeEnd w:id="362"/>
      <w:r w:rsidR="00D44D1A">
        <w:rPr>
          <w:rStyle w:val="CommentReference"/>
          <w:rFonts w:ascii="Times New Roman" w:eastAsia="Times New Roman" w:hAnsi="Times New Roman" w:cs="Times New Roman"/>
          <w:kern w:val="0"/>
          <w14:ligatures w14:val="none"/>
        </w:rPr>
        <w:commentReference w:id="362"/>
      </w:r>
      <w:ins w:id="363" w:author="Alejandro Andreas Jaume Losa" w:date="2024-04-02T10:41:00Z">
        <w:r w:rsidR="00AB1D4C">
          <w:rPr>
            <w:rFonts w:ascii="Times New Roman" w:hAnsi="Times New Roman" w:cs="Times New Roman"/>
          </w:rPr>
          <w:t xml:space="preserve"> (</w:t>
        </w:r>
      </w:ins>
      <w:del w:id="364" w:author="Alejandro Andreas Jaume Losa" w:date="2024-04-02T10:41:00Z">
        <w:r w:rsidRPr="00AA7C5F" w:rsidDel="00AB1D4C">
          <w:rPr>
            <w:rFonts w:ascii="Times New Roman" w:hAnsi="Times New Roman" w:cs="Times New Roman"/>
          </w:rPr>
          <w:delText>.</w:delText>
        </w:r>
      </w:del>
      <w:ins w:id="365" w:author="Alejandro Andreas Jaume Losa" w:date="2024-04-02T10:41:00Z">
        <w:r w:rsidR="00AB1D4C" w:rsidRPr="00AB1D4C">
          <w:rPr>
            <w:rFonts w:ascii="Times New Roman" w:hAnsi="Times New Roman" w:cs="Times New Roman"/>
          </w:rPr>
          <w:fldChar w:fldCharType="begin"/>
        </w:r>
      </w:ins>
      <w:r w:rsidR="00EA6F0E">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ins w:id="366" w:author="Alejandro Andreas Jaume Losa" w:date="2024-04-02T10:41:00Z">
        <w:r w:rsidR="00AB1D4C" w:rsidRPr="00AB1D4C">
          <w:rPr>
            <w:rFonts w:ascii="Times New Roman" w:hAnsi="Times New Roman" w:cs="Times New Roman"/>
          </w:rPr>
          <w:fldChar w:fldCharType="separate"/>
        </w:r>
        <w:r w:rsidR="00AB1D4C" w:rsidRPr="00AB1D4C">
          <w:rPr>
            <w:rFonts w:ascii="Times New Roman" w:hAnsi="Times New Roman" w:cs="Times New Roman"/>
          </w:rPr>
          <w:t>Ibáñez Ferreté</w:t>
        </w:r>
        <w:r w:rsidR="00AB1D4C">
          <w:rPr>
            <w:rFonts w:ascii="Times New Roman" w:hAnsi="Times New Roman" w:cs="Times New Roman"/>
          </w:rPr>
          <w:t xml:space="preserve">, </w:t>
        </w:r>
        <w:r w:rsidR="00AB1D4C" w:rsidRPr="00AB1D4C">
          <w:rPr>
            <w:rFonts w:ascii="Times New Roman" w:hAnsi="Times New Roman" w:cs="Times New Roman"/>
          </w:rPr>
          <w:t>2014)</w:t>
        </w:r>
        <w:r w:rsidR="00AB1D4C" w:rsidRPr="00AB1D4C">
          <w:rPr>
            <w:rFonts w:ascii="Times New Roman" w:hAnsi="Times New Roman" w:cs="Times New Roman"/>
          </w:rPr>
          <w:fldChar w:fldCharType="end"/>
        </w:r>
        <w:r w:rsidR="00AB1D4C">
          <w:rPr>
            <w:rFonts w:ascii="Times New Roman" w:hAnsi="Times New Roman" w:cs="Times New Roman"/>
          </w:rPr>
          <w:t>.</w:t>
        </w:r>
      </w:ins>
    </w:p>
    <w:p w14:paraId="6EEB89D5" w14:textId="2F415304"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Finally, another </w:t>
      </w:r>
      <w:commentRangeStart w:id="367"/>
      <w:r w:rsidRPr="00AA7C5F">
        <w:rPr>
          <w:rFonts w:ascii="Times New Roman" w:hAnsi="Times New Roman" w:cs="Times New Roman"/>
        </w:rPr>
        <w:t xml:space="preserve">predictor found to be </w:t>
      </w:r>
      <w:del w:id="368" w:author="Alejandro Andreas Jaume Losa" w:date="2024-04-02T10:41:00Z">
        <w:r w:rsidRPr="00AA7C5F" w:rsidDel="007C3C8D">
          <w:rPr>
            <w:rFonts w:ascii="Times New Roman" w:hAnsi="Times New Roman" w:cs="Times New Roman"/>
          </w:rPr>
          <w:delText xml:space="preserve">significant </w:delText>
        </w:r>
      </w:del>
      <w:commentRangeEnd w:id="367"/>
      <w:ins w:id="369" w:author="Alejandro Andreas Jaume Losa" w:date="2024-04-02T10:41:00Z">
        <w:r w:rsidR="007C3C8D">
          <w:rPr>
            <w:rFonts w:ascii="Times New Roman" w:hAnsi="Times New Roman" w:cs="Times New Roman"/>
          </w:rPr>
          <w:t>play a role</w:t>
        </w:r>
        <w:r w:rsidR="007C3C8D" w:rsidRPr="00AA7C5F">
          <w:rPr>
            <w:rFonts w:ascii="Times New Roman" w:hAnsi="Times New Roman" w:cs="Times New Roman"/>
          </w:rPr>
          <w:t xml:space="preserve"> </w:t>
        </w:r>
      </w:ins>
      <w:r w:rsidR="00D44D1A">
        <w:rPr>
          <w:rStyle w:val="CommentReference"/>
          <w:rFonts w:ascii="Times New Roman" w:eastAsia="Times New Roman" w:hAnsi="Times New Roman" w:cs="Times New Roman"/>
          <w:kern w:val="0"/>
          <w14:ligatures w14:val="none"/>
        </w:rPr>
        <w:commentReference w:id="367"/>
      </w:r>
      <w:r w:rsidRPr="00AA7C5F">
        <w:rPr>
          <w:rFonts w:ascii="Times New Roman" w:hAnsi="Times New Roman" w:cs="Times New Roman"/>
        </w:rPr>
        <w:t xml:space="preserve">in the formation of language attitudes toward Catalan and Spanish in the Balearic Islands is political orientation. Accordingly, studies have found that people who identify as </w:t>
      </w:r>
      <w:commentRangeStart w:id="370"/>
      <w:ins w:id="371" w:author="Kendra Dickinson" w:date="2024-03-24T10:25:00Z">
        <w:del w:id="372" w:author="Alejandro Andreas Jaume Losa" w:date="2024-04-02T10:41:00Z">
          <w:r w:rsidR="00D44D1A" w:rsidDel="007C3C8D">
            <w:rPr>
              <w:rFonts w:ascii="Times New Roman" w:hAnsi="Times New Roman" w:cs="Times New Roman"/>
            </w:rPr>
            <w:delText xml:space="preserve">politically </w:delText>
          </w:r>
        </w:del>
      </w:ins>
      <w:r w:rsidRPr="00AA7C5F">
        <w:rPr>
          <w:rFonts w:ascii="Times New Roman" w:hAnsi="Times New Roman" w:cs="Times New Roman"/>
        </w:rPr>
        <w:t xml:space="preserve">progressive </w:t>
      </w:r>
      <w:commentRangeEnd w:id="370"/>
      <w:r w:rsidR="00D44D1A">
        <w:rPr>
          <w:rStyle w:val="CommentReference"/>
          <w:rFonts w:ascii="Times New Roman" w:eastAsia="Times New Roman" w:hAnsi="Times New Roman" w:cs="Times New Roman"/>
          <w:kern w:val="0"/>
          <w14:ligatures w14:val="none"/>
        </w:rPr>
        <w:commentReference w:id="370"/>
      </w:r>
      <w:r w:rsidRPr="00AA7C5F">
        <w:rPr>
          <w:rFonts w:ascii="Times New Roman" w:hAnsi="Times New Roman" w:cs="Times New Roman"/>
        </w:rPr>
        <w:t xml:space="preserve">show more positive attitudes toward Catalan and to the presence of the language in all domains. </w:t>
      </w:r>
      <w:del w:id="373" w:author="Kendra Dickinson" w:date="2024-03-24T10:25:00Z">
        <w:r w:rsidRPr="00AA7C5F" w:rsidDel="00D44D1A">
          <w:rPr>
            <w:rFonts w:ascii="Times New Roman" w:hAnsi="Times New Roman" w:cs="Times New Roman"/>
          </w:rPr>
          <w:delText>Contrary</w:delText>
        </w:r>
      </w:del>
      <w:ins w:id="374" w:author="Kendra Dickinson" w:date="2024-03-24T10:25:00Z">
        <w:r w:rsidR="00D44D1A">
          <w:rPr>
            <w:rFonts w:ascii="Times New Roman" w:hAnsi="Times New Roman" w:cs="Times New Roman"/>
          </w:rPr>
          <w:t>Conversely</w:t>
        </w:r>
      </w:ins>
      <w:r w:rsidRPr="00AA7C5F">
        <w:rPr>
          <w:rFonts w:ascii="Times New Roman" w:hAnsi="Times New Roman" w:cs="Times New Roman"/>
        </w:rPr>
        <w:t>, those who identify as</w:t>
      </w:r>
      <w:ins w:id="375" w:author="Kendra Dickinson" w:date="2024-03-24T10:25:00Z">
        <w:r w:rsidR="00D44D1A">
          <w:rPr>
            <w:rFonts w:ascii="Times New Roman" w:hAnsi="Times New Roman" w:cs="Times New Roman"/>
          </w:rPr>
          <w:t xml:space="preserve"> politically</w:t>
        </w:r>
      </w:ins>
      <w:r w:rsidRPr="00AA7C5F">
        <w:rPr>
          <w:rFonts w:ascii="Times New Roman" w:hAnsi="Times New Roman" w:cs="Times New Roman"/>
        </w:rPr>
        <w:t xml:space="preserve"> conservative show more positive attitudes toward Spanish and to the presence of the language in all domain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Likewise, preference for one language or the other as a function </w:t>
      </w:r>
      <w:r w:rsidRPr="00AA7C5F">
        <w:rPr>
          <w:rFonts w:ascii="Times New Roman" w:hAnsi="Times New Roman" w:cs="Times New Roman"/>
        </w:rPr>
        <w:lastRenderedPageBreak/>
        <w:t xml:space="preserve">of political orientation has come to be associated with two specific urban </w:t>
      </w:r>
      <w:ins w:id="376" w:author="Alejandro Andreas Jaume Losa" w:date="2024-04-02T10:42:00Z">
        <w:r w:rsidR="007C3C8D">
          <w:rPr>
            <w:rFonts w:ascii="Times New Roman" w:hAnsi="Times New Roman" w:cs="Times New Roman"/>
          </w:rPr>
          <w:t>‘</w:t>
        </w:r>
      </w:ins>
      <w:commentRangeStart w:id="377"/>
      <w:r w:rsidRPr="00AA7C5F">
        <w:rPr>
          <w:rFonts w:ascii="Times New Roman" w:hAnsi="Times New Roman" w:cs="Times New Roman"/>
        </w:rPr>
        <w:t>tribes</w:t>
      </w:r>
      <w:commentRangeEnd w:id="377"/>
      <w:ins w:id="378" w:author="Alejandro Andreas Jaume Losa" w:date="2024-04-02T10:42:00Z">
        <w:r w:rsidR="007C3C8D">
          <w:rPr>
            <w:rFonts w:ascii="Times New Roman" w:hAnsi="Times New Roman" w:cs="Times New Roman"/>
          </w:rPr>
          <w:t>’</w:t>
        </w:r>
      </w:ins>
      <w:ins w:id="379" w:author="Alejandro Andreas Jaume Losa" w:date="2024-04-02T10:52:00Z">
        <w:r w:rsidR="00544B41">
          <w:rPr>
            <w:rFonts w:ascii="Times New Roman" w:hAnsi="Times New Roman" w:cs="Times New Roman"/>
          </w:rPr>
          <w:t xml:space="preserve">: </w:t>
        </w:r>
        <w:r w:rsidR="00544B41" w:rsidRPr="00544B41">
          <w:rPr>
            <w:rFonts w:ascii="Times New Roman" w:hAnsi="Times New Roman" w:cs="Times New Roman"/>
            <w:i/>
            <w:iCs/>
            <w:rPrChange w:id="380" w:author="Alejandro Andreas Jaume Losa" w:date="2024-04-02T10:52:00Z">
              <w:rPr>
                <w:rFonts w:ascii="Times New Roman" w:hAnsi="Times New Roman" w:cs="Times New Roman"/>
              </w:rPr>
            </w:rPrChange>
          </w:rPr>
          <w:t>cayetanos</w:t>
        </w:r>
        <w:r w:rsidR="00544B41">
          <w:rPr>
            <w:rFonts w:ascii="Times New Roman" w:hAnsi="Times New Roman" w:cs="Times New Roman"/>
          </w:rPr>
          <w:t xml:space="preserve"> and </w:t>
        </w:r>
        <w:r w:rsidR="00544B41" w:rsidRPr="00544B41">
          <w:rPr>
            <w:rFonts w:ascii="Times New Roman" w:hAnsi="Times New Roman" w:cs="Times New Roman"/>
            <w:i/>
            <w:iCs/>
            <w:rPrChange w:id="381" w:author="Alejandro Andreas Jaume Losa" w:date="2024-04-02T10:52:00Z">
              <w:rPr>
                <w:rFonts w:ascii="Times New Roman" w:hAnsi="Times New Roman" w:cs="Times New Roman"/>
              </w:rPr>
            </w:rPrChange>
          </w:rPr>
          <w:t>indepes</w:t>
        </w:r>
      </w:ins>
      <w:r w:rsidR="00457454" w:rsidRPr="00544B41">
        <w:rPr>
          <w:rStyle w:val="CommentReference"/>
          <w:rFonts w:ascii="Times New Roman" w:eastAsia="Times New Roman" w:hAnsi="Times New Roman" w:cs="Times New Roman"/>
          <w:i/>
          <w:iCs/>
          <w:kern w:val="0"/>
          <w14:ligatures w14:val="none"/>
          <w:rPrChange w:id="382" w:author="Alejandro Andreas Jaume Losa" w:date="2024-04-02T10:52:00Z">
            <w:rPr>
              <w:rStyle w:val="CommentReference"/>
              <w:rFonts w:ascii="Times New Roman" w:eastAsia="Times New Roman" w:hAnsi="Times New Roman" w:cs="Times New Roman"/>
              <w:kern w:val="0"/>
              <w14:ligatures w14:val="none"/>
            </w:rPr>
          </w:rPrChange>
        </w:rPr>
        <w:commentReference w:id="377"/>
      </w:r>
      <w:r w:rsidRPr="00AA7C5F">
        <w:rPr>
          <w:rFonts w:ascii="Times New Roman" w:hAnsi="Times New Roman" w:cs="Times New Roman"/>
        </w:rPr>
        <w:t xml:space="preserv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rPr>
        <w:t>(Castell et al., 2023)</w:t>
      </w:r>
      <w:r w:rsidRPr="00AA7C5F">
        <w:rPr>
          <w:rFonts w:ascii="Times New Roman" w:hAnsi="Times New Roman" w:cs="Times New Roman"/>
        </w:rPr>
        <w:fldChar w:fldCharType="end"/>
      </w:r>
      <w:r w:rsidRPr="00AA7C5F">
        <w:rPr>
          <w:rFonts w:ascii="Times New Roman" w:hAnsi="Times New Roman" w:cs="Times New Roman"/>
        </w:rPr>
        <w:t>.</w:t>
      </w:r>
      <w:ins w:id="383" w:author="Alejandro Andreas Jaume Losa" w:date="2024-04-02T10:52:00Z">
        <w:r w:rsidR="00544B41">
          <w:rPr>
            <w:rFonts w:ascii="Times New Roman" w:hAnsi="Times New Roman" w:cs="Times New Roman"/>
          </w:rPr>
          <w:t xml:space="preserve"> The first ones</w:t>
        </w:r>
      </w:ins>
      <w:ins w:id="384" w:author="Alejandro Andreas Jaume Losa" w:date="2024-04-02T10:53:00Z">
        <w:r w:rsidR="00544B41">
          <w:rPr>
            <w:rFonts w:ascii="Times New Roman" w:hAnsi="Times New Roman" w:cs="Times New Roman"/>
          </w:rPr>
          <w:t xml:space="preserve"> are </w:t>
        </w:r>
      </w:ins>
      <w:del w:id="385" w:author="Alejandro Andreas Jaume Losa" w:date="2024-04-02T10:53:00Z">
        <w:r w:rsidRPr="00AA7C5F" w:rsidDel="00544B41">
          <w:rPr>
            <w:rFonts w:ascii="Times New Roman" w:hAnsi="Times New Roman" w:cs="Times New Roman"/>
          </w:rPr>
          <w:delText xml:space="preserve"> </w:delText>
        </w:r>
        <w:commentRangeStart w:id="386"/>
        <w:commentRangeStart w:id="387"/>
        <w:r w:rsidRPr="00AA7C5F" w:rsidDel="00544B41">
          <w:rPr>
            <w:rFonts w:ascii="Times New Roman" w:hAnsi="Times New Roman" w:cs="Times New Roman"/>
          </w:rPr>
          <w:delText xml:space="preserve">Specifically, </w:delText>
        </w:r>
      </w:del>
      <w:ins w:id="388" w:author="Alejandro Andreas Jaume Losa" w:date="2024-04-02T10:45:00Z">
        <w:r w:rsidR="007C3C8D">
          <w:rPr>
            <w:rFonts w:ascii="Times New Roman" w:hAnsi="Times New Roman" w:cs="Times New Roman"/>
          </w:rPr>
          <w:t xml:space="preserve">known for their </w:t>
        </w:r>
      </w:ins>
      <w:ins w:id="389" w:author="Alejandro Andreas Jaume Losa" w:date="2024-04-02T10:51:00Z">
        <w:r w:rsidR="00544B41">
          <w:rPr>
            <w:rFonts w:ascii="Times New Roman" w:hAnsi="Times New Roman" w:cs="Times New Roman"/>
          </w:rPr>
          <w:t xml:space="preserve">linkage to </w:t>
        </w:r>
        <w:r w:rsidR="00544B41" w:rsidRPr="00AA7C5F">
          <w:rPr>
            <w:rFonts w:ascii="Times New Roman" w:hAnsi="Times New Roman" w:cs="Times New Roman"/>
          </w:rPr>
          <w:t>right or extreme right</w:t>
        </w:r>
        <w:r w:rsidR="00544B41">
          <w:rPr>
            <w:rFonts w:ascii="Times New Roman" w:hAnsi="Times New Roman" w:cs="Times New Roman"/>
          </w:rPr>
          <w:t xml:space="preserve"> </w:t>
        </w:r>
      </w:ins>
      <w:ins w:id="390" w:author="Alejandro Andreas Jaume Losa" w:date="2024-04-02T10:53:00Z">
        <w:r w:rsidR="00544B41">
          <w:rPr>
            <w:rFonts w:ascii="Times New Roman" w:hAnsi="Times New Roman" w:cs="Times New Roman"/>
          </w:rPr>
          <w:t xml:space="preserve">political </w:t>
        </w:r>
      </w:ins>
      <w:ins w:id="391" w:author="Alejandro Andreas Jaume Losa" w:date="2024-04-02T10:51:00Z">
        <w:r w:rsidR="00544B41" w:rsidRPr="00AA7C5F">
          <w:rPr>
            <w:rFonts w:ascii="Times New Roman" w:hAnsi="Times New Roman" w:cs="Times New Roman"/>
          </w:rPr>
          <w:t>ideologies</w:t>
        </w:r>
        <w:r w:rsidR="00544B41">
          <w:rPr>
            <w:rFonts w:ascii="Times New Roman" w:hAnsi="Times New Roman" w:cs="Times New Roman"/>
          </w:rPr>
          <w:t xml:space="preserve">, as well as to </w:t>
        </w:r>
        <w:r w:rsidR="00544B41" w:rsidRPr="00544B41">
          <w:rPr>
            <w:rFonts w:ascii="Times New Roman" w:hAnsi="Times New Roman" w:cs="Times New Roman"/>
            <w:i/>
            <w:iCs/>
            <w:rPrChange w:id="392" w:author="Alejandro Andreas Jaume Losa" w:date="2024-04-02T10:56:00Z">
              <w:rPr>
                <w:rFonts w:ascii="Times New Roman" w:hAnsi="Times New Roman" w:cs="Times New Roman"/>
              </w:rPr>
            </w:rPrChange>
          </w:rPr>
          <w:t>Spanishism</w:t>
        </w:r>
        <w:r w:rsidR="00544B41">
          <w:rPr>
            <w:rFonts w:ascii="Times New Roman" w:hAnsi="Times New Roman" w:cs="Times New Roman"/>
          </w:rPr>
          <w:t>, that is,</w:t>
        </w:r>
      </w:ins>
      <w:ins w:id="393" w:author="Alejandro Andreas Jaume Losa" w:date="2024-04-02T10:52:00Z">
        <w:r w:rsidR="00544B41">
          <w:rPr>
            <w:rFonts w:ascii="Times New Roman" w:hAnsi="Times New Roman" w:cs="Times New Roman"/>
          </w:rPr>
          <w:t xml:space="preserve"> </w:t>
        </w:r>
        <w:r w:rsidR="00544B41" w:rsidRPr="00AA7C5F">
          <w:rPr>
            <w:rFonts w:ascii="Times New Roman" w:hAnsi="Times New Roman" w:cs="Times New Roman"/>
          </w:rPr>
          <w:t>a political movement that seeks to reaffirm Spain’s national identity, including the language.</w:t>
        </w:r>
      </w:ins>
      <w:ins w:id="394" w:author="Alejandro Andreas Jaume Losa" w:date="2024-04-02T10:53:00Z">
        <w:r w:rsidR="00544B41">
          <w:rPr>
            <w:rFonts w:ascii="Times New Roman" w:hAnsi="Times New Roman" w:cs="Times New Roman"/>
          </w:rPr>
          <w:t xml:space="preserve"> Consequently, th</w:t>
        </w:r>
      </w:ins>
      <w:ins w:id="395" w:author="Alejandro Andreas Jaume Losa" w:date="2024-04-02T10:54:00Z">
        <w:r w:rsidR="00544B41">
          <w:rPr>
            <w:rFonts w:ascii="Times New Roman" w:hAnsi="Times New Roman" w:cs="Times New Roman"/>
          </w:rPr>
          <w:t>ey tend to display favorable attitudes toward Spanish.</w:t>
        </w:r>
      </w:ins>
      <w:ins w:id="396" w:author="Alejandro Andreas Jaume Losa" w:date="2024-04-02T10:53:00Z">
        <w:r w:rsidR="00544B41">
          <w:rPr>
            <w:rFonts w:ascii="Times New Roman" w:hAnsi="Times New Roman" w:cs="Times New Roman"/>
          </w:rPr>
          <w:t xml:space="preserve"> The second ones, on the other hand, </w:t>
        </w:r>
      </w:ins>
      <w:ins w:id="397" w:author="Alejandro Andreas Jaume Losa" w:date="2024-04-02T10:54:00Z">
        <w:r w:rsidR="00544B41">
          <w:rPr>
            <w:rFonts w:ascii="Times New Roman" w:hAnsi="Times New Roman" w:cs="Times New Roman"/>
          </w:rPr>
          <w:t xml:space="preserve">are </w:t>
        </w:r>
      </w:ins>
      <w:ins w:id="398" w:author="Alejandro Andreas Jaume Losa" w:date="2024-04-02T10:55:00Z">
        <w:r w:rsidR="00544B41">
          <w:rPr>
            <w:rFonts w:ascii="Times New Roman" w:hAnsi="Times New Roman" w:cs="Times New Roman"/>
          </w:rPr>
          <w:t>individuals</w:t>
        </w:r>
      </w:ins>
      <w:ins w:id="399" w:author="Alejandro Andreas Jaume Losa" w:date="2024-04-02T10:54:00Z">
        <w:r w:rsidR="00544B41">
          <w:rPr>
            <w:rFonts w:ascii="Times New Roman" w:hAnsi="Times New Roman" w:cs="Times New Roman"/>
          </w:rPr>
          <w:t xml:space="preserve"> </w:t>
        </w:r>
      </w:ins>
      <w:ins w:id="400" w:author="Alejandro Andreas Jaume Losa" w:date="2024-04-02T10:55:00Z">
        <w:r w:rsidR="00544B41" w:rsidRPr="00AA7C5F">
          <w:rPr>
            <w:rFonts w:ascii="Times New Roman" w:hAnsi="Times New Roman" w:cs="Times New Roman"/>
          </w:rPr>
          <w:t>linked to left or extreme left ideologies</w:t>
        </w:r>
        <w:r w:rsidR="00544B41">
          <w:rPr>
            <w:rFonts w:ascii="Times New Roman" w:hAnsi="Times New Roman" w:cs="Times New Roman"/>
          </w:rPr>
          <w:t xml:space="preserve">, as well as to </w:t>
        </w:r>
        <w:r w:rsidR="00544B41" w:rsidRPr="00544B41">
          <w:rPr>
            <w:rFonts w:ascii="Times New Roman" w:hAnsi="Times New Roman" w:cs="Times New Roman"/>
            <w:i/>
            <w:iCs/>
            <w:rPrChange w:id="401" w:author="Alejandro Andreas Jaume Losa" w:date="2024-04-02T10:56:00Z">
              <w:rPr>
                <w:rFonts w:ascii="Times New Roman" w:hAnsi="Times New Roman" w:cs="Times New Roman"/>
              </w:rPr>
            </w:rPrChange>
          </w:rPr>
          <w:t>Catalanism</w:t>
        </w:r>
        <w:r w:rsidR="00544B41">
          <w:rPr>
            <w:rFonts w:ascii="Times New Roman" w:hAnsi="Times New Roman" w:cs="Times New Roman"/>
          </w:rPr>
          <w:t xml:space="preserve">, </w:t>
        </w:r>
        <w:r w:rsidR="00544B41" w:rsidRPr="00AA7C5F">
          <w:rPr>
            <w:rFonts w:ascii="Times New Roman" w:hAnsi="Times New Roman" w:cs="Times New Roman"/>
          </w:rPr>
          <w:t xml:space="preserve">a political movement oriented to the exaltation of the Catalan </w:t>
        </w:r>
        <w:commentRangeStart w:id="402"/>
        <w:commentRangeEnd w:id="402"/>
        <w:r w:rsidR="00544B41">
          <w:rPr>
            <w:rStyle w:val="CommentReference"/>
            <w:rFonts w:ascii="Times New Roman" w:eastAsia="Times New Roman" w:hAnsi="Times New Roman" w:cs="Times New Roman"/>
            <w:kern w:val="0"/>
            <w14:ligatures w14:val="none"/>
          </w:rPr>
          <w:commentReference w:id="402"/>
        </w:r>
        <w:commentRangeStart w:id="403"/>
        <w:commentRangeEnd w:id="403"/>
        <w:r w:rsidR="00544B41">
          <w:rPr>
            <w:rStyle w:val="CommentReference"/>
            <w:rFonts w:ascii="Times New Roman" w:eastAsia="Times New Roman" w:hAnsi="Times New Roman" w:cs="Times New Roman"/>
            <w:kern w:val="0"/>
            <w14:ligatures w14:val="none"/>
          </w:rPr>
          <w:commentReference w:id="403"/>
        </w:r>
        <w:r w:rsidR="00544B41" w:rsidRPr="00AA7C5F">
          <w:rPr>
            <w:rFonts w:ascii="Times New Roman" w:hAnsi="Times New Roman" w:cs="Times New Roman"/>
          </w:rPr>
          <w:t>language and culture.</w:t>
        </w:r>
      </w:ins>
      <w:ins w:id="404" w:author="Alejandro Andreas Jaume Losa" w:date="2024-04-02T10:56:00Z">
        <w:r w:rsidR="00544B41">
          <w:rPr>
            <w:rFonts w:ascii="Times New Roman" w:hAnsi="Times New Roman" w:cs="Times New Roman"/>
          </w:rPr>
          <w:t xml:space="preserve"> Consequently, </w:t>
        </w:r>
      </w:ins>
      <w:del w:id="405" w:author="Alejandro Andreas Jaume Losa" w:date="2024-04-02T10:54:00Z">
        <w:r w:rsidRPr="00AA7C5F" w:rsidDel="00544B41">
          <w:rPr>
            <w:rFonts w:ascii="Times New Roman" w:hAnsi="Times New Roman" w:cs="Times New Roman"/>
          </w:rPr>
          <w:delText xml:space="preserve">people who tend to display favorable attitudes towards Spanish are called </w:delText>
        </w:r>
        <w:r w:rsidRPr="00AA7C5F" w:rsidDel="00544B41">
          <w:rPr>
            <w:rFonts w:ascii="Times New Roman" w:hAnsi="Times New Roman" w:cs="Times New Roman"/>
            <w:i/>
            <w:iCs/>
          </w:rPr>
          <w:delText>cayetanos</w:delText>
        </w:r>
        <w:r w:rsidRPr="00AA7C5F" w:rsidDel="00544B41">
          <w:rPr>
            <w:rFonts w:ascii="Times New Roman" w:hAnsi="Times New Roman" w:cs="Times New Roman"/>
          </w:rPr>
          <w:delText xml:space="preserve">. This high-class social group is characterized for their snob style and linkage to </w:delText>
        </w:r>
      </w:del>
      <w:del w:id="406" w:author="Alejandro Andreas Jaume Losa" w:date="2024-04-02T10:51:00Z">
        <w:r w:rsidRPr="00AA7C5F" w:rsidDel="00544B41">
          <w:rPr>
            <w:rFonts w:ascii="Times New Roman" w:hAnsi="Times New Roman" w:cs="Times New Roman"/>
          </w:rPr>
          <w:delText xml:space="preserve">right or extreme right political ideologies. </w:delText>
        </w:r>
      </w:del>
      <w:del w:id="407" w:author="Alejandro Andreas Jaume Losa" w:date="2024-04-02T10:54:00Z">
        <w:r w:rsidRPr="00AA7C5F" w:rsidDel="00544B41">
          <w:rPr>
            <w:rFonts w:ascii="Times New Roman" w:hAnsi="Times New Roman" w:cs="Times New Roman"/>
          </w:rPr>
          <w:delText xml:space="preserve">They are also known for their marked </w:delText>
        </w:r>
        <w:r w:rsidRPr="00AA7C5F" w:rsidDel="00544B41">
          <w:rPr>
            <w:rFonts w:ascii="Times New Roman" w:hAnsi="Times New Roman" w:cs="Times New Roman"/>
            <w:i/>
            <w:iCs/>
          </w:rPr>
          <w:delText>Spanishism</w:delText>
        </w:r>
      </w:del>
      <w:del w:id="408" w:author="Alejandro Andreas Jaume Losa" w:date="2024-04-02T10:52:00Z">
        <w:r w:rsidRPr="00AA7C5F" w:rsidDel="00544B41">
          <w:rPr>
            <w:rFonts w:ascii="Times New Roman" w:hAnsi="Times New Roman" w:cs="Times New Roman"/>
          </w:rPr>
          <w:delText>, a political movement that seeks to reaffirm Spain’s national identity, including the language.</w:delText>
        </w:r>
      </w:del>
      <w:del w:id="409" w:author="Alejandro Andreas Jaume Losa" w:date="2024-04-02T10:54:00Z">
        <w:r w:rsidRPr="00AA7C5F" w:rsidDel="00544B41">
          <w:rPr>
            <w:rFonts w:ascii="Times New Roman" w:hAnsi="Times New Roman" w:cs="Times New Roman"/>
          </w:rPr>
          <w:delText xml:space="preserve"> </w:delText>
        </w:r>
      </w:del>
      <w:del w:id="410" w:author="Alejandro Andreas Jaume Losa" w:date="2024-04-02T10:56:00Z">
        <w:r w:rsidRPr="00AA7C5F" w:rsidDel="00544B41">
          <w:rPr>
            <w:rFonts w:ascii="Times New Roman" w:hAnsi="Times New Roman" w:cs="Times New Roman"/>
          </w:rPr>
          <w:delText>On the other hand, people who</w:delText>
        </w:r>
      </w:del>
      <w:ins w:id="411" w:author="Alejandro Andreas Jaume Losa" w:date="2024-04-02T10:56:00Z">
        <w:r w:rsidR="00544B41">
          <w:rPr>
            <w:rFonts w:ascii="Times New Roman" w:hAnsi="Times New Roman" w:cs="Times New Roman"/>
          </w:rPr>
          <w:t>they</w:t>
        </w:r>
      </w:ins>
      <w:r w:rsidRPr="00AA7C5F">
        <w:rPr>
          <w:rFonts w:ascii="Times New Roman" w:hAnsi="Times New Roman" w:cs="Times New Roman"/>
        </w:rPr>
        <w:t xml:space="preserve"> tend to display favorable attitudes toward Catalan</w:t>
      </w:r>
      <w:del w:id="412" w:author="Alejandro Andreas Jaume Losa" w:date="2024-04-02T10:56:00Z">
        <w:r w:rsidRPr="00AA7C5F" w:rsidDel="00544B41">
          <w:rPr>
            <w:rFonts w:ascii="Times New Roman" w:hAnsi="Times New Roman" w:cs="Times New Roman"/>
          </w:rPr>
          <w:delText xml:space="preserve"> are called </w:delText>
        </w:r>
        <w:r w:rsidRPr="00AA7C5F" w:rsidDel="00544B41">
          <w:rPr>
            <w:rFonts w:ascii="Times New Roman" w:hAnsi="Times New Roman" w:cs="Times New Roman"/>
            <w:i/>
            <w:iCs/>
          </w:rPr>
          <w:delText>indepes</w:delText>
        </w:r>
      </w:del>
      <w:r w:rsidRPr="00AA7C5F">
        <w:rPr>
          <w:rFonts w:ascii="Times New Roman" w:hAnsi="Times New Roman" w:cs="Times New Roman"/>
        </w:rPr>
        <w:t xml:space="preserve">. </w:t>
      </w:r>
      <w:del w:id="413" w:author="Alejandro Andreas Jaume Losa" w:date="2024-04-02T10:56:00Z">
        <w:r w:rsidRPr="00AA7C5F" w:rsidDel="00544B41">
          <w:rPr>
            <w:rFonts w:ascii="Times New Roman" w:hAnsi="Times New Roman" w:cs="Times New Roman"/>
          </w:rPr>
          <w:delText xml:space="preserve">This term is used to refer to individuals </w:delText>
        </w:r>
      </w:del>
      <w:del w:id="414" w:author="Alejandro Andreas Jaume Losa" w:date="2024-04-02T10:55:00Z">
        <w:r w:rsidRPr="00AA7C5F" w:rsidDel="00544B41">
          <w:rPr>
            <w:rFonts w:ascii="Times New Roman" w:hAnsi="Times New Roman" w:cs="Times New Roman"/>
          </w:rPr>
          <w:delText xml:space="preserve">linked to left or extreme left ideologies who </w:delText>
        </w:r>
      </w:del>
      <w:del w:id="415" w:author="Alejandro Andreas Jaume Losa" w:date="2024-04-02T10:56:00Z">
        <w:r w:rsidRPr="00AA7C5F" w:rsidDel="00544B41">
          <w:rPr>
            <w:rFonts w:ascii="Times New Roman" w:hAnsi="Times New Roman" w:cs="Times New Roman"/>
          </w:rPr>
          <w:delText xml:space="preserve">almost exclusively use Catalan, who are in favor of the independence of the Catalan-speaking regions from Spain, and who defend </w:delText>
        </w:r>
        <w:r w:rsidRPr="00AA7C5F" w:rsidDel="00544B41">
          <w:rPr>
            <w:rFonts w:ascii="Times New Roman" w:hAnsi="Times New Roman" w:cs="Times New Roman"/>
            <w:i/>
            <w:iCs/>
          </w:rPr>
          <w:delText>Catalanism</w:delText>
        </w:r>
        <w:r w:rsidRPr="00AA7C5F" w:rsidDel="00544B41">
          <w:rPr>
            <w:rFonts w:ascii="Times New Roman" w:hAnsi="Times New Roman" w:cs="Times New Roman"/>
          </w:rPr>
          <w:delText xml:space="preserve">, </w:delText>
        </w:r>
      </w:del>
      <w:del w:id="416" w:author="Alejandro Andreas Jaume Losa" w:date="2024-04-02T10:55:00Z">
        <w:r w:rsidRPr="00AA7C5F" w:rsidDel="00544B41">
          <w:rPr>
            <w:rFonts w:ascii="Times New Roman" w:hAnsi="Times New Roman" w:cs="Times New Roman"/>
          </w:rPr>
          <w:delText xml:space="preserve">a political movement oriented to the exaltation of the Catalan </w:delText>
        </w:r>
        <w:commentRangeEnd w:id="386"/>
        <w:r w:rsidR="002238A3" w:rsidDel="00544B41">
          <w:rPr>
            <w:rStyle w:val="CommentReference"/>
            <w:rFonts w:ascii="Times New Roman" w:eastAsia="Times New Roman" w:hAnsi="Times New Roman" w:cs="Times New Roman"/>
            <w:kern w:val="0"/>
            <w14:ligatures w14:val="none"/>
          </w:rPr>
          <w:commentReference w:id="386"/>
        </w:r>
        <w:commentRangeEnd w:id="387"/>
        <w:r w:rsidR="002238A3" w:rsidDel="00544B41">
          <w:rPr>
            <w:rStyle w:val="CommentReference"/>
            <w:rFonts w:ascii="Times New Roman" w:eastAsia="Times New Roman" w:hAnsi="Times New Roman" w:cs="Times New Roman"/>
            <w:kern w:val="0"/>
            <w14:ligatures w14:val="none"/>
          </w:rPr>
          <w:commentReference w:id="387"/>
        </w:r>
        <w:r w:rsidRPr="00AA7C5F" w:rsidDel="00544B41">
          <w:rPr>
            <w:rFonts w:ascii="Times New Roman" w:hAnsi="Times New Roman" w:cs="Times New Roman"/>
          </w:rPr>
          <w:delText xml:space="preserve">language and culture. </w:delText>
        </w:r>
      </w:del>
      <w:del w:id="417" w:author="Alejandro Andreas Jaume Losa" w:date="2024-04-02T10:56:00Z">
        <w:r w:rsidRPr="00AA7C5F" w:rsidDel="00544B41">
          <w:rPr>
            <w:rFonts w:ascii="Times New Roman" w:hAnsi="Times New Roman" w:cs="Times New Roman"/>
          </w:rPr>
          <w:delText>Consequently</w:delText>
        </w:r>
      </w:del>
      <w:ins w:id="418" w:author="Alejandro Andreas Jaume Losa" w:date="2024-04-02T10:56:00Z">
        <w:r w:rsidR="00544B41">
          <w:rPr>
            <w:rFonts w:ascii="Times New Roman" w:hAnsi="Times New Roman" w:cs="Times New Roman"/>
          </w:rPr>
          <w:t>Therefore</w:t>
        </w:r>
      </w:ins>
      <w:r w:rsidRPr="00AA7C5F">
        <w:rPr>
          <w:rFonts w:ascii="Times New Roman" w:hAnsi="Times New Roman" w:cs="Times New Roman"/>
        </w:rPr>
        <w:t>,</w:t>
      </w:r>
      <w:ins w:id="419" w:author="Alejandro Andreas Jaume Losa" w:date="2024-04-02T10:58:00Z">
        <w:r w:rsidR="00544B41">
          <w:rPr>
            <w:rFonts w:ascii="Times New Roman" w:hAnsi="Times New Roman" w:cs="Times New Roman"/>
          </w:rPr>
          <w:t xml:space="preserve"> and according to</w:t>
        </w:r>
      </w:ins>
      <w:r w:rsidRPr="00AA7C5F">
        <w:rPr>
          <w:rFonts w:ascii="Times New Roman" w:hAnsi="Times New Roman" w:cs="Times New Roman"/>
        </w:rPr>
        <w:t xml:space="preserve"> </w:t>
      </w:r>
      <w:ins w:id="420" w:author="Alejandro Andreas Jaume Losa" w:date="2024-04-02T10:58:00Z">
        <w:r w:rsidR="00544B41" w:rsidRPr="00AA7C5F">
          <w:rPr>
            <w:rFonts w:ascii="Times New Roman" w:hAnsi="Times New Roman" w:cs="Times New Roman"/>
            <w:kern w:val="0"/>
          </w:rPr>
          <w:t xml:space="preserve">Aguiló-Mora </w:t>
        </w:r>
        <w:r w:rsidR="00544B41">
          <w:rPr>
            <w:rFonts w:ascii="Times New Roman" w:hAnsi="Times New Roman" w:cs="Times New Roman"/>
            <w:kern w:val="0"/>
          </w:rPr>
          <w:t>and</w:t>
        </w:r>
        <w:r w:rsidR="00544B41" w:rsidRPr="00AA7C5F">
          <w:rPr>
            <w:rFonts w:ascii="Times New Roman" w:hAnsi="Times New Roman" w:cs="Times New Roman"/>
            <w:kern w:val="0"/>
          </w:rPr>
          <w:t xml:space="preserve"> Lynch</w:t>
        </w:r>
        <w:r w:rsidR="00544B41">
          <w:rPr>
            <w:rFonts w:ascii="Times New Roman" w:hAnsi="Times New Roman" w:cs="Times New Roman"/>
            <w:kern w:val="0"/>
          </w:rPr>
          <w:t xml:space="preserve"> (</w:t>
        </w:r>
        <w:r w:rsidR="00544B41" w:rsidRPr="00AA7C5F">
          <w:rPr>
            <w:rFonts w:ascii="Times New Roman" w:hAnsi="Times New Roman" w:cs="Times New Roman"/>
            <w:kern w:val="0"/>
          </w:rPr>
          <w:t>2017</w:t>
        </w:r>
        <w:r w:rsidR="00544B41">
          <w:rPr>
            <w:rFonts w:ascii="Times New Roman" w:hAnsi="Times New Roman" w:cs="Times New Roman"/>
            <w:kern w:val="0"/>
          </w:rPr>
          <w:t xml:space="preserve">) </w:t>
        </w:r>
      </w:ins>
      <w:r w:rsidRPr="00AA7C5F">
        <w:rPr>
          <w:rFonts w:ascii="Times New Roman" w:hAnsi="Times New Roman" w:cs="Times New Roman"/>
        </w:rPr>
        <w:t>there seems to be a lack of ideological unity within the Mallorcan society in terms of language attitudes</w:t>
      </w:r>
      <w:ins w:id="421" w:author="Alejandro Andreas Jaume Losa" w:date="2024-04-02T10:58:00Z">
        <w:r w:rsidR="00544B41">
          <w:rPr>
            <w:rFonts w:ascii="Times New Roman" w:hAnsi="Times New Roman" w:cs="Times New Roman"/>
          </w:rPr>
          <w:t>.</w:t>
        </w:r>
      </w:ins>
      <w:commentRangeStart w:id="422"/>
      <w:del w:id="423" w:author="Alejandro Andreas Jaume Losa" w:date="2024-04-02T10:58:00Z">
        <w:r w:rsidRPr="00AA7C5F" w:rsidDel="00544B41">
          <w:rPr>
            <w:rFonts w:ascii="Times New Roman" w:hAnsi="Times New Roman" w:cs="Times New Roman"/>
          </w:rPr>
          <w:delText xml:space="preserve"> </w:delText>
        </w:r>
        <w:r w:rsidRPr="00AA7C5F" w:rsidDel="00544B41">
          <w:rPr>
            <w:rFonts w:ascii="Times New Roman" w:hAnsi="Times New Roman" w:cs="Times New Roman"/>
          </w:rPr>
          <w:fldChar w:fldCharType="begin"/>
        </w:r>
        <w:r w:rsidRPr="00AA7C5F" w:rsidDel="00544B41">
          <w:rPr>
            <w:rFonts w:ascii="Times New Roman" w:hAnsi="Times New Roman" w:cs="Times New Roman"/>
          </w:rPr>
          <w:delInstrText xml:space="preserve"> ADDIN ZOTERO_ITEM CSL_CITATION {"citationID":"D6hQo8nS","properties":{"formattedCitation":"(Aguil\\uc0\\u243{}-Mora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delInstrText>
        </w:r>
        <w:r w:rsidRPr="00AA7C5F" w:rsidDel="00544B41">
          <w:rPr>
            <w:rFonts w:ascii="Times New Roman" w:hAnsi="Times New Roman" w:cs="Times New Roman"/>
          </w:rPr>
          <w:fldChar w:fldCharType="separate"/>
        </w:r>
        <w:r w:rsidRPr="00AA7C5F" w:rsidDel="00544B41">
          <w:rPr>
            <w:rFonts w:ascii="Times New Roman" w:hAnsi="Times New Roman" w:cs="Times New Roman"/>
            <w:kern w:val="0"/>
          </w:rPr>
          <w:delText>(Aguiló-Mora &amp; Lynch, 2017)</w:delText>
        </w:r>
        <w:r w:rsidRPr="00AA7C5F" w:rsidDel="00544B41">
          <w:rPr>
            <w:rFonts w:ascii="Times New Roman" w:hAnsi="Times New Roman" w:cs="Times New Roman"/>
          </w:rPr>
          <w:fldChar w:fldCharType="end"/>
        </w:r>
        <w:commentRangeEnd w:id="422"/>
        <w:r w:rsidR="00457454" w:rsidDel="00544B41">
          <w:rPr>
            <w:rStyle w:val="CommentReference"/>
            <w:rFonts w:ascii="Times New Roman" w:eastAsia="Times New Roman" w:hAnsi="Times New Roman" w:cs="Times New Roman"/>
            <w:kern w:val="0"/>
            <w14:ligatures w14:val="none"/>
          </w:rPr>
          <w:commentReference w:id="422"/>
        </w:r>
        <w:r w:rsidRPr="00AA7C5F" w:rsidDel="00544B41">
          <w:rPr>
            <w:rFonts w:ascii="Times New Roman" w:hAnsi="Times New Roman" w:cs="Times New Roman"/>
          </w:rPr>
          <w:delText>.</w:delText>
        </w:r>
      </w:del>
    </w:p>
    <w:p w14:paraId="5D13B59A" w14:textId="3E7D093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Altogether, </w:t>
      </w:r>
      <w:del w:id="424" w:author="Kendra Dickinson" w:date="2024-03-24T10:36:00Z">
        <w:r w:rsidRPr="00AA7C5F" w:rsidDel="0006122B">
          <w:rPr>
            <w:rFonts w:ascii="Times New Roman" w:hAnsi="Times New Roman" w:cs="Times New Roman"/>
          </w:rPr>
          <w:delText xml:space="preserve">it is evident that </w:delText>
        </w:r>
      </w:del>
      <w:r w:rsidRPr="00AA7C5F">
        <w:rPr>
          <w:rFonts w:ascii="Times New Roman" w:hAnsi="Times New Roman" w:cs="Times New Roman"/>
        </w:rPr>
        <w:t xml:space="preserve">the linguistic situation in the Balearic Islands in terms of language attitudes is complex. </w:t>
      </w:r>
      <w:ins w:id="425" w:author="Kendra Dickinson" w:date="2024-03-24T10:38:00Z">
        <w:r w:rsidR="009A0AF3">
          <w:rPr>
            <w:rFonts w:ascii="Times New Roman" w:hAnsi="Times New Roman" w:cs="Times New Roman"/>
          </w:rPr>
          <w:t>In general, t</w:t>
        </w:r>
      </w:ins>
      <w:del w:id="426" w:author="Kendra Dickinson" w:date="2024-03-24T10:38:00Z">
        <w:r w:rsidRPr="00AA7C5F" w:rsidDel="009A0AF3">
          <w:rPr>
            <w:rFonts w:ascii="Times New Roman" w:hAnsi="Times New Roman" w:cs="Times New Roman"/>
          </w:rPr>
          <w:delText>T</w:delText>
        </w:r>
      </w:del>
      <w:r w:rsidRPr="00AA7C5F">
        <w:rPr>
          <w:rFonts w:ascii="Times New Roman" w:hAnsi="Times New Roman" w:cs="Times New Roman"/>
        </w:rPr>
        <w:t xml:space="preserve">he society </w:t>
      </w:r>
      <w:del w:id="427" w:author="Kendra Dickinson" w:date="2024-03-24T10:38:00Z">
        <w:r w:rsidRPr="00AA7C5F" w:rsidDel="009A0AF3">
          <w:rPr>
            <w:rFonts w:ascii="Times New Roman" w:hAnsi="Times New Roman" w:cs="Times New Roman"/>
          </w:rPr>
          <w:delText>seems to be</w:delText>
        </w:r>
      </w:del>
      <w:ins w:id="428" w:author="Kendra Dickinson" w:date="2024-03-24T10:38:00Z">
        <w:r w:rsidR="009A0AF3">
          <w:rPr>
            <w:rFonts w:ascii="Times New Roman" w:hAnsi="Times New Roman" w:cs="Times New Roman"/>
          </w:rPr>
          <w:t>is</w:t>
        </w:r>
      </w:ins>
      <w:r w:rsidRPr="00AA7C5F">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w:t>
      </w:r>
      <w:commentRangeStart w:id="429"/>
      <w:r w:rsidRPr="00AA7C5F">
        <w:rPr>
          <w:rFonts w:ascii="Times New Roman" w:hAnsi="Times New Roman" w:cs="Times New Roman"/>
        </w:rPr>
        <w:t>Popular</w:t>
      </w:r>
      <w:commentRangeEnd w:id="429"/>
      <w:r w:rsidR="009A0AF3">
        <w:rPr>
          <w:rStyle w:val="CommentReference"/>
          <w:rFonts w:ascii="Times New Roman" w:eastAsia="Times New Roman" w:hAnsi="Times New Roman" w:cs="Times New Roman"/>
          <w:kern w:val="0"/>
          <w14:ligatures w14:val="none"/>
        </w:rPr>
        <w:commentReference w:id="429"/>
      </w:r>
      <w:r w:rsidRPr="00AA7C5F">
        <w:rPr>
          <w:rFonts w:ascii="Times New Roman" w:hAnsi="Times New Roman" w:cs="Times New Roman"/>
        </w:rPr>
        <w:t xml:space="preserve"> Party</w:t>
      </w:r>
      <w:ins w:id="430" w:author="Alejandro Andreas Jaume Losa" w:date="2024-04-02T10:58:00Z">
        <w:r w:rsidR="00544B41">
          <w:rPr>
            <w:rFonts w:ascii="Times New Roman" w:hAnsi="Times New Roman" w:cs="Times New Roman"/>
          </w:rPr>
          <w:t xml:space="preserve"> (</w:t>
        </w:r>
        <w:proofErr w:type="spellStart"/>
        <w:r w:rsidR="00544B41" w:rsidRPr="00544B41">
          <w:rPr>
            <w:rFonts w:ascii="Times New Roman" w:hAnsi="Times New Roman" w:cs="Times New Roman"/>
            <w:i/>
            <w:iCs/>
            <w:rPrChange w:id="431" w:author="Alejandro Andreas Jaume Losa" w:date="2024-04-02T10:59:00Z">
              <w:rPr>
                <w:rFonts w:ascii="Times New Roman" w:hAnsi="Times New Roman" w:cs="Times New Roman"/>
              </w:rPr>
            </w:rPrChange>
          </w:rPr>
          <w:t>Partit</w:t>
        </w:r>
        <w:proofErr w:type="spellEnd"/>
        <w:r w:rsidR="00544B41" w:rsidRPr="00544B41">
          <w:rPr>
            <w:rFonts w:ascii="Times New Roman" w:hAnsi="Times New Roman" w:cs="Times New Roman"/>
            <w:i/>
            <w:iCs/>
            <w:rPrChange w:id="432" w:author="Alejandro Andreas Jaume Losa" w:date="2024-04-02T10:59:00Z">
              <w:rPr>
                <w:rFonts w:ascii="Times New Roman" w:hAnsi="Times New Roman" w:cs="Times New Roman"/>
              </w:rPr>
            </w:rPrChange>
          </w:rPr>
          <w:t xml:space="preserve"> Popular</w:t>
        </w:r>
        <w:r w:rsidR="00544B41">
          <w:rPr>
            <w:rFonts w:ascii="Times New Roman" w:hAnsi="Times New Roman" w:cs="Times New Roman"/>
          </w:rPr>
          <w:t>)</w:t>
        </w:r>
      </w:ins>
      <w:r w:rsidRPr="00AA7C5F">
        <w:rPr>
          <w:rFonts w:ascii="Times New Roman" w:hAnsi="Times New Roman" w:cs="Times New Roman"/>
        </w:rPr>
        <w:t xml:space="preserve"> implemented, from 2013 to 2015, a series of measures affecting the linguistic normalization of Catalan. One of these measures was the </w:t>
      </w:r>
      <w:r w:rsidRPr="00AA7C5F">
        <w:rPr>
          <w:rFonts w:ascii="Times New Roman" w:hAnsi="Times New Roman" w:cs="Times New Roman"/>
          <w:i/>
          <w:iCs/>
        </w:rPr>
        <w:t>Tractament Integrat de Llengües</w:t>
      </w:r>
      <w:r w:rsidRPr="00AA7C5F">
        <w:rPr>
          <w:rFonts w:ascii="Times New Roman" w:hAnsi="Times New Roman" w:cs="Times New Roman"/>
        </w:rPr>
        <w:t xml:space="preserve"> or TIL ‘Comprehensive Treatment of Languages’, which mandated that schools teach a third of their curriculum in Spanish, another third in Catalan, and another third in English. The </w:t>
      </w:r>
      <w:ins w:id="433" w:author="Kendra Dickinson" w:date="2024-03-24T10:39:00Z">
        <w:r w:rsidR="009A0AF3">
          <w:rPr>
            <w:rFonts w:ascii="Times New Roman" w:hAnsi="Times New Roman" w:cs="Times New Roman"/>
          </w:rPr>
          <w:t xml:space="preserve">stated </w:t>
        </w:r>
      </w:ins>
      <w:ins w:id="434" w:author="Alejandro Andreas Jaume Losa" w:date="2024-04-10T18:37:00Z">
        <w:r w:rsidR="009F4FE8">
          <w:rPr>
            <w:rFonts w:ascii="Times New Roman" w:hAnsi="Times New Roman" w:cs="Times New Roman"/>
          </w:rPr>
          <w:t xml:space="preserve">the </w:t>
        </w:r>
      </w:ins>
      <w:ins w:id="435" w:author="Kendra Dickinson" w:date="2024-03-24T10:39:00Z">
        <w:r w:rsidR="009A0AF3">
          <w:rPr>
            <w:rFonts w:ascii="Times New Roman" w:hAnsi="Times New Roman" w:cs="Times New Roman"/>
          </w:rPr>
          <w:t>aim</w:t>
        </w:r>
      </w:ins>
      <w:del w:id="436" w:author="Kendra Dickinson" w:date="2024-03-24T10:39:00Z">
        <w:r w:rsidRPr="00AA7C5F" w:rsidDel="009A0AF3">
          <w:rPr>
            <w:rFonts w:ascii="Times New Roman" w:hAnsi="Times New Roman" w:cs="Times New Roman"/>
          </w:rPr>
          <w:delText>Government stated that its</w:delText>
        </w:r>
      </w:del>
      <w:del w:id="437" w:author="Alejandro Andreas Jaume Losa" w:date="2024-04-10T18:37:00Z">
        <w:r w:rsidRPr="00AA7C5F" w:rsidDel="009F4FE8">
          <w:rPr>
            <w:rFonts w:ascii="Times New Roman" w:hAnsi="Times New Roman" w:cs="Times New Roman"/>
          </w:rPr>
          <w:delText xml:space="preserve"> aim</w:delText>
        </w:r>
      </w:del>
      <w:r w:rsidRPr="00AA7C5F">
        <w:rPr>
          <w:rFonts w:ascii="Times New Roman" w:hAnsi="Times New Roman" w:cs="Times New Roman"/>
        </w:rPr>
        <w:t xml:space="preserve"> was to promote linguistic immersion in English, although many saw it as an attack on Catalan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(Gentili, 2013; Manresa, 2015; Olaizola, 2013)</w:t>
      </w:r>
      <w:r w:rsidRPr="00AA7C5F">
        <w:rPr>
          <w:rFonts w:ascii="Times New Roman" w:hAnsi="Times New Roman" w:cs="Times New Roman"/>
        </w:rPr>
        <w:fldChar w:fldCharType="end"/>
      </w:r>
      <w:r w:rsidRPr="00AA7C5F">
        <w:rPr>
          <w:rFonts w:ascii="Times New Roman" w:hAnsi="Times New Roman" w:cs="Times New Roman"/>
        </w:rPr>
        <w:t>. In 2018, the progressive government of the Socialist Party of the Balearic Islands (PSIB-PSOE) and More for Mallorca (</w:t>
      </w:r>
      <w:r w:rsidRPr="009A0AF3">
        <w:rPr>
          <w:rFonts w:ascii="Times New Roman" w:hAnsi="Times New Roman" w:cs="Times New Roman"/>
          <w:i/>
          <w:iCs/>
          <w:rPrChange w:id="438" w:author="Kendra Dickinson" w:date="2024-03-24T10:39:00Z">
            <w:rPr>
              <w:rFonts w:ascii="Times New Roman" w:hAnsi="Times New Roman" w:cs="Times New Roman"/>
            </w:rPr>
          </w:rPrChange>
        </w:rPr>
        <w:t>Més per Mallorca</w:t>
      </w:r>
      <w:r w:rsidRPr="00AA7C5F">
        <w:rPr>
          <w:rFonts w:ascii="Times New Roman" w:hAnsi="Times New Roman" w:cs="Times New Roman"/>
        </w:rPr>
        <w:t xml:space="preserve">) passed </w:t>
      </w:r>
      <w:del w:id="439" w:author="Kendra Dickinson" w:date="2024-03-24T10:40:00Z">
        <w:r w:rsidRPr="00AA7C5F" w:rsidDel="009A0AF3">
          <w:rPr>
            <w:rFonts w:ascii="Times New Roman" w:hAnsi="Times New Roman" w:cs="Times New Roman"/>
          </w:rPr>
          <w:delText xml:space="preserve">the </w:delText>
        </w:r>
      </w:del>
      <w:r w:rsidRPr="00AA7C5F">
        <w:rPr>
          <w:rFonts w:ascii="Times New Roman" w:hAnsi="Times New Roman" w:cs="Times New Roman"/>
        </w:rPr>
        <w:t xml:space="preserve">Decree 8/2018 which mandated healthcare </w:t>
      </w:r>
      <w:r w:rsidRPr="00AA7C5F">
        <w:rPr>
          <w:rFonts w:ascii="Times New Roman" w:hAnsi="Times New Roman" w:cs="Times New Roman"/>
        </w:rPr>
        <w:lastRenderedPageBreak/>
        <w:t xml:space="preserve">personnel </w:t>
      </w:r>
      <w:del w:id="440" w:author="Kendra Dickinson" w:date="2024-03-24T10:40:00Z">
        <w:r w:rsidRPr="00AA7C5F" w:rsidDel="009A0AF3">
          <w:rPr>
            <w:rFonts w:ascii="Times New Roman" w:hAnsi="Times New Roman" w:cs="Times New Roman"/>
          </w:rPr>
          <w:delText>to</w:delText>
        </w:r>
      </w:del>
      <w:r w:rsidRPr="00AA7C5F">
        <w:rPr>
          <w:rFonts w:ascii="Times New Roman" w:hAnsi="Times New Roman" w:cs="Times New Roman"/>
        </w:rPr>
        <w:t xml:space="preserve"> be proficient in Catalan </w:t>
      </w:r>
      <w:del w:id="441" w:author="Kendra Dickinson" w:date="2024-03-24T10:40:00Z">
        <w:r w:rsidRPr="00AA7C5F" w:rsidDel="009A0AF3">
          <w:rPr>
            <w:rFonts w:ascii="Times New Roman" w:hAnsi="Times New Roman" w:cs="Times New Roman"/>
          </w:rPr>
          <w:delText xml:space="preserve">in order </w:delText>
        </w:r>
      </w:del>
      <w:r w:rsidRPr="00AA7C5F">
        <w:rPr>
          <w:rFonts w:ascii="Times New Roman" w:hAnsi="Times New Roman" w:cs="Times New Roman"/>
        </w:rPr>
        <w:t xml:space="preserve">to work in the public healthcare system of the Balearic Islands. While the </w:t>
      </w:r>
      <w:del w:id="442" w:author="Kendra Dickinson" w:date="2024-03-24T10:40:00Z">
        <w:r w:rsidRPr="00AA7C5F" w:rsidDel="009A0AF3">
          <w:rPr>
            <w:rFonts w:ascii="Times New Roman" w:hAnsi="Times New Roman" w:cs="Times New Roman"/>
          </w:rPr>
          <w:delText>Government’s</w:delText>
        </w:r>
      </w:del>
      <w:r w:rsidRPr="00AA7C5F">
        <w:rPr>
          <w:rFonts w:ascii="Times New Roman" w:hAnsi="Times New Roman" w:cs="Times New Roman"/>
        </w:rPr>
        <w:t xml:space="preserve"> aim was to promote the normalization of Catalan, many people, including an important sector of the healthcare personnel, saw it as an imposition that prevented them from practicing because they were not proficient in the language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w:t>
      </w:r>
      <w:r w:rsidRPr="00AA7C5F">
        <w:rPr>
          <w:rFonts w:ascii="Times New Roman" w:hAnsi="Times New Roman" w:cs="Times New Roman"/>
        </w:rPr>
        <w:fldChar w:fldCharType="end"/>
      </w:r>
      <w:r w:rsidRPr="00AA7C5F">
        <w:rPr>
          <w:rFonts w:ascii="Times New Roman" w:hAnsi="Times New Roman" w:cs="Times New Roman"/>
        </w:rPr>
        <w:t xml:space="preserve">. Consequently, the association between language attitudes and political orientation seems to have strengthen over the past decade, to the point of turning the linguistic situation in the Balearic Islands into a constant political debate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(Crespí, 2023; Garau, 2023; Mateos, 2023; Pellicer, 2023; Sánchez, 2023)</w:t>
      </w:r>
      <w:r w:rsidRPr="00AA7C5F">
        <w:rPr>
          <w:rFonts w:ascii="Times New Roman" w:hAnsi="Times New Roman" w:cs="Times New Roman"/>
        </w:rPr>
        <w:fldChar w:fldCharType="end"/>
      </w:r>
      <w:r w:rsidRPr="00AA7C5F">
        <w:rPr>
          <w:rFonts w:ascii="Times New Roman" w:hAnsi="Times New Roman" w:cs="Times New Roman"/>
        </w:rPr>
        <w:t>.</w:t>
      </w:r>
    </w:p>
    <w:p w14:paraId="2B3300E6" w14:textId="44C5E42F" w:rsidR="009A0AF3" w:rsidRDefault="00544B41" w:rsidP="00882DA8">
      <w:pPr>
        <w:spacing w:line="480" w:lineRule="auto"/>
        <w:jc w:val="both"/>
        <w:rPr>
          <w:ins w:id="443" w:author="Kendra Dickinson" w:date="2024-03-24T10:45:00Z"/>
          <w:rFonts w:ascii="Times New Roman" w:hAnsi="Times New Roman" w:cs="Times New Roman"/>
        </w:rPr>
      </w:pPr>
      <w:ins w:id="444" w:author="Alejandro Andreas Jaume Losa" w:date="2024-04-02T10:59:00Z">
        <w:r>
          <w:rPr>
            <w:rFonts w:ascii="Times New Roman" w:hAnsi="Times New Roman" w:cs="Times New Roman"/>
          </w:rPr>
          <w:tab/>
        </w:r>
      </w:ins>
      <w:del w:id="445" w:author="Kendra Dickinson" w:date="2024-03-24T10:41:00Z">
        <w:r w:rsidR="00882DA8" w:rsidRPr="00AA7C5F" w:rsidDel="009A0AF3">
          <w:rPr>
            <w:rFonts w:ascii="Times New Roman" w:hAnsi="Times New Roman" w:cs="Times New Roman"/>
          </w:rPr>
          <w:tab/>
          <w:delText xml:space="preserve"> Therefore, </w:delText>
        </w:r>
      </w:del>
      <w:ins w:id="446" w:author="Kendra Dickinson" w:date="2024-03-24T10:41:00Z">
        <w:r w:rsidR="009A0AF3">
          <w:rPr>
            <w:rFonts w:ascii="Times New Roman" w:hAnsi="Times New Roman" w:cs="Times New Roman"/>
          </w:rPr>
          <w:t>T</w:t>
        </w:r>
      </w:ins>
      <w:del w:id="447" w:author="Kendra Dickinson" w:date="2024-03-24T10:41:00Z">
        <w:r w:rsidR="00882DA8" w:rsidRPr="00AA7C5F" w:rsidDel="009A0AF3">
          <w:rPr>
            <w:rFonts w:ascii="Times New Roman" w:hAnsi="Times New Roman" w:cs="Times New Roman"/>
          </w:rPr>
          <w:delText>t</w:delText>
        </w:r>
      </w:del>
      <w:r w:rsidR="00882DA8" w:rsidRPr="00AA7C5F">
        <w:rPr>
          <w:rFonts w:ascii="Times New Roman" w:hAnsi="Times New Roman" w:cs="Times New Roman"/>
        </w:rPr>
        <w:t>h</w:t>
      </w:r>
      <w:ins w:id="448" w:author="Alejandro Andreas Jaume Losa" w:date="2024-04-02T10:59:00Z">
        <w:r>
          <w:rPr>
            <w:rFonts w:ascii="Times New Roman" w:hAnsi="Times New Roman" w:cs="Times New Roman"/>
          </w:rPr>
          <w:t xml:space="preserve">is </w:t>
        </w:r>
      </w:ins>
      <w:del w:id="449" w:author="Alejandro Andreas Jaume Losa" w:date="2024-04-02T10:59:00Z">
        <w:r w:rsidR="00882DA8" w:rsidRPr="00AA7C5F" w:rsidDel="00544B41">
          <w:rPr>
            <w:rFonts w:ascii="Times New Roman" w:hAnsi="Times New Roman" w:cs="Times New Roman"/>
          </w:rPr>
          <w:delText xml:space="preserve">e present </w:delText>
        </w:r>
      </w:del>
      <w:r w:rsidR="00882DA8" w:rsidRPr="00AA7C5F">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w:t>
      </w:r>
      <w:del w:id="450" w:author="Kendra Dickinson" w:date="2024-03-24T10:42:00Z">
        <w:r w:rsidR="00882DA8" w:rsidRPr="00AA7C5F" w:rsidDel="009A0AF3">
          <w:rPr>
            <w:rFonts w:ascii="Times New Roman" w:hAnsi="Times New Roman" w:cs="Times New Roman"/>
          </w:rPr>
          <w:delText xml:space="preserve">the city concentrates </w:delText>
        </w:r>
      </w:del>
      <w:r w:rsidR="00882DA8" w:rsidRPr="00AA7C5F">
        <w:rPr>
          <w:rFonts w:ascii="Times New Roman" w:hAnsi="Times New Roman" w:cs="Times New Roman"/>
        </w:rPr>
        <w:t xml:space="preserve">just under 40% of the archipelago’s population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rPr>
        <w:t>(Instituto Nacional de Estadística, 2024)</w:t>
      </w:r>
      <w:r w:rsidR="00882DA8" w:rsidRPr="00AA7C5F">
        <w:rPr>
          <w:rFonts w:ascii="Times New Roman" w:hAnsi="Times New Roman" w:cs="Times New Roman"/>
        </w:rPr>
        <w:fldChar w:fldCharType="end"/>
      </w:r>
      <w:ins w:id="451" w:author="Kendra Dickinson" w:date="2024-03-24T10:42:00Z">
        <w:r w:rsidR="009A0AF3">
          <w:rPr>
            <w:rFonts w:ascii="Times New Roman" w:hAnsi="Times New Roman" w:cs="Times New Roman"/>
          </w:rPr>
          <w:t xml:space="preserve"> resides in Palma</w:t>
        </w:r>
      </w:ins>
      <w:r w:rsidR="00882DA8" w:rsidRPr="00AA7C5F">
        <w:rPr>
          <w:rFonts w:ascii="Times New Roman" w:hAnsi="Times New Roman" w:cs="Times New Roman"/>
        </w:rPr>
        <w:t xml:space="preserve">, making it the largest city. Second, it is the most diverse city in the Balearic Islands, </w:t>
      </w:r>
      <w:del w:id="452" w:author="Kendra Dickinson" w:date="2024-03-24T10:41:00Z">
        <w:r w:rsidR="00882DA8" w:rsidRPr="00AA7C5F" w:rsidDel="009A0AF3">
          <w:rPr>
            <w:rFonts w:ascii="Times New Roman" w:hAnsi="Times New Roman" w:cs="Times New Roman"/>
          </w:rPr>
          <w:delText xml:space="preserve">concentrating </w:delText>
        </w:r>
      </w:del>
      <w:ins w:id="453" w:author="Kendra Dickinson" w:date="2024-03-24T10:41:00Z">
        <w:r w:rsidR="009A0AF3">
          <w:rPr>
            <w:rFonts w:ascii="Times New Roman" w:hAnsi="Times New Roman" w:cs="Times New Roman"/>
          </w:rPr>
          <w:t>being home to</w:t>
        </w:r>
        <w:r w:rsidR="009A0AF3" w:rsidRPr="00AA7C5F">
          <w:rPr>
            <w:rFonts w:ascii="Times New Roman" w:hAnsi="Times New Roman" w:cs="Times New Roman"/>
          </w:rPr>
          <w:t xml:space="preserve"> </w:t>
        </w:r>
      </w:ins>
      <w:r w:rsidR="00882DA8" w:rsidRPr="00AA7C5F">
        <w:rPr>
          <w:rFonts w:ascii="Times New Roman" w:hAnsi="Times New Roman" w:cs="Times New Roman"/>
        </w:rPr>
        <w:t xml:space="preserve">a third of the foreign residents of the Balearic Islands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(IBESTAT, 2022)</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According to Blas–Arroyo, this situation makes the Palma “a melting pot of people from different geographic, economic and cultural origins”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(2007, p. 80)</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making a significant impact on the linguistic situation of the city. Finally, previous </w:t>
      </w:r>
      <w:del w:id="454" w:author="Kendra Dickinson" w:date="2024-03-24T10:42:00Z">
        <w:r w:rsidR="00882DA8" w:rsidRPr="00AA7C5F" w:rsidDel="009A0AF3">
          <w:rPr>
            <w:rFonts w:ascii="Times New Roman" w:hAnsi="Times New Roman" w:cs="Times New Roman"/>
          </w:rPr>
          <w:delText>studies have</w:delText>
        </w:r>
      </w:del>
      <w:ins w:id="455" w:author="Kendra Dickinson" w:date="2024-03-24T10:42:00Z">
        <w:r w:rsidR="009A0AF3">
          <w:rPr>
            <w:rFonts w:ascii="Times New Roman" w:hAnsi="Times New Roman" w:cs="Times New Roman"/>
          </w:rPr>
          <w:t>work has</w:t>
        </w:r>
      </w:ins>
      <w:r w:rsidR="00882DA8" w:rsidRPr="00AA7C5F">
        <w:rPr>
          <w:rFonts w:ascii="Times New Roman" w:hAnsi="Times New Roman" w:cs="Times New Roman"/>
        </w:rPr>
        <w:t xml:space="preserve"> shown that the language attitudes of people who live in areas with lower </w:t>
      </w:r>
      <w:commentRangeStart w:id="456"/>
      <w:r w:rsidR="00882DA8" w:rsidRPr="00AA7C5F">
        <w:rPr>
          <w:rFonts w:ascii="Times New Roman" w:hAnsi="Times New Roman" w:cs="Times New Roman"/>
        </w:rPr>
        <w:t xml:space="preserve">social contact </w:t>
      </w:r>
      <w:commentRangeEnd w:id="456"/>
      <w:r w:rsidR="009A0AF3">
        <w:rPr>
          <w:rStyle w:val="CommentReference"/>
          <w:rFonts w:ascii="Times New Roman" w:eastAsia="Times New Roman" w:hAnsi="Times New Roman" w:cs="Times New Roman"/>
          <w:kern w:val="0"/>
          <w14:ligatures w14:val="none"/>
        </w:rPr>
        <w:commentReference w:id="456"/>
      </w:r>
      <w:r w:rsidR="00882DA8" w:rsidRPr="00AA7C5F">
        <w:rPr>
          <w:rFonts w:ascii="Times New Roman" w:hAnsi="Times New Roman" w:cs="Times New Roman"/>
        </w:rPr>
        <w:t xml:space="preserve">with Catalan, such as Palma, tend to be less positive toward this language and more positive toward Spanish </w:t>
      </w:r>
      <w:r w:rsidR="00882DA8" w:rsidRPr="00AA7C5F">
        <w:rPr>
          <w:rFonts w:ascii="Times New Roman" w:hAnsi="Times New Roman" w:cs="Times New Roman"/>
        </w:rPr>
        <w:fldChar w:fldCharType="begin"/>
      </w:r>
      <w:r w:rsidR="00882DA8" w:rsidRPr="00AA7C5F">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noProof/>
        </w:rPr>
        <w:t>(Calafat Vila &amp; Calero-Pons, 2019)</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w:t>
      </w:r>
    </w:p>
    <w:p w14:paraId="582AAD49" w14:textId="116784D1" w:rsidR="00882DA8" w:rsidRPr="00AA7C5F" w:rsidRDefault="00882DA8">
      <w:pPr>
        <w:spacing w:line="480" w:lineRule="auto"/>
        <w:ind w:firstLine="360"/>
        <w:jc w:val="both"/>
        <w:rPr>
          <w:rFonts w:ascii="Times New Roman" w:hAnsi="Times New Roman" w:cs="Times New Roman"/>
        </w:rPr>
        <w:pPrChange w:id="457" w:author="Kendra Dickinson" w:date="2024-03-24T10:45:00Z">
          <w:pPr>
            <w:spacing w:line="480" w:lineRule="auto"/>
            <w:jc w:val="both"/>
          </w:pPr>
        </w:pPrChange>
      </w:pPr>
      <w:commentRangeStart w:id="458"/>
      <w:del w:id="459" w:author="Kendra Dickinson" w:date="2024-03-24T10:45:00Z">
        <w:r w:rsidRPr="00AA7C5F" w:rsidDel="009A0AF3">
          <w:rPr>
            <w:rFonts w:ascii="Times New Roman" w:hAnsi="Times New Roman" w:cs="Times New Roman"/>
          </w:rPr>
          <w:delText>Additionally</w:delText>
        </w:r>
      </w:del>
      <w:commentRangeEnd w:id="458"/>
      <w:r w:rsidR="009A0AF3">
        <w:rPr>
          <w:rStyle w:val="CommentReference"/>
          <w:rFonts w:ascii="Times New Roman" w:eastAsia="Times New Roman" w:hAnsi="Times New Roman" w:cs="Times New Roman"/>
          <w:kern w:val="0"/>
          <w14:ligatures w14:val="none"/>
        </w:rPr>
        <w:commentReference w:id="458"/>
      </w:r>
      <w:del w:id="460" w:author="Kendra Dickinson" w:date="2024-03-24T10:45:00Z">
        <w:r w:rsidRPr="00AA7C5F" w:rsidDel="009A0AF3">
          <w:rPr>
            <w:rFonts w:ascii="Times New Roman" w:hAnsi="Times New Roman" w:cs="Times New Roman"/>
          </w:rPr>
          <w:delText xml:space="preserve">, none of the studies exploring language attitudes in the context of the Balearic Islands have focused exclusively on the specific case of Palma. </w:delText>
        </w:r>
      </w:del>
      <w:r w:rsidRPr="00AA7C5F">
        <w:rPr>
          <w:rFonts w:ascii="Times New Roman" w:hAnsi="Times New Roman" w:cs="Times New Roman"/>
        </w:rPr>
        <w:t>Accordingly, my research questions and hypotheses are as follows:</w:t>
      </w:r>
    </w:p>
    <w:p w14:paraId="7846A946" w14:textId="77777777" w:rsidR="00882DA8" w:rsidRPr="00AA7C5F" w:rsidRDefault="00882DA8" w:rsidP="00882DA8">
      <w:pPr>
        <w:pStyle w:val="ListParagraph"/>
        <w:numPr>
          <w:ilvl w:val="0"/>
          <w:numId w:val="1"/>
        </w:numPr>
        <w:spacing w:line="480" w:lineRule="auto"/>
        <w:jc w:val="both"/>
        <w:rPr>
          <w:rFonts w:ascii="Times New Roman" w:hAnsi="Times New Roman" w:cs="Times New Roman"/>
        </w:rPr>
      </w:pPr>
      <w:r w:rsidRPr="00AA7C5F">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AA7C5F" w:rsidRDefault="00882DA8" w:rsidP="00882DA8">
      <w:pPr>
        <w:pStyle w:val="ListParagraph"/>
        <w:numPr>
          <w:ilvl w:val="0"/>
          <w:numId w:val="1"/>
        </w:numPr>
        <w:spacing w:line="480" w:lineRule="auto"/>
        <w:jc w:val="both"/>
        <w:rPr>
          <w:rFonts w:ascii="Times New Roman" w:hAnsi="Times New Roman" w:cs="Times New Roman"/>
        </w:rPr>
      </w:pPr>
      <w:r w:rsidRPr="00AA7C5F">
        <w:rPr>
          <w:rFonts w:ascii="Times New Roman" w:hAnsi="Times New Roman" w:cs="Times New Roman"/>
        </w:rPr>
        <w:t>What is the relationship between different political orientations and language attitudes of the population of Palma de Mallorca toward Catalan and Spanish?</w:t>
      </w:r>
    </w:p>
    <w:p w14:paraId="2144698C"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With regard to research question one, </w:t>
      </w:r>
      <w:del w:id="461" w:author="Kendra Dickinson" w:date="2024-03-24T10:37:00Z">
        <w:r w:rsidRPr="00AA7C5F" w:rsidDel="0006122B">
          <w:rPr>
            <w:rFonts w:ascii="Times New Roman" w:hAnsi="Times New Roman" w:cs="Times New Roman"/>
          </w:rPr>
          <w:delText xml:space="preserve">and </w:delText>
        </w:r>
      </w:del>
      <w:r w:rsidRPr="00AA7C5F">
        <w:rPr>
          <w:rFonts w:ascii="Times New Roman" w:hAnsi="Times New Roman" w:cs="Times New Roman"/>
        </w:rPr>
        <w:t xml:space="preserve">based on previous literature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the current political debate regarding the linguistic situation in the Balearic Islands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(Crespí, 2023; Garau, 2023; Mateos, 2023; Pellicer, 2023; Sánchez, 2023)</w:t>
      </w:r>
      <w:r w:rsidRPr="00AA7C5F">
        <w:rPr>
          <w:rFonts w:ascii="Times New Roman" w:hAnsi="Times New Roman" w:cs="Times New Roman"/>
        </w:rPr>
        <w:fldChar w:fldCharType="end"/>
      </w:r>
      <w:r w:rsidRPr="00AA7C5F">
        <w:rPr>
          <w:rFonts w:ascii="Times New Roman" w:hAnsi="Times New Roman" w:cs="Times New Roman"/>
        </w:rPr>
        <w:t xml:space="preserve">, I hypothesize that political orientation will be a significant predictor of language attitudes toward Catalan and Spanish in Palma. With regard to research question two, and also based on previous literature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past reactions of the population of the Balearic Islands to certain language policies by prior governments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 Gentili, 2013; Manresa, 2015; Olaizola, 2013)</w:t>
      </w:r>
      <w:r w:rsidRPr="00AA7C5F">
        <w:rPr>
          <w:rFonts w:ascii="Times New Roman" w:hAnsi="Times New Roman" w:cs="Times New Roman"/>
        </w:rPr>
        <w:fldChar w:fldCharType="end"/>
      </w:r>
      <w:r w:rsidRPr="00AA7C5F">
        <w:rPr>
          <w:rFonts w:ascii="Times New Roman" w:hAnsi="Times New Roman" w:cs="Times New Roman"/>
        </w:rPr>
        <w:t>, I hypothesize that people who identify as progressive will have more positive attitudes toward Catalan than toward Spanish, and that people who identify as conservative will have more positive attitudes toward Spanish than toward Catalan.</w:t>
      </w:r>
    </w:p>
    <w:p w14:paraId="2CB8F8D3" w14:textId="77777777" w:rsidR="00532F9B" w:rsidRDefault="00532F9B" w:rsidP="00882DA8">
      <w:pPr>
        <w:spacing w:line="480" w:lineRule="auto"/>
        <w:jc w:val="both"/>
        <w:rPr>
          <w:ins w:id="462" w:author="Kendra Dickinson [2]" w:date="2024-03-19T11:51:00Z"/>
          <w:rFonts w:ascii="Times New Roman" w:hAnsi="Times New Roman" w:cs="Times New Roman"/>
          <w:b/>
          <w:bCs/>
        </w:rPr>
      </w:pPr>
    </w:p>
    <w:p w14:paraId="3106459F" w14:textId="2165408A" w:rsidR="004B0ADB" w:rsidRPr="004B0ADB" w:rsidRDefault="004B0ADB" w:rsidP="004B0ADB">
      <w:pPr>
        <w:spacing w:line="480" w:lineRule="auto"/>
        <w:jc w:val="both"/>
        <w:rPr>
          <w:rFonts w:ascii="Times New Roman" w:hAnsi="Times New Roman" w:cs="Times New Roman"/>
          <w:b/>
          <w:bCs/>
          <w:rPrChange w:id="463" w:author="Alejandro Andreas Jaume Losa" w:date="2024-04-02T11:09:00Z">
            <w:rPr/>
          </w:rPrChange>
        </w:rPr>
      </w:pPr>
      <w:ins w:id="464" w:author="Kendra Dickinson [2]" w:date="2024-03-19T11:51:00Z">
        <w:r w:rsidRPr="004B0ADB">
          <w:rPr>
            <w:rFonts w:ascii="Times New Roman" w:hAnsi="Times New Roman" w:cs="Times New Roman"/>
            <w:b/>
            <w:bCs/>
          </w:rPr>
          <w:t>3.</w:t>
        </w:r>
      </w:ins>
      <w:ins w:id="465" w:author="Alejandro Andreas Jaume Losa" w:date="2024-04-02T11:08:00Z">
        <w:r>
          <w:rPr>
            <w:rFonts w:ascii="Times New Roman" w:hAnsi="Times New Roman" w:cs="Times New Roman"/>
            <w:b/>
            <w:bCs/>
          </w:rPr>
          <w:t xml:space="preserve"> </w:t>
        </w:r>
      </w:ins>
      <w:ins w:id="466" w:author="Kendra Dickinson [2]" w:date="2024-03-19T11:51:00Z">
        <w:del w:id="467" w:author="Alejandro Andreas Jaume Losa" w:date="2024-04-02T11:08:00Z">
          <w:r w:rsidR="00532F9B" w:rsidRPr="004B0ADB" w:rsidDel="004B0ADB">
            <w:rPr>
              <w:rFonts w:ascii="Times New Roman" w:hAnsi="Times New Roman" w:cs="Times New Roman"/>
              <w:b/>
              <w:bCs/>
              <w:rPrChange w:id="468" w:author="Alejandro Andreas Jaume Losa" w:date="2024-04-02T11:08:00Z">
                <w:rPr/>
              </w:rPrChange>
            </w:rPr>
            <w:delText xml:space="preserve">3. </w:delText>
          </w:r>
        </w:del>
      </w:ins>
      <w:r w:rsidR="00882DA8" w:rsidRPr="004B0ADB">
        <w:rPr>
          <w:rFonts w:ascii="Times New Roman" w:hAnsi="Times New Roman" w:cs="Times New Roman"/>
          <w:b/>
          <w:bCs/>
          <w:rPrChange w:id="469" w:author="Alejandro Andreas Jaume Losa" w:date="2024-04-02T11:08:00Z">
            <w:rPr/>
          </w:rPrChange>
        </w:rPr>
        <w:t>Methodology</w:t>
      </w:r>
    </w:p>
    <w:p w14:paraId="712290D9" w14:textId="148C44F7" w:rsidR="00882DA8" w:rsidRPr="00AA7C5F" w:rsidDel="004B0ADB" w:rsidRDefault="00532F9B">
      <w:pPr>
        <w:spacing w:line="480" w:lineRule="auto"/>
        <w:jc w:val="both"/>
        <w:rPr>
          <w:del w:id="470" w:author="Alejandro Andreas Jaume Losa" w:date="2024-04-02T11:10:00Z"/>
          <w:rFonts w:ascii="Times New Roman" w:hAnsi="Times New Roman" w:cs="Times New Roman"/>
          <w:i/>
          <w:iCs/>
        </w:rPr>
        <w:pPrChange w:id="471" w:author="Kendra Dickinson [2]" w:date="2024-03-19T11:51:00Z">
          <w:pPr>
            <w:spacing w:line="480" w:lineRule="auto"/>
            <w:ind w:firstLine="720"/>
            <w:jc w:val="both"/>
          </w:pPr>
        </w:pPrChange>
      </w:pPr>
      <w:ins w:id="472" w:author="Kendra Dickinson [2]" w:date="2024-03-19T11:51:00Z">
        <w:del w:id="473" w:author="Alejandro Andreas Jaume Losa" w:date="2024-04-02T11:10:00Z">
          <w:r w:rsidDel="004B0ADB">
            <w:rPr>
              <w:rFonts w:ascii="Times New Roman" w:hAnsi="Times New Roman" w:cs="Times New Roman"/>
              <w:i/>
              <w:iCs/>
            </w:rPr>
            <w:delText>3</w:delText>
          </w:r>
          <w:commentRangeStart w:id="474"/>
          <w:r w:rsidDel="004B0ADB">
            <w:rPr>
              <w:rFonts w:ascii="Times New Roman" w:hAnsi="Times New Roman" w:cs="Times New Roman"/>
              <w:i/>
              <w:iCs/>
            </w:rPr>
            <w:delText xml:space="preserve">.1. </w:delText>
          </w:r>
        </w:del>
      </w:ins>
      <w:del w:id="475" w:author="Alejandro Andreas Jaume Losa" w:date="2024-04-02T11:10:00Z">
        <w:r w:rsidR="00882DA8" w:rsidRPr="00AA7C5F" w:rsidDel="004B0ADB">
          <w:rPr>
            <w:rFonts w:ascii="Times New Roman" w:hAnsi="Times New Roman" w:cs="Times New Roman"/>
            <w:i/>
            <w:iCs/>
          </w:rPr>
          <w:delText>Participants</w:delText>
        </w:r>
        <w:commentRangeEnd w:id="474"/>
        <w:r w:rsidR="00C62EDA" w:rsidDel="004B0ADB">
          <w:rPr>
            <w:rStyle w:val="CommentReference"/>
            <w:rFonts w:ascii="Times New Roman" w:eastAsia="Times New Roman" w:hAnsi="Times New Roman" w:cs="Times New Roman"/>
            <w:kern w:val="0"/>
            <w14:ligatures w14:val="none"/>
          </w:rPr>
          <w:commentReference w:id="474"/>
        </w:r>
      </w:del>
    </w:p>
    <w:p w14:paraId="561BB6FD" w14:textId="703BFB0D" w:rsidR="00882DA8" w:rsidRPr="00AA7C5F" w:rsidDel="004B0ADB" w:rsidRDefault="00882DA8" w:rsidP="00882DA8">
      <w:pPr>
        <w:spacing w:line="480" w:lineRule="auto"/>
        <w:ind w:firstLine="720"/>
        <w:jc w:val="both"/>
        <w:rPr>
          <w:del w:id="476" w:author="Alejandro Andreas Jaume Losa" w:date="2024-04-02T11:10:00Z"/>
          <w:rFonts w:ascii="Times New Roman" w:hAnsi="Times New Roman" w:cs="Times New Roman"/>
        </w:rPr>
      </w:pPr>
      <w:del w:id="477" w:author="Alejandro Andreas Jaume Losa" w:date="2024-04-02T11:10:00Z">
        <w:r w:rsidRPr="00AA7C5F" w:rsidDel="004B0ADB">
          <w:rPr>
            <w:rFonts w:ascii="Times New Roman" w:hAnsi="Times New Roman" w:cs="Times New Roman"/>
          </w:rPr>
          <w:delTex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delText>
        </w:r>
      </w:del>
    </w:p>
    <w:p w14:paraId="60675786" w14:textId="4CDAF302" w:rsidR="00882DA8" w:rsidRPr="00AA7C5F" w:rsidDel="004B0ADB" w:rsidRDefault="00882DA8" w:rsidP="00882DA8">
      <w:pPr>
        <w:spacing w:line="480" w:lineRule="auto"/>
        <w:jc w:val="both"/>
        <w:rPr>
          <w:del w:id="478" w:author="Alejandro Andreas Jaume Losa" w:date="2024-04-02T11:10:00Z"/>
          <w:rFonts w:ascii="Times New Roman" w:hAnsi="Times New Roman" w:cs="Times New Roman"/>
        </w:rPr>
      </w:pPr>
      <w:commentRangeStart w:id="479"/>
      <w:del w:id="480" w:author="Alejandro Andreas Jaume Losa" w:date="2024-04-02T11:10:00Z">
        <w:r w:rsidRPr="00AA7C5F" w:rsidDel="004B0ADB">
          <w:rPr>
            <w:rFonts w:ascii="Times New Roman" w:hAnsi="Times New Roman" w:cs="Times New Roman"/>
            <w:b/>
            <w:bCs/>
          </w:rPr>
          <w:delText>Table</w:delText>
        </w:r>
        <w:commentRangeEnd w:id="479"/>
        <w:r w:rsidR="00C62EDA" w:rsidDel="004B0ADB">
          <w:rPr>
            <w:rStyle w:val="CommentReference"/>
            <w:rFonts w:ascii="Times New Roman" w:eastAsia="Times New Roman" w:hAnsi="Times New Roman" w:cs="Times New Roman"/>
            <w:kern w:val="0"/>
            <w14:ligatures w14:val="none"/>
          </w:rPr>
          <w:commentReference w:id="479"/>
        </w:r>
        <w:r w:rsidRPr="00AA7C5F" w:rsidDel="004B0ADB">
          <w:rPr>
            <w:rFonts w:ascii="Times New Roman" w:hAnsi="Times New Roman" w:cs="Times New Roman"/>
            <w:b/>
            <w:bCs/>
          </w:rPr>
          <w:delText xml:space="preserve"> 1. </w:delText>
        </w:r>
        <w:r w:rsidRPr="00AA7C5F" w:rsidDel="004B0ADB">
          <w:rPr>
            <w:rFonts w:ascii="Times New Roman" w:hAnsi="Times New Roman" w:cs="Times New Roman"/>
          </w:rPr>
          <w:delText>Number of participants by gender and average age</w:delText>
        </w:r>
        <w:r w:rsidR="0070546B" w:rsidRPr="00AA7C5F" w:rsidDel="004B0ADB">
          <w:rPr>
            <w:rFonts w:ascii="Times New Roman" w:hAnsi="Times New Roman" w:cs="Times New Roman"/>
          </w:rPr>
          <w:delText>.</w:delText>
        </w:r>
      </w:del>
    </w:p>
    <w:tbl>
      <w:tblPr>
        <w:tblStyle w:val="ListTable6Colorful"/>
        <w:tblW w:w="0" w:type="auto"/>
        <w:jc w:val="center"/>
        <w:tblLook w:val="04A0" w:firstRow="1" w:lastRow="0" w:firstColumn="1" w:lastColumn="0" w:noHBand="0" w:noVBand="1"/>
        <w:tblPrChange w:id="481" w:author="Alejandro Andreas Jaume Losa" w:date="2024-04-02T11:10:00Z">
          <w:tblPr>
            <w:tblStyle w:val="ListTable6Colorful"/>
            <w:tblW w:w="0" w:type="auto"/>
            <w:jc w:val="center"/>
            <w:tblLook w:val="04A0" w:firstRow="1" w:lastRow="0" w:firstColumn="1" w:lastColumn="0" w:noHBand="0" w:noVBand="1"/>
          </w:tblPr>
        </w:tblPrChange>
      </w:tblPr>
      <w:tblGrid>
        <w:gridCol w:w="990"/>
        <w:gridCol w:w="857"/>
        <w:gridCol w:w="672"/>
        <w:gridCol w:w="1203"/>
        <w:tblGridChange w:id="482">
          <w:tblGrid>
            <w:gridCol w:w="990"/>
            <w:gridCol w:w="857"/>
            <w:gridCol w:w="672"/>
            <w:gridCol w:w="1203"/>
          </w:tblGrid>
        </w:tblGridChange>
      </w:tblGrid>
      <w:tr w:rsidR="00882DA8" w:rsidRPr="00AA7C5F" w:rsidDel="004B0ADB" w14:paraId="524E3738" w14:textId="49BBA82D" w:rsidTr="004B0ADB">
        <w:trPr>
          <w:cnfStyle w:val="100000000000" w:firstRow="1" w:lastRow="0" w:firstColumn="0" w:lastColumn="0" w:oddVBand="0" w:evenVBand="0" w:oddHBand="0" w:evenHBand="0" w:firstRowFirstColumn="0" w:firstRowLastColumn="0" w:lastRowFirstColumn="0" w:lastRowLastColumn="0"/>
          <w:jc w:val="center"/>
          <w:del w:id="483" w:author="Alejandro Andreas Jaume Losa" w:date="2024-04-02T11:10:00Z"/>
          <w:trPrChange w:id="484" w:author="Alejandro Andreas Jaume Losa" w:date="2024-04-02T11:10:00Z">
            <w:trPr>
              <w:jc w:val="center"/>
            </w:trPr>
          </w:trPrChange>
        </w:trPr>
        <w:tc>
          <w:tcPr>
            <w:cnfStyle w:val="001000000000" w:firstRow="0" w:lastRow="0" w:firstColumn="1" w:lastColumn="0" w:oddVBand="0" w:evenVBand="0" w:oddHBand="0" w:evenHBand="0" w:firstRowFirstColumn="0" w:firstRowLastColumn="0" w:lastRowFirstColumn="0" w:lastRowLastColumn="0"/>
            <w:tcW w:w="990" w:type="dxa"/>
            <w:vAlign w:val="center"/>
            <w:tcPrChange w:id="485" w:author="Alejandro Andreas Jaume Losa" w:date="2024-04-02T11:10:00Z">
              <w:tcPr>
                <w:tcW w:w="0" w:type="dxa"/>
                <w:vAlign w:val="center"/>
              </w:tcPr>
            </w:tcPrChange>
          </w:tcPr>
          <w:p w14:paraId="77959F3F" w14:textId="2E1C36FE" w:rsidR="00882DA8" w:rsidRPr="00AA7C5F" w:rsidDel="004B0ADB" w:rsidRDefault="00882DA8" w:rsidP="00C70BF2">
            <w:pPr>
              <w:spacing w:line="276" w:lineRule="auto"/>
              <w:jc w:val="center"/>
              <w:cnfStyle w:val="101000000000" w:firstRow="1" w:lastRow="0" w:firstColumn="1" w:lastColumn="0" w:oddVBand="0" w:evenVBand="0" w:oddHBand="0" w:evenHBand="0" w:firstRowFirstColumn="0" w:firstRowLastColumn="0" w:lastRowFirstColumn="0" w:lastRowLastColumn="0"/>
              <w:rPr>
                <w:del w:id="486" w:author="Alejandro Andreas Jaume Losa" w:date="2024-04-02T11:10:00Z"/>
                <w:rFonts w:ascii="Times New Roman" w:hAnsi="Times New Roman" w:cs="Times New Roman"/>
              </w:rPr>
            </w:pPr>
            <w:del w:id="487" w:author="Alejandro Andreas Jaume Losa" w:date="2024-04-02T11:10:00Z">
              <w:r w:rsidRPr="00AA7C5F" w:rsidDel="004B0ADB">
                <w:rPr>
                  <w:rFonts w:ascii="Times New Roman" w:hAnsi="Times New Roman" w:cs="Times New Roman"/>
                </w:rPr>
                <w:delText>Gender</w:delText>
              </w:r>
            </w:del>
          </w:p>
        </w:tc>
        <w:tc>
          <w:tcPr>
            <w:tcW w:w="857" w:type="dxa"/>
            <w:vAlign w:val="center"/>
            <w:tcPrChange w:id="488" w:author="Alejandro Andreas Jaume Losa" w:date="2024-04-02T11:10:00Z">
              <w:tcPr>
                <w:tcW w:w="0" w:type="dxa"/>
                <w:vAlign w:val="center"/>
              </w:tcPr>
            </w:tcPrChange>
          </w:tcPr>
          <w:p w14:paraId="420B2DDF" w14:textId="5DAF6DF0" w:rsidR="00882DA8" w:rsidRPr="00AA7C5F" w:rsidDel="004B0ADB"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del w:id="489" w:author="Alejandro Andreas Jaume Losa" w:date="2024-04-02T11:10:00Z"/>
                <w:rFonts w:ascii="Times New Roman" w:hAnsi="Times New Roman" w:cs="Times New Roman"/>
              </w:rPr>
            </w:pPr>
            <w:del w:id="490" w:author="Alejandro Andreas Jaume Losa" w:date="2024-04-02T11:10:00Z">
              <w:r w:rsidRPr="00AA7C5F" w:rsidDel="004B0ADB">
                <w:rPr>
                  <w:rFonts w:ascii="Times New Roman" w:hAnsi="Times New Roman" w:cs="Times New Roman"/>
                </w:rPr>
                <w:delText>Count</w:delText>
              </w:r>
            </w:del>
          </w:p>
        </w:tc>
        <w:tc>
          <w:tcPr>
            <w:tcW w:w="672" w:type="dxa"/>
            <w:vAlign w:val="center"/>
            <w:tcPrChange w:id="491" w:author="Alejandro Andreas Jaume Losa" w:date="2024-04-02T11:10:00Z">
              <w:tcPr>
                <w:tcW w:w="0" w:type="dxa"/>
                <w:vAlign w:val="center"/>
              </w:tcPr>
            </w:tcPrChange>
          </w:tcPr>
          <w:p w14:paraId="41EB92C3" w14:textId="2291E2DC" w:rsidR="00882DA8" w:rsidRPr="00AA7C5F" w:rsidDel="004B0ADB"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del w:id="492" w:author="Alejandro Andreas Jaume Losa" w:date="2024-04-02T11:10:00Z"/>
                <w:rFonts w:ascii="Times New Roman" w:hAnsi="Times New Roman" w:cs="Times New Roman"/>
              </w:rPr>
            </w:pPr>
            <w:del w:id="493" w:author="Alejandro Andreas Jaume Losa" w:date="2024-04-02T11:10:00Z">
              <w:r w:rsidRPr="00AA7C5F" w:rsidDel="004B0ADB">
                <w:rPr>
                  <w:rFonts w:ascii="Times New Roman" w:hAnsi="Times New Roman" w:cs="Times New Roman"/>
                </w:rPr>
                <w:delText>Avg. Age</w:delText>
              </w:r>
            </w:del>
          </w:p>
        </w:tc>
        <w:tc>
          <w:tcPr>
            <w:tcW w:w="1203" w:type="dxa"/>
            <w:vAlign w:val="center"/>
            <w:tcPrChange w:id="494" w:author="Alejandro Andreas Jaume Losa" w:date="2024-04-02T11:10:00Z">
              <w:tcPr>
                <w:tcW w:w="0" w:type="dxa"/>
                <w:vAlign w:val="center"/>
              </w:tcPr>
            </w:tcPrChange>
          </w:tcPr>
          <w:p w14:paraId="056A1903" w14:textId="3BF1E3C4" w:rsidR="00882DA8" w:rsidRPr="00AA7C5F" w:rsidDel="004B0ADB"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del w:id="495" w:author="Alejandro Andreas Jaume Losa" w:date="2024-04-02T11:10:00Z"/>
                <w:rFonts w:ascii="Times New Roman" w:hAnsi="Times New Roman" w:cs="Times New Roman"/>
              </w:rPr>
            </w:pPr>
            <w:del w:id="496" w:author="Alejandro Andreas Jaume Losa" w:date="2024-04-02T11:10:00Z">
              <w:r w:rsidRPr="00AA7C5F" w:rsidDel="004B0ADB">
                <w:rPr>
                  <w:rFonts w:ascii="Times New Roman" w:hAnsi="Times New Roman" w:cs="Times New Roman"/>
                </w:rPr>
                <w:delText>Std. Deviation</w:delText>
              </w:r>
            </w:del>
          </w:p>
        </w:tc>
      </w:tr>
      <w:tr w:rsidR="00882DA8" w:rsidRPr="00AA7C5F" w:rsidDel="004B0ADB" w14:paraId="69EA7922" w14:textId="75DBF420" w:rsidTr="004B0ADB">
        <w:trPr>
          <w:cnfStyle w:val="000000100000" w:firstRow="0" w:lastRow="0" w:firstColumn="0" w:lastColumn="0" w:oddVBand="0" w:evenVBand="0" w:oddHBand="1" w:evenHBand="0" w:firstRowFirstColumn="0" w:firstRowLastColumn="0" w:lastRowFirstColumn="0" w:lastRowLastColumn="0"/>
          <w:jc w:val="center"/>
          <w:del w:id="497" w:author="Alejandro Andreas Jaume Losa" w:date="2024-04-02T11:10:00Z"/>
          <w:trPrChange w:id="498" w:author="Alejandro Andreas Jaume Losa" w:date="2024-04-02T11:10:00Z">
            <w:trPr>
              <w:jc w:val="center"/>
            </w:trPr>
          </w:trPrChange>
        </w:trPr>
        <w:tc>
          <w:tcPr>
            <w:cnfStyle w:val="001000000000" w:firstRow="0" w:lastRow="0" w:firstColumn="1" w:lastColumn="0" w:oddVBand="0" w:evenVBand="0" w:oddHBand="0" w:evenHBand="0" w:firstRowFirstColumn="0" w:firstRowLastColumn="0" w:lastRowFirstColumn="0" w:lastRowLastColumn="0"/>
            <w:tcW w:w="990" w:type="dxa"/>
            <w:shd w:val="clear" w:color="auto" w:fill="auto"/>
            <w:vAlign w:val="center"/>
            <w:tcPrChange w:id="499" w:author="Alejandro Andreas Jaume Losa" w:date="2024-04-02T11:10:00Z">
              <w:tcPr>
                <w:tcW w:w="0" w:type="dxa"/>
                <w:shd w:val="clear" w:color="auto" w:fill="auto"/>
                <w:vAlign w:val="center"/>
              </w:tcPr>
            </w:tcPrChange>
          </w:tcPr>
          <w:p w14:paraId="1DA942DA" w14:textId="1F7D75FE" w:rsidR="00882DA8" w:rsidRPr="00AA7C5F" w:rsidDel="004B0ADB" w:rsidRDefault="00882DA8" w:rsidP="00C70BF2">
            <w:pPr>
              <w:spacing w:line="276" w:lineRule="auto"/>
              <w:jc w:val="center"/>
              <w:cnfStyle w:val="001000100000" w:firstRow="0" w:lastRow="0" w:firstColumn="1" w:lastColumn="0" w:oddVBand="0" w:evenVBand="0" w:oddHBand="1" w:evenHBand="0" w:firstRowFirstColumn="0" w:firstRowLastColumn="0" w:lastRowFirstColumn="0" w:lastRowLastColumn="0"/>
              <w:rPr>
                <w:del w:id="500" w:author="Alejandro Andreas Jaume Losa" w:date="2024-04-02T11:10:00Z"/>
                <w:rFonts w:ascii="Times New Roman" w:hAnsi="Times New Roman" w:cs="Times New Roman"/>
                <w:b w:val="0"/>
                <w:bCs w:val="0"/>
              </w:rPr>
            </w:pPr>
            <w:del w:id="501" w:author="Alejandro Andreas Jaume Losa" w:date="2024-04-02T11:10:00Z">
              <w:r w:rsidRPr="00AA7C5F" w:rsidDel="004B0ADB">
                <w:rPr>
                  <w:rFonts w:ascii="Times New Roman" w:hAnsi="Times New Roman" w:cs="Times New Roman"/>
                  <w:b w:val="0"/>
                  <w:bCs w:val="0"/>
                </w:rPr>
                <w:delText>Male</w:delText>
              </w:r>
            </w:del>
          </w:p>
        </w:tc>
        <w:tc>
          <w:tcPr>
            <w:tcW w:w="857" w:type="dxa"/>
            <w:shd w:val="clear" w:color="auto" w:fill="auto"/>
            <w:vAlign w:val="center"/>
            <w:tcPrChange w:id="502" w:author="Alejandro Andreas Jaume Losa" w:date="2024-04-02T11:10:00Z">
              <w:tcPr>
                <w:tcW w:w="0" w:type="dxa"/>
                <w:shd w:val="clear" w:color="auto" w:fill="auto"/>
                <w:vAlign w:val="center"/>
              </w:tcPr>
            </w:tcPrChange>
          </w:tcPr>
          <w:p w14:paraId="01766111" w14:textId="2D4B1EEF"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03" w:author="Alejandro Andreas Jaume Losa" w:date="2024-04-02T11:10:00Z"/>
                <w:rFonts w:ascii="Times New Roman" w:hAnsi="Times New Roman" w:cs="Times New Roman"/>
              </w:rPr>
            </w:pPr>
            <w:del w:id="504" w:author="Alejandro Andreas Jaume Losa" w:date="2024-04-02T11:10:00Z">
              <w:r w:rsidRPr="00AA7C5F" w:rsidDel="004B0ADB">
                <w:rPr>
                  <w:rFonts w:ascii="Times New Roman" w:hAnsi="Times New Roman" w:cs="Times New Roman"/>
                </w:rPr>
                <w:delText>32</w:delText>
              </w:r>
            </w:del>
          </w:p>
        </w:tc>
        <w:tc>
          <w:tcPr>
            <w:tcW w:w="672" w:type="dxa"/>
            <w:shd w:val="clear" w:color="auto" w:fill="auto"/>
            <w:vAlign w:val="center"/>
            <w:tcPrChange w:id="505" w:author="Alejandro Andreas Jaume Losa" w:date="2024-04-02T11:10:00Z">
              <w:tcPr>
                <w:tcW w:w="0" w:type="dxa"/>
                <w:shd w:val="clear" w:color="auto" w:fill="auto"/>
                <w:vAlign w:val="center"/>
              </w:tcPr>
            </w:tcPrChange>
          </w:tcPr>
          <w:p w14:paraId="357681AC" w14:textId="1C64591B"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06" w:author="Alejandro Andreas Jaume Losa" w:date="2024-04-02T11:10:00Z"/>
                <w:rFonts w:ascii="Times New Roman" w:hAnsi="Times New Roman" w:cs="Times New Roman"/>
              </w:rPr>
            </w:pPr>
            <w:del w:id="507" w:author="Alejandro Andreas Jaume Losa" w:date="2024-04-02T11:10:00Z">
              <w:r w:rsidRPr="00AA7C5F" w:rsidDel="004B0ADB">
                <w:rPr>
                  <w:rFonts w:ascii="Times New Roman" w:hAnsi="Times New Roman" w:cs="Times New Roman"/>
                </w:rPr>
                <w:delText>34.7</w:delText>
              </w:r>
            </w:del>
          </w:p>
        </w:tc>
        <w:tc>
          <w:tcPr>
            <w:tcW w:w="1203" w:type="dxa"/>
            <w:shd w:val="clear" w:color="auto" w:fill="auto"/>
            <w:vAlign w:val="center"/>
            <w:tcPrChange w:id="508" w:author="Alejandro Andreas Jaume Losa" w:date="2024-04-02T11:10:00Z">
              <w:tcPr>
                <w:tcW w:w="0" w:type="dxa"/>
                <w:shd w:val="clear" w:color="auto" w:fill="auto"/>
                <w:vAlign w:val="center"/>
              </w:tcPr>
            </w:tcPrChange>
          </w:tcPr>
          <w:p w14:paraId="1E597BAE" w14:textId="34568292"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09" w:author="Alejandro Andreas Jaume Losa" w:date="2024-04-02T11:10:00Z"/>
                <w:rFonts w:ascii="Times New Roman" w:hAnsi="Times New Roman" w:cs="Times New Roman"/>
              </w:rPr>
            </w:pPr>
            <w:del w:id="510" w:author="Alejandro Andreas Jaume Losa" w:date="2024-04-02T11:10:00Z">
              <w:r w:rsidRPr="00AA7C5F" w:rsidDel="004B0ADB">
                <w:rPr>
                  <w:rFonts w:ascii="Times New Roman" w:hAnsi="Times New Roman" w:cs="Times New Roman"/>
                </w:rPr>
                <w:delText>12.1</w:delText>
              </w:r>
            </w:del>
          </w:p>
        </w:tc>
      </w:tr>
      <w:tr w:rsidR="00882DA8" w:rsidRPr="00AA7C5F" w:rsidDel="004B0ADB" w14:paraId="49D82EB7" w14:textId="34BF81DC" w:rsidTr="004B0ADB">
        <w:trPr>
          <w:jc w:val="center"/>
          <w:del w:id="511" w:author="Alejandro Andreas Jaume Losa" w:date="2024-04-02T11:10:00Z"/>
          <w:trPrChange w:id="512" w:author="Alejandro Andreas Jaume Losa" w:date="2024-04-02T11:10:00Z">
            <w:trPr>
              <w:jc w:val="center"/>
            </w:trPr>
          </w:trPrChange>
        </w:trPr>
        <w:tc>
          <w:tcPr>
            <w:cnfStyle w:val="001000000000" w:firstRow="0" w:lastRow="0" w:firstColumn="1" w:lastColumn="0" w:oddVBand="0" w:evenVBand="0" w:oddHBand="0" w:evenHBand="0" w:firstRowFirstColumn="0" w:firstRowLastColumn="0" w:lastRowFirstColumn="0" w:lastRowLastColumn="0"/>
            <w:tcW w:w="990" w:type="dxa"/>
            <w:shd w:val="clear" w:color="auto" w:fill="auto"/>
            <w:vAlign w:val="center"/>
            <w:tcPrChange w:id="513" w:author="Alejandro Andreas Jaume Losa" w:date="2024-04-02T11:10:00Z">
              <w:tcPr>
                <w:tcW w:w="0" w:type="dxa"/>
                <w:shd w:val="clear" w:color="auto" w:fill="auto"/>
                <w:vAlign w:val="center"/>
              </w:tcPr>
            </w:tcPrChange>
          </w:tcPr>
          <w:p w14:paraId="6335ECA9" w14:textId="0D70CBA1" w:rsidR="00882DA8" w:rsidRPr="00AA7C5F" w:rsidDel="004B0ADB" w:rsidRDefault="00882DA8" w:rsidP="00C70BF2">
            <w:pPr>
              <w:spacing w:line="276" w:lineRule="auto"/>
              <w:jc w:val="center"/>
              <w:rPr>
                <w:del w:id="514" w:author="Alejandro Andreas Jaume Losa" w:date="2024-04-02T11:10:00Z"/>
                <w:rFonts w:ascii="Times New Roman" w:hAnsi="Times New Roman" w:cs="Times New Roman"/>
                <w:b w:val="0"/>
                <w:bCs w:val="0"/>
              </w:rPr>
            </w:pPr>
            <w:del w:id="515" w:author="Alejandro Andreas Jaume Losa" w:date="2024-04-02T11:10:00Z">
              <w:r w:rsidRPr="00AA7C5F" w:rsidDel="004B0ADB">
                <w:rPr>
                  <w:rFonts w:ascii="Times New Roman" w:hAnsi="Times New Roman" w:cs="Times New Roman"/>
                  <w:b w:val="0"/>
                  <w:bCs w:val="0"/>
                </w:rPr>
                <w:delText>Female</w:delText>
              </w:r>
            </w:del>
          </w:p>
        </w:tc>
        <w:tc>
          <w:tcPr>
            <w:tcW w:w="857" w:type="dxa"/>
            <w:shd w:val="clear" w:color="auto" w:fill="auto"/>
            <w:vAlign w:val="center"/>
            <w:tcPrChange w:id="516" w:author="Alejandro Andreas Jaume Losa" w:date="2024-04-02T11:10:00Z">
              <w:tcPr>
                <w:tcW w:w="0" w:type="dxa"/>
                <w:shd w:val="clear" w:color="auto" w:fill="auto"/>
                <w:vAlign w:val="center"/>
              </w:tcPr>
            </w:tcPrChange>
          </w:tcPr>
          <w:p w14:paraId="26C4EB09" w14:textId="3AC557B3" w:rsidR="00882DA8" w:rsidRPr="00AA7C5F" w:rsidDel="004B0ADB"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del w:id="517" w:author="Alejandro Andreas Jaume Losa" w:date="2024-04-02T11:10:00Z"/>
                <w:rFonts w:ascii="Times New Roman" w:hAnsi="Times New Roman" w:cs="Times New Roman"/>
              </w:rPr>
            </w:pPr>
            <w:del w:id="518" w:author="Alejandro Andreas Jaume Losa" w:date="2024-04-02T11:10:00Z">
              <w:r w:rsidRPr="00AA7C5F" w:rsidDel="004B0ADB">
                <w:rPr>
                  <w:rFonts w:ascii="Times New Roman" w:hAnsi="Times New Roman" w:cs="Times New Roman"/>
                </w:rPr>
                <w:delText>67</w:delText>
              </w:r>
            </w:del>
          </w:p>
        </w:tc>
        <w:tc>
          <w:tcPr>
            <w:tcW w:w="672" w:type="dxa"/>
            <w:shd w:val="clear" w:color="auto" w:fill="auto"/>
            <w:vAlign w:val="center"/>
            <w:tcPrChange w:id="519" w:author="Alejandro Andreas Jaume Losa" w:date="2024-04-02T11:10:00Z">
              <w:tcPr>
                <w:tcW w:w="0" w:type="dxa"/>
                <w:shd w:val="clear" w:color="auto" w:fill="auto"/>
                <w:vAlign w:val="center"/>
              </w:tcPr>
            </w:tcPrChange>
          </w:tcPr>
          <w:p w14:paraId="6B79715D" w14:textId="1B5A40AD" w:rsidR="00882DA8" w:rsidRPr="00AA7C5F" w:rsidDel="004B0ADB"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del w:id="520" w:author="Alejandro Andreas Jaume Losa" w:date="2024-04-02T11:10:00Z"/>
                <w:rFonts w:ascii="Times New Roman" w:hAnsi="Times New Roman" w:cs="Times New Roman"/>
              </w:rPr>
            </w:pPr>
            <w:del w:id="521" w:author="Alejandro Andreas Jaume Losa" w:date="2024-04-02T11:10:00Z">
              <w:r w:rsidRPr="00AA7C5F" w:rsidDel="004B0ADB">
                <w:rPr>
                  <w:rFonts w:ascii="Times New Roman" w:hAnsi="Times New Roman" w:cs="Times New Roman"/>
                </w:rPr>
                <w:delText>38</w:delText>
              </w:r>
            </w:del>
          </w:p>
        </w:tc>
        <w:tc>
          <w:tcPr>
            <w:tcW w:w="1203" w:type="dxa"/>
            <w:shd w:val="clear" w:color="auto" w:fill="auto"/>
            <w:vAlign w:val="center"/>
            <w:tcPrChange w:id="522" w:author="Alejandro Andreas Jaume Losa" w:date="2024-04-02T11:10:00Z">
              <w:tcPr>
                <w:tcW w:w="0" w:type="dxa"/>
                <w:shd w:val="clear" w:color="auto" w:fill="auto"/>
                <w:vAlign w:val="center"/>
              </w:tcPr>
            </w:tcPrChange>
          </w:tcPr>
          <w:p w14:paraId="2CFEE65C" w14:textId="1195A3F4" w:rsidR="00882DA8" w:rsidRPr="00AA7C5F" w:rsidDel="004B0ADB"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del w:id="523" w:author="Alejandro Andreas Jaume Losa" w:date="2024-04-02T11:10:00Z"/>
                <w:rFonts w:ascii="Times New Roman" w:hAnsi="Times New Roman" w:cs="Times New Roman"/>
              </w:rPr>
            </w:pPr>
            <w:del w:id="524" w:author="Alejandro Andreas Jaume Losa" w:date="2024-04-02T11:10:00Z">
              <w:r w:rsidRPr="00AA7C5F" w:rsidDel="004B0ADB">
                <w:rPr>
                  <w:rFonts w:ascii="Times New Roman" w:hAnsi="Times New Roman" w:cs="Times New Roman"/>
                </w:rPr>
                <w:delText>14.6</w:delText>
              </w:r>
            </w:del>
          </w:p>
        </w:tc>
      </w:tr>
      <w:tr w:rsidR="00882DA8" w:rsidRPr="00AA7C5F" w:rsidDel="004B0ADB" w14:paraId="5FA3E149" w14:textId="03631423" w:rsidTr="004B0ADB">
        <w:trPr>
          <w:cnfStyle w:val="000000100000" w:firstRow="0" w:lastRow="0" w:firstColumn="0" w:lastColumn="0" w:oddVBand="0" w:evenVBand="0" w:oddHBand="1" w:evenHBand="0" w:firstRowFirstColumn="0" w:firstRowLastColumn="0" w:lastRowFirstColumn="0" w:lastRowLastColumn="0"/>
          <w:jc w:val="center"/>
          <w:del w:id="525" w:author="Alejandro Andreas Jaume Losa" w:date="2024-04-02T11:10:00Z"/>
          <w:trPrChange w:id="526" w:author="Alejandro Andreas Jaume Losa" w:date="2024-04-02T11:10:00Z">
            <w:trPr>
              <w:jc w:val="center"/>
            </w:trPr>
          </w:trPrChange>
        </w:trPr>
        <w:tc>
          <w:tcPr>
            <w:cnfStyle w:val="001000000000" w:firstRow="0" w:lastRow="0" w:firstColumn="1" w:lastColumn="0" w:oddVBand="0" w:evenVBand="0" w:oddHBand="0" w:evenHBand="0" w:firstRowFirstColumn="0" w:firstRowLastColumn="0" w:lastRowFirstColumn="0" w:lastRowLastColumn="0"/>
            <w:tcW w:w="990" w:type="dxa"/>
            <w:shd w:val="clear" w:color="auto" w:fill="auto"/>
            <w:vAlign w:val="center"/>
            <w:tcPrChange w:id="527" w:author="Alejandro Andreas Jaume Losa" w:date="2024-04-02T11:10:00Z">
              <w:tcPr>
                <w:tcW w:w="0" w:type="dxa"/>
                <w:shd w:val="clear" w:color="auto" w:fill="auto"/>
                <w:vAlign w:val="center"/>
              </w:tcPr>
            </w:tcPrChange>
          </w:tcPr>
          <w:p w14:paraId="0584ED6A" w14:textId="54349796" w:rsidR="00882DA8" w:rsidRPr="00AA7C5F" w:rsidDel="004B0ADB" w:rsidRDefault="00882DA8" w:rsidP="00C70BF2">
            <w:pPr>
              <w:spacing w:line="276" w:lineRule="auto"/>
              <w:jc w:val="center"/>
              <w:cnfStyle w:val="001000100000" w:firstRow="0" w:lastRow="0" w:firstColumn="1" w:lastColumn="0" w:oddVBand="0" w:evenVBand="0" w:oddHBand="1" w:evenHBand="0" w:firstRowFirstColumn="0" w:firstRowLastColumn="0" w:lastRowFirstColumn="0" w:lastRowLastColumn="0"/>
              <w:rPr>
                <w:del w:id="528" w:author="Alejandro Andreas Jaume Losa" w:date="2024-04-02T11:10:00Z"/>
                <w:rFonts w:ascii="Times New Roman" w:hAnsi="Times New Roman" w:cs="Times New Roman"/>
                <w:b w:val="0"/>
                <w:bCs w:val="0"/>
              </w:rPr>
            </w:pPr>
            <w:del w:id="529" w:author="Alejandro Andreas Jaume Losa" w:date="2024-04-02T11:10:00Z">
              <w:r w:rsidRPr="00AA7C5F" w:rsidDel="004B0ADB">
                <w:rPr>
                  <w:rFonts w:ascii="Times New Roman" w:hAnsi="Times New Roman" w:cs="Times New Roman"/>
                  <w:b w:val="0"/>
                  <w:bCs w:val="0"/>
                </w:rPr>
                <w:delText>Total</w:delText>
              </w:r>
            </w:del>
          </w:p>
        </w:tc>
        <w:tc>
          <w:tcPr>
            <w:tcW w:w="857" w:type="dxa"/>
            <w:shd w:val="clear" w:color="auto" w:fill="auto"/>
            <w:vAlign w:val="center"/>
            <w:tcPrChange w:id="530" w:author="Alejandro Andreas Jaume Losa" w:date="2024-04-02T11:10:00Z">
              <w:tcPr>
                <w:tcW w:w="0" w:type="dxa"/>
                <w:shd w:val="clear" w:color="auto" w:fill="auto"/>
                <w:vAlign w:val="center"/>
              </w:tcPr>
            </w:tcPrChange>
          </w:tcPr>
          <w:p w14:paraId="5794A132" w14:textId="527C9B66"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31" w:author="Alejandro Andreas Jaume Losa" w:date="2024-04-02T11:10:00Z"/>
                <w:rFonts w:ascii="Times New Roman" w:hAnsi="Times New Roman" w:cs="Times New Roman"/>
              </w:rPr>
            </w:pPr>
            <w:del w:id="532" w:author="Alejandro Andreas Jaume Losa" w:date="2024-04-02T11:10:00Z">
              <w:r w:rsidRPr="00AA7C5F" w:rsidDel="004B0ADB">
                <w:rPr>
                  <w:rFonts w:ascii="Times New Roman" w:hAnsi="Times New Roman" w:cs="Times New Roman"/>
                </w:rPr>
                <w:delText>99</w:delText>
              </w:r>
            </w:del>
          </w:p>
        </w:tc>
        <w:tc>
          <w:tcPr>
            <w:tcW w:w="672" w:type="dxa"/>
            <w:shd w:val="clear" w:color="auto" w:fill="auto"/>
            <w:vAlign w:val="center"/>
            <w:tcPrChange w:id="533" w:author="Alejandro Andreas Jaume Losa" w:date="2024-04-02T11:10:00Z">
              <w:tcPr>
                <w:tcW w:w="0" w:type="dxa"/>
                <w:shd w:val="clear" w:color="auto" w:fill="auto"/>
                <w:vAlign w:val="center"/>
              </w:tcPr>
            </w:tcPrChange>
          </w:tcPr>
          <w:p w14:paraId="7BF8E303" w14:textId="0A70078B"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34" w:author="Alejandro Andreas Jaume Losa" w:date="2024-04-02T11:10:00Z"/>
                <w:rFonts w:ascii="Times New Roman" w:hAnsi="Times New Roman" w:cs="Times New Roman"/>
              </w:rPr>
            </w:pPr>
            <w:del w:id="535" w:author="Alejandro Andreas Jaume Losa" w:date="2024-04-02T11:10:00Z">
              <w:r w:rsidRPr="00AA7C5F" w:rsidDel="004B0ADB">
                <w:rPr>
                  <w:rFonts w:ascii="Times New Roman" w:hAnsi="Times New Roman" w:cs="Times New Roman"/>
                </w:rPr>
                <w:delText>36.9</w:delText>
              </w:r>
            </w:del>
          </w:p>
        </w:tc>
        <w:tc>
          <w:tcPr>
            <w:tcW w:w="1203" w:type="dxa"/>
            <w:shd w:val="clear" w:color="auto" w:fill="auto"/>
            <w:vAlign w:val="center"/>
            <w:tcPrChange w:id="536" w:author="Alejandro Andreas Jaume Losa" w:date="2024-04-02T11:10:00Z">
              <w:tcPr>
                <w:tcW w:w="0" w:type="dxa"/>
                <w:shd w:val="clear" w:color="auto" w:fill="auto"/>
                <w:vAlign w:val="center"/>
              </w:tcPr>
            </w:tcPrChange>
          </w:tcPr>
          <w:p w14:paraId="1629E0DB" w14:textId="1284955F" w:rsidR="00882DA8" w:rsidRPr="00AA7C5F" w:rsidDel="004B0ADB"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del w:id="537" w:author="Alejandro Andreas Jaume Losa" w:date="2024-04-02T11:10:00Z"/>
                <w:rFonts w:ascii="Times New Roman" w:hAnsi="Times New Roman" w:cs="Times New Roman"/>
              </w:rPr>
            </w:pPr>
            <w:del w:id="538" w:author="Alejandro Andreas Jaume Losa" w:date="2024-04-02T11:10:00Z">
              <w:r w:rsidRPr="00AA7C5F" w:rsidDel="004B0ADB">
                <w:rPr>
                  <w:rFonts w:ascii="Times New Roman" w:hAnsi="Times New Roman" w:cs="Times New Roman"/>
                </w:rPr>
                <w:delText>13.9</w:delText>
              </w:r>
            </w:del>
          </w:p>
        </w:tc>
      </w:tr>
    </w:tbl>
    <w:p w14:paraId="6024181C" w14:textId="64692CD7" w:rsidR="00882DA8" w:rsidRPr="00AA7C5F" w:rsidDel="004B0ADB" w:rsidRDefault="004B0ADB" w:rsidP="00882DA8">
      <w:pPr>
        <w:spacing w:line="480" w:lineRule="auto"/>
        <w:jc w:val="both"/>
        <w:rPr>
          <w:del w:id="539" w:author="Alejandro Andreas Jaume Losa" w:date="2024-04-02T11:10:00Z"/>
          <w:rFonts w:ascii="Times New Roman" w:hAnsi="Times New Roman" w:cs="Times New Roman"/>
        </w:rPr>
      </w:pPr>
      <w:ins w:id="540" w:author="Alejandro Andreas Jaume Losa" w:date="2024-04-02T11:10:00Z">
        <w:r>
          <w:rPr>
            <w:rFonts w:ascii="Times New Roman" w:hAnsi="Times New Roman" w:cs="Times New Roman"/>
          </w:rPr>
          <w:tab/>
        </w:r>
      </w:ins>
    </w:p>
    <w:p w14:paraId="63BDE487" w14:textId="1F25C771" w:rsidR="00882DA8" w:rsidRPr="00AA7C5F" w:rsidDel="004B0ADB" w:rsidRDefault="00882DA8" w:rsidP="00882DA8">
      <w:pPr>
        <w:spacing w:line="480" w:lineRule="auto"/>
        <w:jc w:val="both"/>
        <w:rPr>
          <w:del w:id="541" w:author="Alejandro Andreas Jaume Losa" w:date="2024-04-02T11:10:00Z"/>
          <w:rFonts w:ascii="Times New Roman" w:hAnsi="Times New Roman" w:cs="Times New Roman"/>
        </w:rPr>
      </w:pPr>
      <w:commentRangeStart w:id="542"/>
      <w:del w:id="543" w:author="Alejandro Andreas Jaume Losa" w:date="2024-04-02T11:10:00Z">
        <w:r w:rsidRPr="00AA7C5F" w:rsidDel="004B0ADB">
          <w:rPr>
            <w:rFonts w:ascii="Times New Roman" w:hAnsi="Times New Roman" w:cs="Times New Roman"/>
            <w:b/>
            <w:bCs/>
          </w:rPr>
          <w:delText>Figure 1.</w:delText>
        </w:r>
        <w:r w:rsidRPr="00AA7C5F" w:rsidDel="004B0ADB">
          <w:rPr>
            <w:rFonts w:ascii="Times New Roman" w:hAnsi="Times New Roman" w:cs="Times New Roman"/>
          </w:rPr>
          <w:delText xml:space="preserve"> Distribution of proficiency levels in Catalan and Spanish</w:delText>
        </w:r>
        <w:r w:rsidR="0070546B" w:rsidRPr="00AA7C5F" w:rsidDel="004B0ADB">
          <w:rPr>
            <w:rFonts w:ascii="Times New Roman" w:hAnsi="Times New Roman" w:cs="Times New Roman"/>
          </w:rPr>
          <w:delText>.</w:delText>
        </w:r>
        <w:commentRangeEnd w:id="542"/>
        <w:r w:rsidR="00646BF9" w:rsidDel="004B0ADB">
          <w:rPr>
            <w:rStyle w:val="CommentReference"/>
            <w:rFonts w:ascii="Times New Roman" w:eastAsia="Times New Roman" w:hAnsi="Times New Roman" w:cs="Times New Roman"/>
            <w:kern w:val="0"/>
            <w14:ligatures w14:val="none"/>
          </w:rPr>
          <w:commentReference w:id="542"/>
        </w:r>
      </w:del>
    </w:p>
    <w:p w14:paraId="06F500A3" w14:textId="01CED9E0" w:rsidR="00882DA8" w:rsidRPr="00AA7C5F" w:rsidDel="004B0ADB" w:rsidRDefault="00882DA8" w:rsidP="00882DA8">
      <w:pPr>
        <w:spacing w:line="480" w:lineRule="auto"/>
        <w:jc w:val="center"/>
        <w:rPr>
          <w:del w:id="544" w:author="Alejandro Andreas Jaume Losa" w:date="2024-04-02T11:10:00Z"/>
          <w:rFonts w:ascii="Times New Roman" w:hAnsi="Times New Roman" w:cs="Times New Roman"/>
        </w:rPr>
      </w:pPr>
      <w:commentRangeStart w:id="545"/>
      <w:del w:id="546" w:author="Alejandro Andreas Jaume Losa" w:date="2024-04-02T11:10:00Z">
        <w:r w:rsidRPr="00AA7C5F" w:rsidDel="004B0ADB">
          <w:rPr>
            <w:rFonts w:ascii="Times New Roman" w:hAnsi="Times New Roman" w:cs="Times New Roman"/>
            <w:noProof/>
          </w:rPr>
          <w:drawing>
            <wp:inline distT="0" distB="0" distL="0" distR="0" wp14:anchorId="3A0EF41F" wp14:editId="4BC01C60">
              <wp:extent cx="5553777" cy="3096112"/>
              <wp:effectExtent l="0" t="0" r="0" b="3175"/>
              <wp:docPr id="24845526"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7288" cy="3098069"/>
                      </a:xfrm>
                      <a:prstGeom prst="rect">
                        <a:avLst/>
                      </a:prstGeom>
                    </pic:spPr>
                  </pic:pic>
                </a:graphicData>
              </a:graphic>
            </wp:inline>
          </w:drawing>
        </w:r>
        <w:commentRangeEnd w:id="545"/>
        <w:r w:rsidR="00936207" w:rsidDel="004B0ADB">
          <w:rPr>
            <w:rStyle w:val="CommentReference"/>
            <w:rFonts w:ascii="Times New Roman" w:eastAsia="Times New Roman" w:hAnsi="Times New Roman" w:cs="Times New Roman"/>
            <w:kern w:val="0"/>
            <w14:ligatures w14:val="none"/>
          </w:rPr>
          <w:commentReference w:id="545"/>
        </w:r>
      </w:del>
    </w:p>
    <w:p w14:paraId="00262EC8" w14:textId="3399400E" w:rsidR="00882DA8" w:rsidRPr="00AA7C5F" w:rsidDel="004B0ADB" w:rsidRDefault="00882DA8" w:rsidP="00882DA8">
      <w:pPr>
        <w:spacing w:line="480" w:lineRule="auto"/>
        <w:ind w:firstLine="720"/>
        <w:jc w:val="both"/>
        <w:rPr>
          <w:del w:id="547" w:author="Alejandro Andreas Jaume Losa" w:date="2024-04-02T11:10:00Z"/>
          <w:rFonts w:ascii="Times New Roman" w:hAnsi="Times New Roman" w:cs="Times New Roman"/>
        </w:rPr>
      </w:pPr>
      <w:del w:id="548" w:author="Alejandro Andreas Jaume Losa" w:date="2024-04-02T11:10:00Z">
        <w:r w:rsidRPr="00AA7C5F" w:rsidDel="004B0ADB">
          <w:rPr>
            <w:rFonts w:ascii="Times New Roman" w:hAnsi="Times New Roman" w:cs="Times New Roman"/>
          </w:rPr>
          <w:delTex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w:delText>
        </w:r>
        <w:r w:rsidR="0070546B" w:rsidRPr="00AA7C5F" w:rsidDel="004B0ADB">
          <w:rPr>
            <w:rFonts w:ascii="Times New Roman" w:hAnsi="Times New Roman" w:cs="Times New Roman"/>
          </w:rPr>
          <w:delText xml:space="preserve">, and </w:delText>
        </w:r>
      </w:del>
      <w:ins w:id="549" w:author="Kendra Dickinson" w:date="2024-03-24T10:55:00Z">
        <w:del w:id="550" w:author="Alejandro Andreas Jaume Losa" w:date="2024-04-02T11:10:00Z">
          <w:r w:rsidR="00936207" w:rsidDel="004B0ADB">
            <w:rPr>
              <w:rFonts w:ascii="Times New Roman" w:hAnsi="Times New Roman" w:cs="Times New Roman"/>
            </w:rPr>
            <w:delText>F</w:delText>
          </w:r>
        </w:del>
      </w:ins>
      <w:del w:id="551" w:author="Alejandro Andreas Jaume Losa" w:date="2024-04-02T11:10:00Z">
        <w:r w:rsidR="0070546B" w:rsidRPr="00AA7C5F" w:rsidDel="004B0ADB">
          <w:rPr>
            <w:rFonts w:ascii="Times New Roman" w:hAnsi="Times New Roman" w:cs="Times New Roman"/>
          </w:rPr>
          <w:delText>figure 3 shows distribution of mother tongues by political orientation.</w:delText>
        </w:r>
      </w:del>
    </w:p>
    <w:p w14:paraId="53DD5FA9" w14:textId="4E8DA860" w:rsidR="00882DA8" w:rsidRPr="00AA7C5F" w:rsidDel="004B0ADB" w:rsidRDefault="00882DA8" w:rsidP="00882DA8">
      <w:pPr>
        <w:spacing w:line="480" w:lineRule="auto"/>
        <w:jc w:val="both"/>
        <w:rPr>
          <w:del w:id="552" w:author="Alejandro Andreas Jaume Losa" w:date="2024-04-02T11:10:00Z"/>
          <w:rFonts w:ascii="Times New Roman" w:hAnsi="Times New Roman" w:cs="Times New Roman"/>
        </w:rPr>
      </w:pPr>
      <w:del w:id="553" w:author="Alejandro Andreas Jaume Losa" w:date="2024-04-02T11:10:00Z">
        <w:r w:rsidRPr="00AA7C5F" w:rsidDel="004B0ADB">
          <w:rPr>
            <w:rFonts w:ascii="Times New Roman" w:hAnsi="Times New Roman" w:cs="Times New Roman"/>
            <w:b/>
            <w:bCs/>
          </w:rPr>
          <w:delText>Figure 2</w:delText>
        </w:r>
        <w:r w:rsidRPr="00AA7C5F" w:rsidDel="004B0ADB">
          <w:rPr>
            <w:rFonts w:ascii="Times New Roman" w:hAnsi="Times New Roman" w:cs="Times New Roman"/>
          </w:rPr>
          <w:delText>. Distribution of political orientation among participants</w:delText>
        </w:r>
      </w:del>
    </w:p>
    <w:p w14:paraId="281E3545" w14:textId="121A4A3E" w:rsidR="0070546B" w:rsidRPr="00AA7C5F" w:rsidDel="004B0ADB" w:rsidRDefault="00882DA8" w:rsidP="0070546B">
      <w:pPr>
        <w:spacing w:line="480" w:lineRule="auto"/>
        <w:jc w:val="center"/>
        <w:rPr>
          <w:del w:id="554" w:author="Alejandro Andreas Jaume Losa" w:date="2024-04-02T11:10:00Z"/>
          <w:rFonts w:ascii="Times New Roman" w:hAnsi="Times New Roman" w:cs="Times New Roman"/>
        </w:rPr>
      </w:pPr>
      <w:del w:id="555" w:author="Alejandro Andreas Jaume Losa" w:date="2024-04-02T11:10:00Z">
        <w:r w:rsidRPr="00AA7C5F" w:rsidDel="004B0ADB">
          <w:rPr>
            <w:rFonts w:ascii="Times New Roman" w:hAnsi="Times New Roman" w:cs="Times New Roman"/>
            <w:noProof/>
          </w:rPr>
          <w:drawing>
            <wp:inline distT="0" distB="0" distL="0" distR="0" wp14:anchorId="34CB8942" wp14:editId="424B2ACD">
              <wp:extent cx="5962444" cy="3003082"/>
              <wp:effectExtent l="0" t="0" r="0" b="0"/>
              <wp:docPr id="1387787152"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3899" cy="3013888"/>
                      </a:xfrm>
                      <a:prstGeom prst="rect">
                        <a:avLst/>
                      </a:prstGeom>
                    </pic:spPr>
                  </pic:pic>
                </a:graphicData>
              </a:graphic>
            </wp:inline>
          </w:drawing>
        </w:r>
      </w:del>
    </w:p>
    <w:p w14:paraId="0DAC2FC3" w14:textId="5466B058" w:rsidR="0070546B" w:rsidRPr="00AA7C5F" w:rsidDel="004B0ADB" w:rsidRDefault="0070546B" w:rsidP="0070546B">
      <w:pPr>
        <w:spacing w:line="480" w:lineRule="auto"/>
        <w:rPr>
          <w:del w:id="556" w:author="Alejandro Andreas Jaume Losa" w:date="2024-04-02T11:10:00Z"/>
          <w:rFonts w:ascii="Times New Roman" w:hAnsi="Times New Roman" w:cs="Times New Roman"/>
        </w:rPr>
      </w:pPr>
      <w:del w:id="557" w:author="Alejandro Andreas Jaume Losa" w:date="2024-04-02T11:10:00Z">
        <w:r w:rsidRPr="00AA7C5F" w:rsidDel="004B0ADB">
          <w:rPr>
            <w:rFonts w:ascii="Times New Roman" w:hAnsi="Times New Roman" w:cs="Times New Roman"/>
            <w:b/>
            <w:bCs/>
          </w:rPr>
          <w:delText>Figure 3.</w:delText>
        </w:r>
        <w:r w:rsidRPr="00AA7C5F" w:rsidDel="004B0ADB">
          <w:rPr>
            <w:rFonts w:ascii="Times New Roman" w:hAnsi="Times New Roman" w:cs="Times New Roman"/>
          </w:rPr>
          <w:delText xml:space="preserve"> Distribution of mother tongues by political orientation</w:delText>
        </w:r>
      </w:del>
    </w:p>
    <w:p w14:paraId="70F8A0AD" w14:textId="6027C396" w:rsidR="0070546B" w:rsidRPr="00AA7C5F" w:rsidDel="004B0ADB" w:rsidRDefault="0070546B">
      <w:pPr>
        <w:spacing w:line="480" w:lineRule="auto"/>
        <w:jc w:val="center"/>
        <w:rPr>
          <w:del w:id="558" w:author="Alejandro Andreas Jaume Losa" w:date="2024-04-02T11:10:00Z"/>
          <w:rFonts w:ascii="Times New Roman" w:hAnsi="Times New Roman" w:cs="Times New Roman"/>
        </w:rPr>
        <w:pPrChange w:id="559" w:author="Alejandro Andreas Jaume Losa" w:date="2024-04-02T11:10:00Z">
          <w:pPr>
            <w:spacing w:line="480" w:lineRule="auto"/>
            <w:jc w:val="both"/>
          </w:pPr>
        </w:pPrChange>
      </w:pPr>
      <w:commentRangeStart w:id="560"/>
      <w:del w:id="561" w:author="Alejandro Andreas Jaume Losa" w:date="2024-04-02T11:10:00Z">
        <w:r w:rsidRPr="00AA7C5F" w:rsidDel="004B0ADB">
          <w:rPr>
            <w:rFonts w:ascii="Times New Roman" w:hAnsi="Times New Roman" w:cs="Times New Roman"/>
            <w:noProof/>
          </w:rPr>
          <w:drawing>
            <wp:inline distT="0" distB="0" distL="0" distR="0" wp14:anchorId="39E2FE98" wp14:editId="37C17C13">
              <wp:extent cx="5943600" cy="3373120"/>
              <wp:effectExtent l="0" t="0" r="0" b="5080"/>
              <wp:docPr id="2124459825"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commentRangeEnd w:id="560"/>
        <w:r w:rsidR="00936207" w:rsidDel="004B0ADB">
          <w:rPr>
            <w:rStyle w:val="CommentReference"/>
            <w:rFonts w:ascii="Times New Roman" w:eastAsia="Times New Roman" w:hAnsi="Times New Roman" w:cs="Times New Roman"/>
            <w:kern w:val="0"/>
            <w14:ligatures w14:val="none"/>
          </w:rPr>
          <w:commentReference w:id="560"/>
        </w:r>
      </w:del>
    </w:p>
    <w:p w14:paraId="4A641B90" w14:textId="04246A95" w:rsidR="00882DA8" w:rsidRPr="00AA7C5F" w:rsidRDefault="00532F9B" w:rsidP="00882DA8">
      <w:pPr>
        <w:spacing w:line="480" w:lineRule="auto"/>
        <w:jc w:val="both"/>
        <w:rPr>
          <w:rFonts w:ascii="Times New Roman" w:hAnsi="Times New Roman" w:cs="Times New Roman"/>
          <w:i/>
          <w:iCs/>
        </w:rPr>
      </w:pPr>
      <w:ins w:id="562" w:author="Kendra Dickinson [2]" w:date="2024-03-19T11:51:00Z">
        <w:r>
          <w:rPr>
            <w:rFonts w:ascii="Times New Roman" w:hAnsi="Times New Roman" w:cs="Times New Roman"/>
            <w:i/>
            <w:iCs/>
          </w:rPr>
          <w:t>3.</w:t>
        </w:r>
      </w:ins>
      <w:ins w:id="563" w:author="Alejandro Andreas Jaume Losa" w:date="2024-04-02T11:10:00Z">
        <w:r w:rsidR="004B0ADB">
          <w:rPr>
            <w:rFonts w:ascii="Times New Roman" w:hAnsi="Times New Roman" w:cs="Times New Roman"/>
            <w:i/>
            <w:iCs/>
          </w:rPr>
          <w:t>1</w:t>
        </w:r>
      </w:ins>
      <w:ins w:id="564" w:author="Kendra Dickinson [2]" w:date="2024-03-19T11:51:00Z">
        <w:del w:id="565" w:author="Alejandro Andreas Jaume Losa" w:date="2024-04-02T11:10:00Z">
          <w:r w:rsidDel="004B0ADB">
            <w:rPr>
              <w:rFonts w:ascii="Times New Roman" w:hAnsi="Times New Roman" w:cs="Times New Roman"/>
              <w:i/>
              <w:iCs/>
            </w:rPr>
            <w:delText>2</w:delText>
          </w:r>
        </w:del>
      </w:ins>
      <w:ins w:id="566" w:author="Kendra Dickinson [2]" w:date="2024-03-19T11:52:00Z">
        <w:r>
          <w:rPr>
            <w:rFonts w:ascii="Times New Roman" w:hAnsi="Times New Roman" w:cs="Times New Roman"/>
            <w:i/>
            <w:iCs/>
          </w:rPr>
          <w:t xml:space="preserve">. </w:t>
        </w:r>
      </w:ins>
      <w:r w:rsidR="00882DA8" w:rsidRPr="00AA7C5F">
        <w:rPr>
          <w:rFonts w:ascii="Times New Roman" w:hAnsi="Times New Roman" w:cs="Times New Roman"/>
          <w:i/>
          <w:iCs/>
        </w:rPr>
        <w:t>Materials</w:t>
      </w:r>
    </w:p>
    <w:p w14:paraId="7D8246BD" w14:textId="44FA93D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Data were collected using an online survey </w:t>
      </w:r>
      <w:del w:id="567" w:author="Alejandro Andreas Jaume Losa" w:date="2024-04-02T11:11:00Z">
        <w:r w:rsidRPr="00AA7C5F" w:rsidDel="00711495">
          <w:rPr>
            <w:rFonts w:ascii="Times New Roman" w:hAnsi="Times New Roman" w:cs="Times New Roman"/>
          </w:rPr>
          <w:delText xml:space="preserve">that was </w:delText>
        </w:r>
      </w:del>
      <w:r w:rsidRPr="00AA7C5F">
        <w:rPr>
          <w:rFonts w:ascii="Times New Roman" w:hAnsi="Times New Roman" w:cs="Times New Roman"/>
        </w:rPr>
        <w:t xml:space="preserve">hosted on Qualtrics </w:t>
      </w:r>
      <w:del w:id="568" w:author="Alejandro Andreas Jaume Losa" w:date="2024-04-02T11:11:00Z">
        <w:r w:rsidRPr="00AA7C5F" w:rsidDel="00711495">
          <w:rPr>
            <w:rFonts w:ascii="Times New Roman" w:hAnsi="Times New Roman" w:cs="Times New Roman"/>
          </w:rPr>
          <w:delText xml:space="preserve">and </w:delText>
        </w:r>
      </w:del>
      <w:ins w:id="569" w:author="Alejandro Andreas Jaume Losa" w:date="2024-04-02T11:11:00Z">
        <w:r w:rsidR="00711495">
          <w:rPr>
            <w:rFonts w:ascii="Times New Roman" w:hAnsi="Times New Roman" w:cs="Times New Roman"/>
          </w:rPr>
          <w:t>that</w:t>
        </w:r>
        <w:r w:rsidR="00711495" w:rsidRPr="00AA7C5F">
          <w:rPr>
            <w:rFonts w:ascii="Times New Roman" w:hAnsi="Times New Roman" w:cs="Times New Roman"/>
          </w:rPr>
          <w:t xml:space="preserve"> </w:t>
        </w:r>
      </w:ins>
      <w:r w:rsidRPr="00AA7C5F">
        <w:rPr>
          <w:rFonts w:ascii="Times New Roman" w:hAnsi="Times New Roman" w:cs="Times New Roman"/>
        </w:rPr>
        <w:t xml:space="preserve">consisted of three parts. </w:t>
      </w:r>
      <w:del w:id="570" w:author="Kendra Dickinson" w:date="2024-03-24T10:57:00Z">
        <w:r w:rsidRPr="00AA7C5F" w:rsidDel="00991D6A">
          <w:rPr>
            <w:rFonts w:ascii="Times New Roman" w:hAnsi="Times New Roman" w:cs="Times New Roman"/>
          </w:rPr>
          <w:delText>In t</w:delText>
        </w:r>
      </w:del>
      <w:ins w:id="571" w:author="Kendra Dickinson" w:date="2024-03-24T10:57:00Z">
        <w:r w:rsidR="00991D6A">
          <w:rPr>
            <w:rFonts w:ascii="Times New Roman" w:hAnsi="Times New Roman" w:cs="Times New Roman"/>
          </w:rPr>
          <w:t>T</w:t>
        </w:r>
      </w:ins>
      <w:r w:rsidRPr="00AA7C5F">
        <w:rPr>
          <w:rFonts w:ascii="Times New Roman" w:hAnsi="Times New Roman" w:cs="Times New Roman"/>
        </w:rPr>
        <w:t xml:space="preserve">he first part, a demographic questionnaire, collected information regarding participant gender, age, country of birth, autonomous community of birth, ethnic origin, neighborhood of residence in Palma, level of education, employment situation, household income, national identity, and political </w:t>
      </w:r>
      <w:commentRangeStart w:id="572"/>
      <w:r w:rsidRPr="00AA7C5F">
        <w:rPr>
          <w:rFonts w:ascii="Times New Roman" w:hAnsi="Times New Roman" w:cs="Times New Roman"/>
        </w:rPr>
        <w:t>orientation</w:t>
      </w:r>
      <w:commentRangeEnd w:id="572"/>
      <w:r w:rsidR="00087277">
        <w:rPr>
          <w:rStyle w:val="CommentReference"/>
          <w:rFonts w:ascii="Times New Roman" w:eastAsia="Times New Roman" w:hAnsi="Times New Roman" w:cs="Times New Roman"/>
          <w:kern w:val="0"/>
          <w14:ligatures w14:val="none"/>
        </w:rPr>
        <w:commentReference w:id="572"/>
      </w:r>
      <w:r w:rsidRPr="00AA7C5F">
        <w:rPr>
          <w:rFonts w:ascii="Times New Roman" w:hAnsi="Times New Roman" w:cs="Times New Roman"/>
        </w:rPr>
        <w:t xml:space="preserve">. </w:t>
      </w:r>
      <w:ins w:id="573" w:author="Alejandro Andreas Jaume Losa" w:date="2024-04-02T11:10:00Z">
        <w:r w:rsidR="004B0ADB">
          <w:rPr>
            <w:rFonts w:ascii="Times New Roman" w:hAnsi="Times New Roman" w:cs="Times New Roman"/>
          </w:rPr>
          <w:t xml:space="preserve">The survey was available in </w:t>
        </w:r>
      </w:ins>
      <w:ins w:id="574" w:author="Alejandro Andreas Jaume Losa" w:date="2024-04-02T11:11:00Z">
        <w:r w:rsidR="004B0ADB">
          <w:rPr>
            <w:rFonts w:ascii="Times New Roman" w:hAnsi="Times New Roman" w:cs="Times New Roman"/>
          </w:rPr>
          <w:t>three languages: Catalan, Spanish, and English.</w:t>
        </w:r>
      </w:ins>
    </w:p>
    <w:p w14:paraId="09E0C24A"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w:t>
      </w:r>
      <w:r w:rsidRPr="00AA7C5F">
        <w:rPr>
          <w:rFonts w:ascii="Times New Roman" w:hAnsi="Times New Roman" w:cs="Times New Roman"/>
        </w:rPr>
        <w:lastRenderedPageBreak/>
        <w:t xml:space="preserve">Catalan and Spanish, use of Catalan and Spanish with different social groups (parents, children, siblings, grandparents, friends, neighbors, partners, relatives, professors, classmates, coworkers, and immigrants), and use of Catalan and Spanish in different contexts (administration, school, workplace, financial institutions, local commerce, department stores, social networks, etc.). </w:t>
      </w:r>
    </w:p>
    <w:p w14:paraId="0E8A4DA7" w14:textId="03C5C730" w:rsidR="00882DA8" w:rsidDel="00711495" w:rsidRDefault="00882DA8" w:rsidP="006668D8">
      <w:pPr>
        <w:spacing w:line="480" w:lineRule="auto"/>
        <w:ind w:firstLine="720"/>
        <w:jc w:val="both"/>
        <w:rPr>
          <w:ins w:id="575" w:author="Kendra Dickinson" w:date="2024-03-24T11:03:00Z"/>
          <w:del w:id="576" w:author="Alejandro Andreas Jaume Losa" w:date="2024-04-02T11:11:00Z"/>
          <w:rFonts w:ascii="Times New Roman" w:hAnsi="Times New Roman" w:cs="Times New Roman"/>
        </w:rPr>
        <w:pPrChange w:id="577" w:author="Alejandro Andreas Jaume Losa" w:date="2024-04-11T08:43:00Z">
          <w:pPr>
            <w:spacing w:line="480" w:lineRule="auto"/>
            <w:ind w:firstLine="720"/>
            <w:jc w:val="both"/>
          </w:pPr>
        </w:pPrChange>
      </w:pPr>
      <w:r w:rsidRPr="00AA7C5F">
        <w:rPr>
          <w:rFonts w:ascii="Times New Roman" w:hAnsi="Times New Roman" w:cs="Times New Roman"/>
        </w:rPr>
        <w:t xml:space="preserve">The third part collected data on the language attitudes toward Catalan and Spanish in two </w:t>
      </w:r>
      <w:del w:id="578" w:author="Kendra Dickinson" w:date="2024-03-24T10:57:00Z">
        <w:r w:rsidRPr="00AA7C5F" w:rsidDel="00991D6A">
          <w:rPr>
            <w:rFonts w:ascii="Times New Roman" w:hAnsi="Times New Roman" w:cs="Times New Roman"/>
          </w:rPr>
          <w:delText>parts</w:delText>
        </w:r>
      </w:del>
      <w:ins w:id="579" w:author="Kendra Dickinson" w:date="2024-03-24T10:57:00Z">
        <w:r w:rsidR="00991D6A">
          <w:rPr>
            <w:rFonts w:ascii="Times New Roman" w:hAnsi="Times New Roman" w:cs="Times New Roman"/>
          </w:rPr>
          <w:t>sections</w:t>
        </w:r>
      </w:ins>
      <w:r w:rsidRPr="00AA7C5F">
        <w:rPr>
          <w:rFonts w:ascii="Times New Roman" w:hAnsi="Times New Roman" w:cs="Times New Roman"/>
        </w:rPr>
        <w:t xml:space="preserve">. The first section consisted of series incomplete of statements such as ‘the official language of the Balearic Islands should </w:t>
      </w:r>
      <w:commentRangeStart w:id="580"/>
      <w:r w:rsidRPr="00AA7C5F">
        <w:rPr>
          <w:rFonts w:ascii="Times New Roman" w:hAnsi="Times New Roman" w:cs="Times New Roman"/>
        </w:rPr>
        <w:t>be</w:t>
      </w:r>
      <w:commentRangeEnd w:id="580"/>
      <w:r w:rsidR="00991D6A">
        <w:rPr>
          <w:rStyle w:val="CommentReference"/>
          <w:rFonts w:ascii="Times New Roman" w:eastAsia="Times New Roman" w:hAnsi="Times New Roman" w:cs="Times New Roman"/>
          <w:kern w:val="0"/>
          <w14:ligatures w14:val="none"/>
        </w:rPr>
        <w:commentReference w:id="580"/>
      </w:r>
      <w:ins w:id="581" w:author="Kendra Dickinson" w:date="2024-03-24T10:57:00Z">
        <w:r w:rsidR="00991D6A">
          <w:rPr>
            <w:rFonts w:ascii="Times New Roman" w:hAnsi="Times New Roman" w:cs="Times New Roman"/>
          </w:rPr>
          <w:t>______</w:t>
        </w:r>
      </w:ins>
      <w:del w:id="582" w:author="Kendra Dickinson" w:date="2024-03-24T10:57:00Z">
        <w:r w:rsidR="003E1180" w:rsidRPr="00AA7C5F" w:rsidDel="00991D6A">
          <w:rPr>
            <w:rFonts w:ascii="Times New Roman" w:hAnsi="Times New Roman" w:cs="Times New Roman"/>
          </w:rPr>
          <w:delText xml:space="preserve"> X</w:delText>
        </w:r>
      </w:del>
      <w:r w:rsidRPr="00AA7C5F">
        <w:rPr>
          <w:rFonts w:ascii="Times New Roman" w:hAnsi="Times New Roman" w:cs="Times New Roman"/>
        </w:rPr>
        <w:t>’ or ‘the medium of instruction in public education should be</w:t>
      </w:r>
      <w:r w:rsidR="003E1180" w:rsidRPr="00AA7C5F">
        <w:rPr>
          <w:rFonts w:ascii="Times New Roman" w:hAnsi="Times New Roman" w:cs="Times New Roman"/>
        </w:rPr>
        <w:t xml:space="preserve"> X</w:t>
      </w:r>
      <w:r w:rsidRPr="00AA7C5F">
        <w:rPr>
          <w:rFonts w:ascii="Times New Roman" w:hAnsi="Times New Roman" w:cs="Times New Roman"/>
        </w:rPr>
        <w:t xml:space="preserve">’ followed by three possible answers: Catalan, Spanish, or both. The second section included a series of </w:t>
      </w:r>
      <w:ins w:id="583" w:author="Kendra Dickinson" w:date="2024-03-24T11:04:00Z">
        <w:r w:rsidR="00D75EA9">
          <w:rPr>
            <w:rFonts w:ascii="Times New Roman" w:hAnsi="Times New Roman" w:cs="Times New Roman"/>
          </w:rPr>
          <w:t xml:space="preserve">60 evaluative </w:t>
        </w:r>
      </w:ins>
      <w:r w:rsidRPr="00AA7C5F">
        <w:rPr>
          <w:rFonts w:ascii="Times New Roman" w:hAnsi="Times New Roman" w:cs="Times New Roman"/>
        </w:rPr>
        <w:t>statements regarding Catalan and Spanish such as ‘I like it when people use Spanish, ‘Catalan is worth learning’, ‘Catalan is part of the identity of the Balearic Islands’, followed by a 100-point draggable sliding scale to indicate level of agreement or disagreement with the content of the statement</w:t>
      </w:r>
      <w:ins w:id="584" w:author="Kendra Dickinson" w:date="2024-03-24T10:58:00Z">
        <w:r w:rsidR="001E7720">
          <w:rPr>
            <w:rFonts w:ascii="Times New Roman" w:hAnsi="Times New Roman" w:cs="Times New Roman"/>
          </w:rPr>
          <w:t>, where 0 was “totally disagree</w:t>
        </w:r>
      </w:ins>
      <w:ins w:id="585" w:author="Alejandro Andreas Jaume Losa" w:date="2024-04-02T11:13:00Z">
        <w:r w:rsidR="00711495">
          <w:rPr>
            <w:rFonts w:ascii="Times New Roman" w:hAnsi="Times New Roman" w:cs="Times New Roman"/>
          </w:rPr>
          <w:t>”</w:t>
        </w:r>
      </w:ins>
      <w:ins w:id="586" w:author="Kendra Dickinson" w:date="2024-03-24T10:58:00Z">
        <w:del w:id="587" w:author="Alejandro Andreas Jaume Losa" w:date="2024-04-02T11:13:00Z">
          <w:r w:rsidR="001E7720" w:rsidDel="00711495">
            <w:rPr>
              <w:rFonts w:ascii="Times New Roman" w:hAnsi="Times New Roman" w:cs="Times New Roman"/>
            </w:rPr>
            <w:delText>”…etc</w:delText>
          </w:r>
        </w:del>
        <w:r w:rsidR="001E7720">
          <w:rPr>
            <w:rFonts w:ascii="Times New Roman" w:hAnsi="Times New Roman" w:cs="Times New Roman"/>
          </w:rPr>
          <w:t xml:space="preserve"> and </w:t>
        </w:r>
      </w:ins>
      <w:ins w:id="588" w:author="Kendra Dickinson" w:date="2024-03-24T10:59:00Z">
        <w:r w:rsidR="001E7720">
          <w:rPr>
            <w:rFonts w:ascii="Times New Roman" w:hAnsi="Times New Roman" w:cs="Times New Roman"/>
          </w:rPr>
          <w:t>100</w:t>
        </w:r>
      </w:ins>
      <w:ins w:id="589" w:author="Kendra Dickinson" w:date="2024-03-24T10:58:00Z">
        <w:r w:rsidR="001E7720">
          <w:rPr>
            <w:rFonts w:ascii="Times New Roman" w:hAnsi="Times New Roman" w:cs="Times New Roman"/>
          </w:rPr>
          <w:t xml:space="preserve"> w</w:t>
        </w:r>
      </w:ins>
      <w:ins w:id="590" w:author="Alejandro Andreas Jaume Losa" w:date="2024-04-02T11:13:00Z">
        <w:r w:rsidR="00711495">
          <w:rPr>
            <w:rFonts w:ascii="Times New Roman" w:hAnsi="Times New Roman" w:cs="Times New Roman"/>
          </w:rPr>
          <w:t xml:space="preserve">as “totally agree”. </w:t>
        </w:r>
        <w:r w:rsidR="00711495" w:rsidRPr="00711495">
          <w:rPr>
            <w:rFonts w:ascii="Times New Roman" w:hAnsi="Times New Roman" w:cs="Times New Roman"/>
          </w:rPr>
          <w:t>The present study analyzes the data from this final section, focusing on the relationship between these attitudes and participants’ reported political orientation.</w:t>
        </w:r>
      </w:ins>
      <w:ins w:id="591" w:author="Kendra Dickinson" w:date="2024-03-24T10:58:00Z">
        <w:del w:id="592" w:author="Alejandro Andreas Jaume Losa" w:date="2024-04-02T11:13:00Z">
          <w:r w:rsidR="001E7720" w:rsidDel="00711495">
            <w:rPr>
              <w:rFonts w:ascii="Times New Roman" w:hAnsi="Times New Roman" w:cs="Times New Roman"/>
            </w:rPr>
            <w:delText>as…etc.</w:delText>
          </w:r>
        </w:del>
      </w:ins>
      <w:del w:id="593" w:author="Alejandro Andreas Jaume Losa" w:date="2024-04-02T11:13:00Z">
        <w:r w:rsidRPr="00AA7C5F" w:rsidDel="00711495">
          <w:rPr>
            <w:rFonts w:ascii="Times New Roman" w:hAnsi="Times New Roman" w:cs="Times New Roman"/>
          </w:rPr>
          <w:delText xml:space="preserve">. </w:delText>
        </w:r>
        <w:commentRangeStart w:id="594"/>
        <w:r w:rsidRPr="00AA7C5F" w:rsidDel="00711495">
          <w:rPr>
            <w:rFonts w:ascii="Times New Roman" w:hAnsi="Times New Roman" w:cs="Times New Roman"/>
          </w:rPr>
          <w:delText xml:space="preserve">For the purpose of this study, only the answers to this last question </w:delText>
        </w:r>
        <w:r w:rsidR="003E1180" w:rsidRPr="00AA7C5F" w:rsidDel="00711495">
          <w:rPr>
            <w:rFonts w:ascii="Times New Roman" w:hAnsi="Times New Roman" w:cs="Times New Roman"/>
          </w:rPr>
          <w:delText>were</w:delText>
        </w:r>
        <w:r w:rsidRPr="00AA7C5F" w:rsidDel="00711495">
          <w:rPr>
            <w:rFonts w:ascii="Times New Roman" w:hAnsi="Times New Roman" w:cs="Times New Roman"/>
          </w:rPr>
          <w:delText xml:space="preserve"> analyzed.</w:delText>
        </w:r>
        <w:commentRangeEnd w:id="594"/>
        <w:r w:rsidR="001E7720" w:rsidDel="00711495">
          <w:rPr>
            <w:rStyle w:val="CommentReference"/>
            <w:rFonts w:ascii="Times New Roman" w:eastAsia="Times New Roman" w:hAnsi="Times New Roman" w:cs="Times New Roman"/>
            <w:kern w:val="0"/>
            <w14:ligatures w14:val="none"/>
          </w:rPr>
          <w:commentReference w:id="594"/>
        </w:r>
      </w:del>
    </w:p>
    <w:p w14:paraId="4816AF8E" w14:textId="77777777" w:rsidR="00D44E1F" w:rsidRPr="00AA7C5F" w:rsidRDefault="00D44E1F" w:rsidP="006668D8">
      <w:pPr>
        <w:spacing w:line="480" w:lineRule="auto"/>
        <w:ind w:firstLine="720"/>
        <w:jc w:val="both"/>
        <w:rPr>
          <w:rFonts w:ascii="Times New Roman" w:hAnsi="Times New Roman" w:cs="Times New Roman"/>
        </w:rPr>
      </w:pPr>
    </w:p>
    <w:p w14:paraId="6AD1BF0E" w14:textId="16CAA165" w:rsidR="00882DA8" w:rsidRPr="00AA7C5F" w:rsidRDefault="00532F9B" w:rsidP="00711495">
      <w:pPr>
        <w:spacing w:line="480" w:lineRule="auto"/>
        <w:ind w:firstLine="720"/>
        <w:jc w:val="both"/>
        <w:rPr>
          <w:rFonts w:ascii="Times New Roman" w:hAnsi="Times New Roman" w:cs="Times New Roman"/>
          <w:i/>
          <w:iCs/>
        </w:rPr>
      </w:pPr>
      <w:ins w:id="595" w:author="Kendra Dickinson [2]" w:date="2024-03-19T11:52:00Z">
        <w:r>
          <w:rPr>
            <w:rFonts w:ascii="Times New Roman" w:hAnsi="Times New Roman" w:cs="Times New Roman"/>
            <w:i/>
            <w:iCs/>
          </w:rPr>
          <w:t>3.</w:t>
        </w:r>
      </w:ins>
      <w:ins w:id="596" w:author="Alejandro Andreas Jaume Losa" w:date="2024-04-02T11:11:00Z">
        <w:r w:rsidR="00711495">
          <w:rPr>
            <w:rFonts w:ascii="Times New Roman" w:hAnsi="Times New Roman" w:cs="Times New Roman"/>
            <w:i/>
            <w:iCs/>
          </w:rPr>
          <w:t>2</w:t>
        </w:r>
      </w:ins>
      <w:ins w:id="597" w:author="Kendra Dickinson [2]" w:date="2024-03-19T11:52:00Z">
        <w:del w:id="598" w:author="Alejandro Andreas Jaume Losa" w:date="2024-04-02T11:11:00Z">
          <w:r w:rsidDel="00711495">
            <w:rPr>
              <w:rFonts w:ascii="Times New Roman" w:hAnsi="Times New Roman" w:cs="Times New Roman"/>
              <w:i/>
              <w:iCs/>
            </w:rPr>
            <w:delText>3</w:delText>
          </w:r>
        </w:del>
        <w:r>
          <w:rPr>
            <w:rFonts w:ascii="Times New Roman" w:hAnsi="Times New Roman" w:cs="Times New Roman"/>
            <w:i/>
            <w:iCs/>
          </w:rPr>
          <w:t xml:space="preserve">. </w:t>
        </w:r>
      </w:ins>
      <w:r w:rsidR="00882DA8" w:rsidRPr="00AA7C5F">
        <w:rPr>
          <w:rFonts w:ascii="Times New Roman" w:hAnsi="Times New Roman" w:cs="Times New Roman"/>
          <w:i/>
          <w:iCs/>
        </w:rPr>
        <w:t>Procedure</w:t>
      </w:r>
    </w:p>
    <w:p w14:paraId="0B9B6F8E" w14:textId="63F0F3FE" w:rsidR="00882DA8" w:rsidRPr="00AA7C5F" w:rsidDel="00711495" w:rsidRDefault="00882DA8" w:rsidP="00882DA8">
      <w:pPr>
        <w:spacing w:line="480" w:lineRule="auto"/>
        <w:ind w:firstLine="720"/>
        <w:jc w:val="both"/>
        <w:rPr>
          <w:del w:id="599" w:author="Alejandro Andreas Jaume Losa" w:date="2024-04-02T11:17:00Z"/>
          <w:rFonts w:ascii="Times New Roman" w:hAnsi="Times New Roman" w:cs="Times New Roman"/>
        </w:rPr>
      </w:pPr>
      <w:r w:rsidRPr="00AA7C5F">
        <w:rPr>
          <w:rFonts w:ascii="Times New Roman" w:hAnsi="Times New Roman" w:cs="Times New Roman"/>
        </w:rPr>
        <w:t>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and at their own pace without being observed. On average, the survey took approximately 15 minutes to be completed</w:t>
      </w:r>
      <w:commentRangeStart w:id="600"/>
      <w:r w:rsidRPr="00AA7C5F">
        <w:rPr>
          <w:rFonts w:ascii="Times New Roman" w:hAnsi="Times New Roman" w:cs="Times New Roman"/>
        </w:rPr>
        <w:t>.</w:t>
      </w:r>
      <w:ins w:id="601" w:author="Alejandro Andreas Jaume Losa" w:date="2024-04-02T11:16:00Z">
        <w:r w:rsidR="00711495">
          <w:rPr>
            <w:rFonts w:ascii="Times New Roman" w:hAnsi="Times New Roman" w:cs="Times New Roman"/>
          </w:rPr>
          <w:t xml:space="preserve"> </w:t>
        </w:r>
      </w:ins>
      <w:del w:id="602" w:author="Alejandro Andreas Jaume Losa" w:date="2024-04-02T11:16:00Z">
        <w:r w:rsidRPr="00AA7C5F" w:rsidDel="00711495">
          <w:rPr>
            <w:rFonts w:ascii="Times New Roman" w:hAnsi="Times New Roman" w:cs="Times New Roman"/>
          </w:rPr>
          <w:delText xml:space="preserve"> </w:delText>
        </w:r>
      </w:del>
      <w:ins w:id="603" w:author="Kendra Dickinson" w:date="2024-03-24T11:02:00Z">
        <w:r w:rsidR="00D44E1F">
          <w:rPr>
            <w:rFonts w:ascii="Times New Roman" w:hAnsi="Times New Roman" w:cs="Times New Roman"/>
          </w:rPr>
          <w:t xml:space="preserve">In accordance </w:t>
        </w:r>
      </w:ins>
      <w:commentRangeEnd w:id="600"/>
      <w:ins w:id="604" w:author="Kendra Dickinson" w:date="2024-03-24T11:03:00Z">
        <w:r w:rsidR="00D44E1F">
          <w:rPr>
            <w:rStyle w:val="CommentReference"/>
            <w:rFonts w:ascii="Times New Roman" w:eastAsia="Times New Roman" w:hAnsi="Times New Roman" w:cs="Times New Roman"/>
            <w:kern w:val="0"/>
            <w14:ligatures w14:val="none"/>
          </w:rPr>
          <w:commentReference w:id="600"/>
        </w:r>
      </w:ins>
      <w:ins w:id="605" w:author="Kendra Dickinson" w:date="2024-03-24T11:02:00Z">
        <w:r w:rsidR="00D44E1F">
          <w:rPr>
            <w:rFonts w:ascii="Times New Roman" w:hAnsi="Times New Roman" w:cs="Times New Roman"/>
          </w:rPr>
          <w:t>with the IRB-approved protocol (</w:t>
        </w:r>
        <w:del w:id="606" w:author="Alejandro Andreas Jaume Losa" w:date="2024-04-02T11:15:00Z">
          <w:r w:rsidR="00D44E1F" w:rsidDel="00711495">
            <w:rPr>
              <w:rFonts w:ascii="Times New Roman" w:hAnsi="Times New Roman" w:cs="Times New Roman"/>
            </w:rPr>
            <w:delText>put IRB number here</w:delText>
          </w:r>
        </w:del>
      </w:ins>
      <w:ins w:id="607" w:author="Alejandro Andreas Jaume Losa" w:date="2024-04-02T11:15:00Z">
        <w:r w:rsidR="00711495">
          <w:rPr>
            <w:rFonts w:ascii="Times New Roman" w:hAnsi="Times New Roman" w:cs="Times New Roman"/>
          </w:rPr>
          <w:t>Pro20230</w:t>
        </w:r>
      </w:ins>
      <w:ins w:id="608" w:author="Alejandro Andreas Jaume Losa" w:date="2024-04-02T11:16:00Z">
        <w:r w:rsidR="00711495">
          <w:rPr>
            <w:rFonts w:ascii="Times New Roman" w:hAnsi="Times New Roman" w:cs="Times New Roman"/>
          </w:rPr>
          <w:t>01730</w:t>
        </w:r>
      </w:ins>
      <w:ins w:id="609" w:author="Kendra Dickinson" w:date="2024-03-24T11:02:00Z">
        <w:r w:rsidR="00D44E1F">
          <w:rPr>
            <w:rFonts w:ascii="Times New Roman" w:hAnsi="Times New Roman" w:cs="Times New Roman"/>
          </w:rPr>
          <w:t>)</w:t>
        </w:r>
      </w:ins>
      <w:ins w:id="610" w:author="Alejandro Andreas Jaume Losa" w:date="2024-04-02T11:14:00Z">
        <w:r w:rsidR="00711495">
          <w:rPr>
            <w:rFonts w:ascii="Times New Roman" w:hAnsi="Times New Roman" w:cs="Times New Roman"/>
          </w:rPr>
          <w:t xml:space="preserve">, </w:t>
        </w:r>
        <w:r w:rsidR="00711495">
          <w:rPr>
            <w:rFonts w:ascii="Times New Roman" w:hAnsi="Times New Roman" w:cs="Times New Roman"/>
          </w:rPr>
          <w:lastRenderedPageBreak/>
          <w:t>p</w:t>
        </w:r>
      </w:ins>
      <w:ins w:id="611" w:author="Kendra Dickinson" w:date="2024-03-24T11:02:00Z">
        <w:del w:id="612" w:author="Alejandro Andreas Jaume Losa" w:date="2024-04-02T11:14:00Z">
          <w:r w:rsidR="00D44E1F" w:rsidDel="00711495">
            <w:rPr>
              <w:rFonts w:ascii="Times New Roman" w:hAnsi="Times New Roman" w:cs="Times New Roman"/>
            </w:rPr>
            <w:delText xml:space="preserve"> </w:delText>
          </w:r>
        </w:del>
      </w:ins>
      <w:del w:id="613" w:author="Alejandro Andreas Jaume Losa" w:date="2024-04-02T11:14:00Z">
        <w:r w:rsidRPr="00AA7C5F" w:rsidDel="00711495">
          <w:rPr>
            <w:rFonts w:ascii="Times New Roman" w:hAnsi="Times New Roman" w:cs="Times New Roman"/>
          </w:rPr>
          <w:delText>P</w:delText>
        </w:r>
      </w:del>
      <w:r w:rsidRPr="00AA7C5F">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2DF53AF2" w14:textId="77777777" w:rsidR="00D44E1F" w:rsidRDefault="00D44E1F">
      <w:pPr>
        <w:spacing w:line="480" w:lineRule="auto"/>
        <w:ind w:firstLine="720"/>
        <w:jc w:val="both"/>
        <w:rPr>
          <w:ins w:id="614" w:author="Alejandro Andreas Jaume Losa" w:date="2024-04-02T11:09:00Z"/>
          <w:rFonts w:ascii="Times New Roman" w:hAnsi="Times New Roman" w:cs="Times New Roman"/>
          <w:i/>
          <w:iCs/>
        </w:rPr>
        <w:pPrChange w:id="615" w:author="Alejandro Andreas Jaume Losa" w:date="2024-04-02T11:17:00Z">
          <w:pPr>
            <w:spacing w:line="480" w:lineRule="auto"/>
            <w:jc w:val="both"/>
          </w:pPr>
        </w:pPrChange>
      </w:pPr>
    </w:p>
    <w:p w14:paraId="61DD277D" w14:textId="11613941" w:rsidR="004B0ADB" w:rsidRPr="00AA7C5F" w:rsidRDefault="004B0ADB">
      <w:pPr>
        <w:spacing w:line="480" w:lineRule="auto"/>
        <w:ind w:firstLine="720"/>
        <w:jc w:val="both"/>
        <w:rPr>
          <w:ins w:id="616" w:author="Alejandro Andreas Jaume Losa" w:date="2024-04-02T11:09:00Z"/>
          <w:rFonts w:ascii="Times New Roman" w:hAnsi="Times New Roman" w:cs="Times New Roman"/>
          <w:i/>
          <w:iCs/>
        </w:rPr>
        <w:pPrChange w:id="617" w:author="Alejandro Andreas Jaume Losa" w:date="2024-04-02T11:17:00Z">
          <w:pPr>
            <w:spacing w:line="480" w:lineRule="auto"/>
            <w:jc w:val="both"/>
          </w:pPr>
        </w:pPrChange>
      </w:pPr>
      <w:ins w:id="618" w:author="Alejandro Andreas Jaume Losa" w:date="2024-04-02T11:09:00Z">
        <w:r>
          <w:rPr>
            <w:rFonts w:ascii="Times New Roman" w:hAnsi="Times New Roman" w:cs="Times New Roman"/>
            <w:i/>
            <w:iCs/>
          </w:rPr>
          <w:t>3</w:t>
        </w:r>
        <w:commentRangeStart w:id="619"/>
        <w:r>
          <w:rPr>
            <w:rFonts w:ascii="Times New Roman" w:hAnsi="Times New Roman" w:cs="Times New Roman"/>
            <w:i/>
            <w:iCs/>
          </w:rPr>
          <w:t>.</w:t>
        </w:r>
      </w:ins>
      <w:ins w:id="620" w:author="Alejandro Andreas Jaume Losa" w:date="2024-04-10T18:39:00Z">
        <w:r w:rsidR="009F4FE8">
          <w:rPr>
            <w:rFonts w:ascii="Times New Roman" w:hAnsi="Times New Roman" w:cs="Times New Roman"/>
            <w:i/>
            <w:iCs/>
          </w:rPr>
          <w:t>3</w:t>
        </w:r>
      </w:ins>
      <w:ins w:id="621" w:author="Alejandro Andreas Jaume Losa" w:date="2024-04-02T11:09:00Z">
        <w:r>
          <w:rPr>
            <w:rFonts w:ascii="Times New Roman" w:hAnsi="Times New Roman" w:cs="Times New Roman"/>
            <w:i/>
            <w:iCs/>
          </w:rPr>
          <w:t xml:space="preserve">. </w:t>
        </w:r>
        <w:r w:rsidRPr="00AA7C5F">
          <w:rPr>
            <w:rFonts w:ascii="Times New Roman" w:hAnsi="Times New Roman" w:cs="Times New Roman"/>
            <w:i/>
            <w:iCs/>
          </w:rPr>
          <w:t>Participants</w:t>
        </w:r>
        <w:commentRangeEnd w:id="619"/>
        <w:r>
          <w:rPr>
            <w:rStyle w:val="CommentReference"/>
            <w:rFonts w:ascii="Times New Roman" w:eastAsia="Times New Roman" w:hAnsi="Times New Roman" w:cs="Times New Roman"/>
            <w:kern w:val="0"/>
            <w14:ligatures w14:val="none"/>
          </w:rPr>
          <w:commentReference w:id="619"/>
        </w:r>
      </w:ins>
    </w:p>
    <w:p w14:paraId="7C40E45C" w14:textId="77777777" w:rsidR="004B0ADB" w:rsidRPr="00AA7C5F" w:rsidRDefault="004B0ADB" w:rsidP="004B0ADB">
      <w:pPr>
        <w:spacing w:line="480" w:lineRule="auto"/>
        <w:ind w:firstLine="720"/>
        <w:jc w:val="both"/>
        <w:rPr>
          <w:ins w:id="622" w:author="Alejandro Andreas Jaume Losa" w:date="2024-04-02T11:09:00Z"/>
          <w:rFonts w:ascii="Times New Roman" w:hAnsi="Times New Roman" w:cs="Times New Roman"/>
        </w:rPr>
      </w:pPr>
      <w:ins w:id="623" w:author="Alejandro Andreas Jaume Losa" w:date="2024-04-02T11:09:00Z">
        <w:r w:rsidRPr="00AA7C5F">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ins>
    </w:p>
    <w:p w14:paraId="6085AA96" w14:textId="77777777" w:rsidR="004B0ADB" w:rsidRPr="00AA7C5F" w:rsidRDefault="004B0ADB">
      <w:pPr>
        <w:spacing w:line="480" w:lineRule="auto"/>
        <w:jc w:val="center"/>
        <w:rPr>
          <w:ins w:id="624" w:author="Alejandro Andreas Jaume Losa" w:date="2024-04-02T11:09:00Z"/>
          <w:rFonts w:ascii="Times New Roman" w:hAnsi="Times New Roman" w:cs="Times New Roman"/>
        </w:rPr>
        <w:pPrChange w:id="625" w:author="Alejandro Andreas Jaume Losa" w:date="2024-04-02T11:17:00Z">
          <w:pPr>
            <w:spacing w:line="480" w:lineRule="auto"/>
            <w:jc w:val="both"/>
          </w:pPr>
        </w:pPrChange>
      </w:pPr>
      <w:commentRangeStart w:id="626"/>
      <w:ins w:id="627" w:author="Alejandro Andreas Jaume Losa" w:date="2024-04-02T11:09:00Z">
        <w:r w:rsidRPr="00AA7C5F">
          <w:rPr>
            <w:rFonts w:ascii="Times New Roman" w:hAnsi="Times New Roman" w:cs="Times New Roman"/>
            <w:b/>
            <w:bCs/>
          </w:rPr>
          <w:t>Table</w:t>
        </w:r>
        <w:commentRangeEnd w:id="626"/>
        <w:r>
          <w:rPr>
            <w:rStyle w:val="CommentReference"/>
            <w:rFonts w:ascii="Times New Roman" w:eastAsia="Times New Roman" w:hAnsi="Times New Roman" w:cs="Times New Roman"/>
            <w:kern w:val="0"/>
            <w14:ligatures w14:val="none"/>
          </w:rPr>
          <w:commentReference w:id="626"/>
        </w:r>
        <w:r w:rsidRPr="00AA7C5F">
          <w:rPr>
            <w:rFonts w:ascii="Times New Roman" w:hAnsi="Times New Roman" w:cs="Times New Roman"/>
            <w:b/>
            <w:bCs/>
          </w:rPr>
          <w:t xml:space="preserve"> 1. </w:t>
        </w:r>
        <w:r w:rsidRPr="00AA7C5F">
          <w:rPr>
            <w:rFonts w:ascii="Times New Roman" w:hAnsi="Times New Roman" w:cs="Times New Roman"/>
          </w:rPr>
          <w:t>Number of participants by gender and average age.</w:t>
        </w:r>
      </w:ins>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AA7C5F"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ins w:id="628" w:author="Alejandro Andreas Jaume Losa" w:date="2024-04-02T11:09: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AA7C5F" w:rsidRDefault="004B0ADB" w:rsidP="00B95D1C">
            <w:pPr>
              <w:spacing w:line="276" w:lineRule="auto"/>
              <w:jc w:val="center"/>
              <w:rPr>
                <w:ins w:id="629" w:author="Alejandro Andreas Jaume Losa" w:date="2024-04-02T11:09:00Z"/>
                <w:rFonts w:ascii="Times New Roman" w:hAnsi="Times New Roman" w:cs="Times New Roman"/>
              </w:rPr>
            </w:pPr>
            <w:ins w:id="630" w:author="Alejandro Andreas Jaume Losa" w:date="2024-04-02T11:09:00Z">
              <w:r w:rsidRPr="00AA7C5F">
                <w:rPr>
                  <w:rFonts w:ascii="Times New Roman" w:hAnsi="Times New Roman" w:cs="Times New Roman"/>
                </w:rPr>
                <w:t>Gender</w:t>
              </w:r>
            </w:ins>
          </w:p>
        </w:tc>
        <w:tc>
          <w:tcPr>
            <w:tcW w:w="0" w:type="dxa"/>
            <w:vAlign w:val="center"/>
          </w:tcPr>
          <w:p w14:paraId="0411FE96" w14:textId="77777777" w:rsidR="004B0ADB" w:rsidRPr="00AA7C5F"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ins w:id="631" w:author="Alejandro Andreas Jaume Losa" w:date="2024-04-02T11:09:00Z"/>
                <w:rFonts w:ascii="Times New Roman" w:hAnsi="Times New Roman" w:cs="Times New Roman"/>
              </w:rPr>
            </w:pPr>
            <w:ins w:id="632" w:author="Alejandro Andreas Jaume Losa" w:date="2024-04-02T11:09:00Z">
              <w:r w:rsidRPr="00AA7C5F">
                <w:rPr>
                  <w:rFonts w:ascii="Times New Roman" w:hAnsi="Times New Roman" w:cs="Times New Roman"/>
                </w:rPr>
                <w:t>Count</w:t>
              </w:r>
            </w:ins>
          </w:p>
        </w:tc>
        <w:tc>
          <w:tcPr>
            <w:tcW w:w="0" w:type="dxa"/>
            <w:vAlign w:val="center"/>
          </w:tcPr>
          <w:p w14:paraId="416082CE" w14:textId="77777777" w:rsidR="004B0ADB" w:rsidRPr="00AA7C5F"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ins w:id="633" w:author="Alejandro Andreas Jaume Losa" w:date="2024-04-02T11:09:00Z"/>
                <w:rFonts w:ascii="Times New Roman" w:hAnsi="Times New Roman" w:cs="Times New Roman"/>
              </w:rPr>
            </w:pPr>
            <w:ins w:id="634" w:author="Alejandro Andreas Jaume Losa" w:date="2024-04-02T11:09:00Z">
              <w:r w:rsidRPr="00AA7C5F">
                <w:rPr>
                  <w:rFonts w:ascii="Times New Roman" w:hAnsi="Times New Roman" w:cs="Times New Roman"/>
                </w:rPr>
                <w:t>Avg. Age</w:t>
              </w:r>
            </w:ins>
          </w:p>
        </w:tc>
        <w:tc>
          <w:tcPr>
            <w:tcW w:w="0" w:type="dxa"/>
            <w:vAlign w:val="center"/>
          </w:tcPr>
          <w:p w14:paraId="2E870027" w14:textId="77777777" w:rsidR="004B0ADB" w:rsidRPr="00AA7C5F"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ins w:id="635" w:author="Alejandro Andreas Jaume Losa" w:date="2024-04-02T11:09:00Z"/>
                <w:rFonts w:ascii="Times New Roman" w:hAnsi="Times New Roman" w:cs="Times New Roman"/>
              </w:rPr>
            </w:pPr>
            <w:ins w:id="636" w:author="Alejandro Andreas Jaume Losa" w:date="2024-04-02T11:09:00Z">
              <w:r w:rsidRPr="00AA7C5F">
                <w:rPr>
                  <w:rFonts w:ascii="Times New Roman" w:hAnsi="Times New Roman" w:cs="Times New Roman"/>
                </w:rPr>
                <w:t>Std. Deviation</w:t>
              </w:r>
            </w:ins>
          </w:p>
        </w:tc>
      </w:tr>
      <w:tr w:rsidR="004B0ADB" w:rsidRPr="00AA7C5F"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ins w:id="637" w:author="Alejandro Andreas Jaume Losa" w:date="2024-04-02T11:09: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AA7C5F" w:rsidRDefault="004B0ADB" w:rsidP="00B95D1C">
            <w:pPr>
              <w:spacing w:line="276" w:lineRule="auto"/>
              <w:jc w:val="center"/>
              <w:rPr>
                <w:ins w:id="638" w:author="Alejandro Andreas Jaume Losa" w:date="2024-04-02T11:09:00Z"/>
                <w:rFonts w:ascii="Times New Roman" w:hAnsi="Times New Roman" w:cs="Times New Roman"/>
                <w:b w:val="0"/>
                <w:bCs w:val="0"/>
              </w:rPr>
            </w:pPr>
            <w:ins w:id="639" w:author="Alejandro Andreas Jaume Losa" w:date="2024-04-02T11:09:00Z">
              <w:r w:rsidRPr="00AA7C5F">
                <w:rPr>
                  <w:rFonts w:ascii="Times New Roman" w:hAnsi="Times New Roman" w:cs="Times New Roman"/>
                  <w:b w:val="0"/>
                  <w:bCs w:val="0"/>
                </w:rPr>
                <w:t>Male</w:t>
              </w:r>
            </w:ins>
          </w:p>
        </w:tc>
        <w:tc>
          <w:tcPr>
            <w:tcW w:w="0" w:type="dxa"/>
            <w:shd w:val="clear" w:color="auto" w:fill="auto"/>
            <w:vAlign w:val="center"/>
          </w:tcPr>
          <w:p w14:paraId="24E293BF"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40" w:author="Alejandro Andreas Jaume Losa" w:date="2024-04-02T11:09:00Z"/>
                <w:rFonts w:ascii="Times New Roman" w:hAnsi="Times New Roman" w:cs="Times New Roman"/>
              </w:rPr>
            </w:pPr>
            <w:ins w:id="641" w:author="Alejandro Andreas Jaume Losa" w:date="2024-04-02T11:09:00Z">
              <w:r w:rsidRPr="00AA7C5F">
                <w:rPr>
                  <w:rFonts w:ascii="Times New Roman" w:hAnsi="Times New Roman" w:cs="Times New Roman"/>
                </w:rPr>
                <w:t>32</w:t>
              </w:r>
            </w:ins>
          </w:p>
        </w:tc>
        <w:tc>
          <w:tcPr>
            <w:tcW w:w="0" w:type="dxa"/>
            <w:shd w:val="clear" w:color="auto" w:fill="auto"/>
            <w:vAlign w:val="center"/>
          </w:tcPr>
          <w:p w14:paraId="234ABE5C"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42" w:author="Alejandro Andreas Jaume Losa" w:date="2024-04-02T11:09:00Z"/>
                <w:rFonts w:ascii="Times New Roman" w:hAnsi="Times New Roman" w:cs="Times New Roman"/>
              </w:rPr>
            </w:pPr>
            <w:ins w:id="643" w:author="Alejandro Andreas Jaume Losa" w:date="2024-04-02T11:09:00Z">
              <w:r w:rsidRPr="00AA7C5F">
                <w:rPr>
                  <w:rFonts w:ascii="Times New Roman" w:hAnsi="Times New Roman" w:cs="Times New Roman"/>
                </w:rPr>
                <w:t>34.7</w:t>
              </w:r>
            </w:ins>
          </w:p>
        </w:tc>
        <w:tc>
          <w:tcPr>
            <w:tcW w:w="0" w:type="dxa"/>
            <w:shd w:val="clear" w:color="auto" w:fill="auto"/>
            <w:vAlign w:val="center"/>
          </w:tcPr>
          <w:p w14:paraId="05759D34"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44" w:author="Alejandro Andreas Jaume Losa" w:date="2024-04-02T11:09:00Z"/>
                <w:rFonts w:ascii="Times New Roman" w:hAnsi="Times New Roman" w:cs="Times New Roman"/>
              </w:rPr>
            </w:pPr>
            <w:ins w:id="645" w:author="Alejandro Andreas Jaume Losa" w:date="2024-04-02T11:09:00Z">
              <w:r w:rsidRPr="00AA7C5F">
                <w:rPr>
                  <w:rFonts w:ascii="Times New Roman" w:hAnsi="Times New Roman" w:cs="Times New Roman"/>
                </w:rPr>
                <w:t>12.1</w:t>
              </w:r>
            </w:ins>
          </w:p>
        </w:tc>
      </w:tr>
      <w:tr w:rsidR="004B0ADB" w:rsidRPr="00AA7C5F" w14:paraId="399EE6AA" w14:textId="77777777" w:rsidTr="00B95D1C">
        <w:trPr>
          <w:jc w:val="center"/>
          <w:ins w:id="646" w:author="Alejandro Andreas Jaume Losa" w:date="2024-04-02T11:09: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AA7C5F" w:rsidRDefault="004B0ADB" w:rsidP="00B95D1C">
            <w:pPr>
              <w:spacing w:line="276" w:lineRule="auto"/>
              <w:jc w:val="center"/>
              <w:rPr>
                <w:ins w:id="647" w:author="Alejandro Andreas Jaume Losa" w:date="2024-04-02T11:09:00Z"/>
                <w:rFonts w:ascii="Times New Roman" w:hAnsi="Times New Roman" w:cs="Times New Roman"/>
                <w:b w:val="0"/>
                <w:bCs w:val="0"/>
              </w:rPr>
            </w:pPr>
            <w:ins w:id="648" w:author="Alejandro Andreas Jaume Losa" w:date="2024-04-02T11:09:00Z">
              <w:r w:rsidRPr="00AA7C5F">
                <w:rPr>
                  <w:rFonts w:ascii="Times New Roman" w:hAnsi="Times New Roman" w:cs="Times New Roman"/>
                  <w:b w:val="0"/>
                  <w:bCs w:val="0"/>
                </w:rPr>
                <w:t>Female</w:t>
              </w:r>
            </w:ins>
          </w:p>
        </w:tc>
        <w:tc>
          <w:tcPr>
            <w:tcW w:w="0" w:type="dxa"/>
            <w:shd w:val="clear" w:color="auto" w:fill="auto"/>
            <w:vAlign w:val="center"/>
          </w:tcPr>
          <w:p w14:paraId="70F07143" w14:textId="77777777" w:rsidR="004B0ADB" w:rsidRPr="00AA7C5F"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ins w:id="649" w:author="Alejandro Andreas Jaume Losa" w:date="2024-04-02T11:09:00Z"/>
                <w:rFonts w:ascii="Times New Roman" w:hAnsi="Times New Roman" w:cs="Times New Roman"/>
              </w:rPr>
            </w:pPr>
            <w:ins w:id="650" w:author="Alejandro Andreas Jaume Losa" w:date="2024-04-02T11:09:00Z">
              <w:r w:rsidRPr="00AA7C5F">
                <w:rPr>
                  <w:rFonts w:ascii="Times New Roman" w:hAnsi="Times New Roman" w:cs="Times New Roman"/>
                </w:rPr>
                <w:t>67</w:t>
              </w:r>
            </w:ins>
          </w:p>
        </w:tc>
        <w:tc>
          <w:tcPr>
            <w:tcW w:w="0" w:type="dxa"/>
            <w:shd w:val="clear" w:color="auto" w:fill="auto"/>
            <w:vAlign w:val="center"/>
          </w:tcPr>
          <w:p w14:paraId="533600FD" w14:textId="77777777" w:rsidR="004B0ADB" w:rsidRPr="00AA7C5F"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ins w:id="651" w:author="Alejandro Andreas Jaume Losa" w:date="2024-04-02T11:09:00Z"/>
                <w:rFonts w:ascii="Times New Roman" w:hAnsi="Times New Roman" w:cs="Times New Roman"/>
              </w:rPr>
            </w:pPr>
            <w:ins w:id="652" w:author="Alejandro Andreas Jaume Losa" w:date="2024-04-02T11:09:00Z">
              <w:r w:rsidRPr="00AA7C5F">
                <w:rPr>
                  <w:rFonts w:ascii="Times New Roman" w:hAnsi="Times New Roman" w:cs="Times New Roman"/>
                </w:rPr>
                <w:t>38</w:t>
              </w:r>
            </w:ins>
          </w:p>
        </w:tc>
        <w:tc>
          <w:tcPr>
            <w:tcW w:w="0" w:type="dxa"/>
            <w:shd w:val="clear" w:color="auto" w:fill="auto"/>
            <w:vAlign w:val="center"/>
          </w:tcPr>
          <w:p w14:paraId="59D0C83E" w14:textId="77777777" w:rsidR="004B0ADB" w:rsidRPr="00AA7C5F"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ins w:id="653" w:author="Alejandro Andreas Jaume Losa" w:date="2024-04-02T11:09:00Z"/>
                <w:rFonts w:ascii="Times New Roman" w:hAnsi="Times New Roman" w:cs="Times New Roman"/>
              </w:rPr>
            </w:pPr>
            <w:ins w:id="654" w:author="Alejandro Andreas Jaume Losa" w:date="2024-04-02T11:09:00Z">
              <w:r w:rsidRPr="00AA7C5F">
                <w:rPr>
                  <w:rFonts w:ascii="Times New Roman" w:hAnsi="Times New Roman" w:cs="Times New Roman"/>
                </w:rPr>
                <w:t>14.6</w:t>
              </w:r>
            </w:ins>
          </w:p>
        </w:tc>
      </w:tr>
      <w:tr w:rsidR="004B0ADB" w:rsidRPr="00AA7C5F"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ins w:id="655" w:author="Alejandro Andreas Jaume Losa" w:date="2024-04-02T11:09: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AA7C5F" w:rsidRDefault="004B0ADB" w:rsidP="00B95D1C">
            <w:pPr>
              <w:spacing w:line="276" w:lineRule="auto"/>
              <w:jc w:val="center"/>
              <w:rPr>
                <w:ins w:id="656" w:author="Alejandro Andreas Jaume Losa" w:date="2024-04-02T11:09:00Z"/>
                <w:rFonts w:ascii="Times New Roman" w:hAnsi="Times New Roman" w:cs="Times New Roman"/>
                <w:b w:val="0"/>
                <w:bCs w:val="0"/>
              </w:rPr>
            </w:pPr>
            <w:ins w:id="657" w:author="Alejandro Andreas Jaume Losa" w:date="2024-04-02T11:09:00Z">
              <w:r w:rsidRPr="00AA7C5F">
                <w:rPr>
                  <w:rFonts w:ascii="Times New Roman" w:hAnsi="Times New Roman" w:cs="Times New Roman"/>
                  <w:b w:val="0"/>
                  <w:bCs w:val="0"/>
                </w:rPr>
                <w:t>Total</w:t>
              </w:r>
            </w:ins>
          </w:p>
        </w:tc>
        <w:tc>
          <w:tcPr>
            <w:tcW w:w="0" w:type="dxa"/>
            <w:shd w:val="clear" w:color="auto" w:fill="auto"/>
            <w:vAlign w:val="center"/>
          </w:tcPr>
          <w:p w14:paraId="4D51DA84"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58" w:author="Alejandro Andreas Jaume Losa" w:date="2024-04-02T11:09:00Z"/>
                <w:rFonts w:ascii="Times New Roman" w:hAnsi="Times New Roman" w:cs="Times New Roman"/>
              </w:rPr>
            </w:pPr>
            <w:ins w:id="659" w:author="Alejandro Andreas Jaume Losa" w:date="2024-04-02T11:09:00Z">
              <w:r w:rsidRPr="00AA7C5F">
                <w:rPr>
                  <w:rFonts w:ascii="Times New Roman" w:hAnsi="Times New Roman" w:cs="Times New Roman"/>
                </w:rPr>
                <w:t>99</w:t>
              </w:r>
            </w:ins>
          </w:p>
        </w:tc>
        <w:tc>
          <w:tcPr>
            <w:tcW w:w="0" w:type="dxa"/>
            <w:shd w:val="clear" w:color="auto" w:fill="auto"/>
            <w:vAlign w:val="center"/>
          </w:tcPr>
          <w:p w14:paraId="5838D896"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60" w:author="Alejandro Andreas Jaume Losa" w:date="2024-04-02T11:09:00Z"/>
                <w:rFonts w:ascii="Times New Roman" w:hAnsi="Times New Roman" w:cs="Times New Roman"/>
              </w:rPr>
            </w:pPr>
            <w:ins w:id="661" w:author="Alejandro Andreas Jaume Losa" w:date="2024-04-02T11:09:00Z">
              <w:r w:rsidRPr="00AA7C5F">
                <w:rPr>
                  <w:rFonts w:ascii="Times New Roman" w:hAnsi="Times New Roman" w:cs="Times New Roman"/>
                </w:rPr>
                <w:t>36.9</w:t>
              </w:r>
            </w:ins>
          </w:p>
        </w:tc>
        <w:tc>
          <w:tcPr>
            <w:tcW w:w="0" w:type="dxa"/>
            <w:shd w:val="clear" w:color="auto" w:fill="auto"/>
            <w:vAlign w:val="center"/>
          </w:tcPr>
          <w:p w14:paraId="17D9DC25" w14:textId="77777777" w:rsidR="004B0ADB" w:rsidRPr="00AA7C5F"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ins w:id="662" w:author="Alejandro Andreas Jaume Losa" w:date="2024-04-02T11:09:00Z"/>
                <w:rFonts w:ascii="Times New Roman" w:hAnsi="Times New Roman" w:cs="Times New Roman"/>
              </w:rPr>
            </w:pPr>
            <w:ins w:id="663" w:author="Alejandro Andreas Jaume Losa" w:date="2024-04-02T11:09:00Z">
              <w:r w:rsidRPr="00AA7C5F">
                <w:rPr>
                  <w:rFonts w:ascii="Times New Roman" w:hAnsi="Times New Roman" w:cs="Times New Roman"/>
                </w:rPr>
                <w:t>13.9</w:t>
              </w:r>
            </w:ins>
          </w:p>
        </w:tc>
      </w:tr>
    </w:tbl>
    <w:p w14:paraId="5C25038A" w14:textId="77777777" w:rsidR="004B0ADB" w:rsidRPr="00AA7C5F" w:rsidRDefault="004B0ADB" w:rsidP="004B0ADB">
      <w:pPr>
        <w:spacing w:line="480" w:lineRule="auto"/>
        <w:jc w:val="both"/>
        <w:rPr>
          <w:ins w:id="664" w:author="Alejandro Andreas Jaume Losa" w:date="2024-04-02T11:09:00Z"/>
          <w:rFonts w:ascii="Times New Roman" w:hAnsi="Times New Roman" w:cs="Times New Roman"/>
        </w:rPr>
      </w:pPr>
    </w:p>
    <w:p w14:paraId="5E0BD5F3" w14:textId="77777777" w:rsidR="004B0ADB" w:rsidRPr="00AA7C5F" w:rsidRDefault="004B0ADB" w:rsidP="00711495">
      <w:pPr>
        <w:spacing w:line="480" w:lineRule="auto"/>
        <w:jc w:val="center"/>
        <w:rPr>
          <w:ins w:id="665" w:author="Alejandro Andreas Jaume Losa" w:date="2024-04-02T11:09:00Z"/>
          <w:rFonts w:ascii="Times New Roman" w:hAnsi="Times New Roman" w:cs="Times New Roman"/>
        </w:rPr>
      </w:pPr>
      <w:commentRangeStart w:id="666"/>
      <w:ins w:id="667" w:author="Alejandro Andreas Jaume Losa" w:date="2024-04-02T11:09:00Z">
        <w:r w:rsidRPr="00AA7C5F">
          <w:rPr>
            <w:rFonts w:ascii="Times New Roman" w:hAnsi="Times New Roman" w:cs="Times New Roman"/>
            <w:noProof/>
          </w:rPr>
          <w:drawing>
            <wp:inline distT="0" distB="0" distL="0" distR="0" wp14:anchorId="46B724FF" wp14:editId="43099869">
              <wp:extent cx="4100607" cy="2286000"/>
              <wp:effectExtent l="0" t="0" r="190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4078" cy="2310234"/>
                      </a:xfrm>
                      <a:prstGeom prst="rect">
                        <a:avLst/>
                      </a:prstGeom>
                    </pic:spPr>
                  </pic:pic>
                </a:graphicData>
              </a:graphic>
            </wp:inline>
          </w:drawing>
        </w:r>
        <w:commentRangeEnd w:id="666"/>
        <w:r>
          <w:rPr>
            <w:rStyle w:val="CommentReference"/>
            <w:rFonts w:ascii="Times New Roman" w:eastAsia="Times New Roman" w:hAnsi="Times New Roman" w:cs="Times New Roman"/>
            <w:kern w:val="0"/>
            <w14:ligatures w14:val="none"/>
          </w:rPr>
          <w:commentReference w:id="666"/>
        </w:r>
      </w:ins>
    </w:p>
    <w:p w14:paraId="727837D2" w14:textId="5F00ECCD" w:rsidR="00711495" w:rsidRDefault="00711495">
      <w:pPr>
        <w:spacing w:line="480" w:lineRule="auto"/>
        <w:jc w:val="center"/>
        <w:rPr>
          <w:ins w:id="668" w:author="Alejandro Andreas Jaume Losa" w:date="2024-04-02T11:18:00Z"/>
          <w:rFonts w:ascii="Times New Roman" w:hAnsi="Times New Roman" w:cs="Times New Roman"/>
        </w:rPr>
        <w:pPrChange w:id="669" w:author="Alejandro Andreas Jaume Losa" w:date="2024-04-02T11:18:00Z">
          <w:pPr>
            <w:spacing w:line="480" w:lineRule="auto"/>
            <w:ind w:firstLine="720"/>
            <w:jc w:val="both"/>
          </w:pPr>
        </w:pPrChange>
      </w:pPr>
      <w:commentRangeStart w:id="670"/>
      <w:ins w:id="671" w:author="Alejandro Andreas Jaume Losa" w:date="2024-04-02T11:18:00Z">
        <w:r w:rsidRPr="00AA7C5F">
          <w:rPr>
            <w:rFonts w:ascii="Times New Roman" w:hAnsi="Times New Roman" w:cs="Times New Roman"/>
            <w:b/>
            <w:bCs/>
          </w:rPr>
          <w:t>Figure 1.</w:t>
        </w:r>
        <w:r w:rsidRPr="00AA7C5F">
          <w:rPr>
            <w:rFonts w:ascii="Times New Roman" w:hAnsi="Times New Roman" w:cs="Times New Roman"/>
          </w:rPr>
          <w:t xml:space="preserve"> Distribution of proficiency levels in Catalan and Spanish.</w:t>
        </w:r>
        <w:commentRangeEnd w:id="670"/>
        <w:r>
          <w:rPr>
            <w:rStyle w:val="CommentReference"/>
            <w:rFonts w:ascii="Times New Roman" w:eastAsia="Times New Roman" w:hAnsi="Times New Roman" w:cs="Times New Roman"/>
            <w:kern w:val="0"/>
            <w14:ligatures w14:val="none"/>
          </w:rPr>
          <w:commentReference w:id="670"/>
        </w:r>
      </w:ins>
    </w:p>
    <w:p w14:paraId="071BB0F5" w14:textId="0EFEC4D5" w:rsidR="004B0ADB" w:rsidRPr="00AA7C5F" w:rsidRDefault="004B0ADB" w:rsidP="00CB13B8">
      <w:pPr>
        <w:spacing w:line="480" w:lineRule="auto"/>
        <w:ind w:firstLine="720"/>
        <w:jc w:val="both"/>
        <w:rPr>
          <w:ins w:id="672" w:author="Alejandro Andreas Jaume Losa" w:date="2024-04-02T11:09:00Z"/>
          <w:rFonts w:ascii="Times New Roman" w:hAnsi="Times New Roman" w:cs="Times New Roman"/>
        </w:rPr>
      </w:pPr>
      <w:ins w:id="673" w:author="Alejandro Andreas Jaume Losa" w:date="2024-04-02T11:09:00Z">
        <w:r w:rsidRPr="00AA7C5F">
          <w:rPr>
            <w:rFonts w:ascii="Times New Roman" w:hAnsi="Times New Roman" w:cs="Times New Roman"/>
          </w:rPr>
          <w:lastRenderedPageBreak/>
          <w:t xml:space="preserve">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w:t>
        </w:r>
        <w:r>
          <w:rPr>
            <w:rFonts w:ascii="Times New Roman" w:hAnsi="Times New Roman" w:cs="Times New Roman"/>
          </w:rPr>
          <w:t>F</w:t>
        </w:r>
        <w:r w:rsidRPr="00AA7C5F">
          <w:rPr>
            <w:rFonts w:ascii="Times New Roman" w:hAnsi="Times New Roman" w:cs="Times New Roman"/>
          </w:rPr>
          <w:t>igure 3 shows distribution of mother tongues by political orientation.</w:t>
        </w:r>
      </w:ins>
      <w:ins w:id="674" w:author="Alejandro Andreas Jaume Losa" w:date="2024-04-02T11:43:00Z">
        <w:r w:rsidR="00CB13B8">
          <w:rPr>
            <w:rFonts w:ascii="Times New Roman" w:hAnsi="Times New Roman" w:cs="Times New Roman"/>
          </w:rPr>
          <w:t xml:space="preserve"> F</w:t>
        </w:r>
        <w:r w:rsidR="00CB13B8" w:rsidRPr="00CB13B8">
          <w:rPr>
            <w:rFonts w:ascii="Times New Roman" w:hAnsi="Times New Roman" w:cs="Times New Roman"/>
          </w:rPr>
          <w:t>or the purposes of this analysis, ‘far left’, ‘left’, and ‘center left’ are classified as progressive, wherea</w:t>
        </w:r>
        <w:r w:rsidR="00CB13B8">
          <w:rPr>
            <w:rFonts w:ascii="Times New Roman" w:hAnsi="Times New Roman" w:cs="Times New Roman"/>
          </w:rPr>
          <w:t xml:space="preserve">s ‘center’, ‘center-right’, and ‘right’, </w:t>
        </w:r>
        <w:r w:rsidR="00CB13B8" w:rsidRPr="00CB13B8">
          <w:rPr>
            <w:rFonts w:ascii="Times New Roman" w:hAnsi="Times New Roman" w:cs="Times New Roman"/>
          </w:rPr>
          <w:t>are classified as conservative</w:t>
        </w:r>
        <w:r w:rsidR="00CB13B8">
          <w:rPr>
            <w:rFonts w:ascii="Times New Roman" w:hAnsi="Times New Roman" w:cs="Times New Roman"/>
          </w:rPr>
          <w:t>.</w:t>
        </w:r>
      </w:ins>
    </w:p>
    <w:p w14:paraId="2A47B228" w14:textId="77777777" w:rsidR="004B0ADB" w:rsidRDefault="004B0ADB" w:rsidP="004B0ADB">
      <w:pPr>
        <w:spacing w:line="480" w:lineRule="auto"/>
        <w:jc w:val="center"/>
        <w:rPr>
          <w:ins w:id="675" w:author="Alejandro Andreas Jaume Losa" w:date="2024-04-02T11:18:00Z"/>
          <w:rFonts w:ascii="Times New Roman" w:hAnsi="Times New Roman" w:cs="Times New Roman"/>
        </w:rPr>
      </w:pPr>
      <w:ins w:id="676" w:author="Alejandro Andreas Jaume Losa" w:date="2024-04-02T11:09:00Z">
        <w:r w:rsidRPr="00AA7C5F">
          <w:rPr>
            <w:rFonts w:ascii="Times New Roman" w:hAnsi="Times New Roman" w:cs="Times New Roman"/>
            <w:noProof/>
          </w:rPr>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ins>
    </w:p>
    <w:p w14:paraId="282FF448" w14:textId="7026A02B" w:rsidR="00711495" w:rsidRPr="00AA7C5F" w:rsidRDefault="00711495" w:rsidP="00711495">
      <w:pPr>
        <w:spacing w:line="480" w:lineRule="auto"/>
        <w:jc w:val="center"/>
        <w:rPr>
          <w:ins w:id="677" w:author="Alejandro Andreas Jaume Losa" w:date="2024-04-02T11:09:00Z"/>
          <w:rFonts w:ascii="Times New Roman" w:hAnsi="Times New Roman" w:cs="Times New Roman"/>
        </w:rPr>
      </w:pPr>
      <w:ins w:id="678" w:author="Alejandro Andreas Jaume Losa" w:date="2024-04-02T11:18:00Z">
        <w:r w:rsidRPr="00AA7C5F">
          <w:rPr>
            <w:rFonts w:ascii="Times New Roman" w:hAnsi="Times New Roman" w:cs="Times New Roman"/>
            <w:b/>
            <w:bCs/>
          </w:rPr>
          <w:t>Figure 2</w:t>
        </w:r>
        <w:r w:rsidRPr="00AA7C5F">
          <w:rPr>
            <w:rFonts w:ascii="Times New Roman" w:hAnsi="Times New Roman" w:cs="Times New Roman"/>
          </w:rPr>
          <w:t>. Distribution of political orientation among participants</w:t>
        </w:r>
      </w:ins>
    </w:p>
    <w:p w14:paraId="275A1A7E" w14:textId="77777777" w:rsidR="004B0ADB" w:rsidRPr="00AA7C5F" w:rsidRDefault="004B0ADB">
      <w:pPr>
        <w:spacing w:line="480" w:lineRule="auto"/>
        <w:jc w:val="center"/>
        <w:rPr>
          <w:ins w:id="679" w:author="Alejandro Andreas Jaume Losa" w:date="2024-04-02T11:09:00Z"/>
          <w:rFonts w:ascii="Times New Roman" w:hAnsi="Times New Roman" w:cs="Times New Roman"/>
        </w:rPr>
        <w:pPrChange w:id="680" w:author="Alejandro Andreas Jaume Losa" w:date="2024-04-02T11:19:00Z">
          <w:pPr>
            <w:spacing w:line="480" w:lineRule="auto"/>
            <w:jc w:val="both"/>
          </w:pPr>
        </w:pPrChange>
      </w:pPr>
      <w:commentRangeStart w:id="681"/>
      <w:ins w:id="682" w:author="Alejandro Andreas Jaume Losa" w:date="2024-04-02T11:09:00Z">
        <w:r w:rsidRPr="00AA7C5F">
          <w:rPr>
            <w:rFonts w:ascii="Times New Roman" w:hAnsi="Times New Roman" w:cs="Times New Roman"/>
            <w:noProof/>
          </w:rPr>
          <w:lastRenderedPageBreak/>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commentRangeEnd w:id="681"/>
        <w:r>
          <w:rPr>
            <w:rStyle w:val="CommentReference"/>
            <w:rFonts w:ascii="Times New Roman" w:eastAsia="Times New Roman" w:hAnsi="Times New Roman" w:cs="Times New Roman"/>
            <w:kern w:val="0"/>
            <w14:ligatures w14:val="none"/>
          </w:rPr>
          <w:commentReference w:id="681"/>
        </w:r>
      </w:ins>
    </w:p>
    <w:p w14:paraId="27BB0EE9" w14:textId="77777777" w:rsidR="00711495" w:rsidRPr="00AA7C5F" w:rsidRDefault="00711495">
      <w:pPr>
        <w:spacing w:line="480" w:lineRule="auto"/>
        <w:jc w:val="center"/>
        <w:rPr>
          <w:ins w:id="683" w:author="Alejandro Andreas Jaume Losa" w:date="2024-04-02T11:19:00Z"/>
          <w:rFonts w:ascii="Times New Roman" w:hAnsi="Times New Roman" w:cs="Times New Roman"/>
        </w:rPr>
        <w:pPrChange w:id="684" w:author="Alejandro Andreas Jaume Losa" w:date="2024-04-02T11:19:00Z">
          <w:pPr>
            <w:spacing w:line="480" w:lineRule="auto"/>
          </w:pPr>
        </w:pPrChange>
      </w:pPr>
      <w:ins w:id="685" w:author="Alejandro Andreas Jaume Losa" w:date="2024-04-02T11:19:00Z">
        <w:r w:rsidRPr="00AA7C5F">
          <w:rPr>
            <w:rFonts w:ascii="Times New Roman" w:hAnsi="Times New Roman" w:cs="Times New Roman"/>
            <w:b/>
            <w:bCs/>
          </w:rPr>
          <w:t>Figure 3.</w:t>
        </w:r>
        <w:r w:rsidRPr="00AA7C5F">
          <w:rPr>
            <w:rFonts w:ascii="Times New Roman" w:hAnsi="Times New Roman" w:cs="Times New Roman"/>
          </w:rPr>
          <w:t xml:space="preserve"> Distribution of mother tongues by political orientation</w:t>
        </w:r>
      </w:ins>
    </w:p>
    <w:p w14:paraId="558EEF0A" w14:textId="38243C15" w:rsidR="004B0ADB" w:rsidDel="00711495" w:rsidRDefault="009F4FE8" w:rsidP="00D44E1F">
      <w:pPr>
        <w:spacing w:line="480" w:lineRule="auto"/>
        <w:jc w:val="both"/>
        <w:rPr>
          <w:ins w:id="686" w:author="Kendra Dickinson" w:date="2024-03-24T11:03:00Z"/>
          <w:del w:id="687" w:author="Alejandro Andreas Jaume Losa" w:date="2024-04-02T11:19:00Z"/>
          <w:rFonts w:ascii="Times New Roman" w:hAnsi="Times New Roman" w:cs="Times New Roman"/>
          <w:i/>
          <w:iCs/>
        </w:rPr>
      </w:pPr>
      <w:ins w:id="688" w:author="Alejandro Andreas Jaume Losa" w:date="2024-04-10T18:40:00Z">
        <w:r>
          <w:rPr>
            <w:rFonts w:ascii="Times New Roman" w:hAnsi="Times New Roman" w:cs="Times New Roman"/>
            <w:i/>
            <w:iCs/>
          </w:rPr>
          <w:tab/>
        </w:r>
      </w:ins>
    </w:p>
    <w:p w14:paraId="65134A9D" w14:textId="0C06C7B6" w:rsidR="00882DA8" w:rsidRPr="00AA7C5F" w:rsidRDefault="00D44E1F">
      <w:pPr>
        <w:spacing w:line="480" w:lineRule="auto"/>
        <w:jc w:val="both"/>
        <w:rPr>
          <w:rFonts w:ascii="Times New Roman" w:hAnsi="Times New Roman" w:cs="Times New Roman"/>
          <w:i/>
          <w:iCs/>
        </w:rPr>
        <w:pPrChange w:id="689" w:author="Kendra Dickinson" w:date="2024-03-24T11:01:00Z">
          <w:pPr>
            <w:spacing w:line="480" w:lineRule="auto"/>
            <w:ind w:firstLine="720"/>
            <w:jc w:val="both"/>
          </w:pPr>
        </w:pPrChange>
      </w:pPr>
      <w:ins w:id="690" w:author="Kendra Dickinson" w:date="2024-03-24T11:03:00Z">
        <w:r>
          <w:rPr>
            <w:rFonts w:ascii="Times New Roman" w:hAnsi="Times New Roman" w:cs="Times New Roman"/>
            <w:i/>
            <w:iCs/>
          </w:rPr>
          <w:t xml:space="preserve">3.4. </w:t>
        </w:r>
      </w:ins>
      <w:r w:rsidR="00882DA8" w:rsidRPr="00AA7C5F">
        <w:rPr>
          <w:rFonts w:ascii="Times New Roman" w:hAnsi="Times New Roman" w:cs="Times New Roman"/>
          <w:i/>
          <w:iCs/>
        </w:rPr>
        <w:t>Data analysis</w:t>
      </w:r>
    </w:p>
    <w:p w14:paraId="0298C6CA" w14:textId="7E8DE5B0" w:rsidR="00882DA8" w:rsidRPr="00AA7C5F" w:rsidRDefault="00DE19D8" w:rsidP="003E1180">
      <w:pPr>
        <w:spacing w:line="480" w:lineRule="auto"/>
        <w:ind w:firstLine="720"/>
        <w:jc w:val="both"/>
        <w:rPr>
          <w:rFonts w:ascii="Times New Roman" w:hAnsi="Times New Roman" w:cs="Times New Roman"/>
        </w:rPr>
      </w:pPr>
      <w:r w:rsidRPr="00AA7C5F">
        <w:rPr>
          <w:rFonts w:ascii="Times New Roman" w:hAnsi="Times New Roman" w:cs="Times New Roman"/>
        </w:rPr>
        <w:t xml:space="preserve">Data were analyzed in R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(R Core Team, 2023)</w:t>
      </w:r>
      <w:r w:rsidRPr="00AA7C5F">
        <w:rPr>
          <w:rFonts w:ascii="Times New Roman" w:hAnsi="Times New Roman" w:cs="Times New Roman"/>
        </w:rPr>
        <w:fldChar w:fldCharType="end"/>
      </w:r>
      <w:r w:rsidRPr="00AA7C5F">
        <w:rPr>
          <w:rFonts w:ascii="Times New Roman" w:hAnsi="Times New Roman" w:cs="Times New Roman"/>
        </w:rPr>
        <w:t>. First, I</w:t>
      </w:r>
      <w:r w:rsidR="00882DA8" w:rsidRPr="00AA7C5F">
        <w:rPr>
          <w:rFonts w:ascii="Times New Roman" w:hAnsi="Times New Roman" w:cs="Times New Roman"/>
        </w:rPr>
        <w:t xml:space="preserve"> perform</w:t>
      </w:r>
      <w:r w:rsidRPr="00AA7C5F">
        <w:rPr>
          <w:rFonts w:ascii="Times New Roman" w:hAnsi="Times New Roman" w:cs="Times New Roman"/>
        </w:rPr>
        <w:t>ed</w:t>
      </w:r>
      <w:r w:rsidR="00882DA8" w:rsidRPr="00AA7C5F">
        <w:rPr>
          <w:rFonts w:ascii="Times New Roman" w:hAnsi="Times New Roman" w:cs="Times New Roman"/>
        </w:rPr>
        <w:t xml:space="preserve"> </w:t>
      </w:r>
      <w:del w:id="691" w:author="Alejandro Andreas Jaume Losa" w:date="2024-04-02T11:19:00Z">
        <w:r w:rsidR="00882DA8" w:rsidRPr="00AA7C5F" w:rsidDel="00711495">
          <w:rPr>
            <w:rFonts w:ascii="Times New Roman" w:hAnsi="Times New Roman" w:cs="Times New Roman"/>
          </w:rPr>
          <w:delText xml:space="preserve">both </w:delText>
        </w:r>
      </w:del>
      <w:r w:rsidR="00882DA8" w:rsidRPr="00AA7C5F">
        <w:rPr>
          <w:rFonts w:ascii="Times New Roman" w:hAnsi="Times New Roman" w:cs="Times New Roman"/>
        </w:rPr>
        <w:t>a descriptive</w:t>
      </w:r>
      <w:r w:rsidRPr="00AA7C5F">
        <w:rPr>
          <w:rFonts w:ascii="Times New Roman" w:hAnsi="Times New Roman" w:cs="Times New Roman"/>
        </w:rPr>
        <w:t xml:space="preserve"> </w:t>
      </w:r>
      <w:ins w:id="692" w:author="Alejandro Andreas Jaume Losa" w:date="2024-04-02T11:19:00Z">
        <w:r w:rsidR="00711495">
          <w:rPr>
            <w:rFonts w:ascii="Times New Roman" w:hAnsi="Times New Roman" w:cs="Times New Roman"/>
          </w:rPr>
          <w:t xml:space="preserve">analysis </w:t>
        </w:r>
      </w:ins>
      <w:r w:rsidRPr="00AA7C5F">
        <w:rPr>
          <w:rFonts w:ascii="Times New Roman" w:hAnsi="Times New Roman" w:cs="Times New Roman"/>
        </w:rPr>
        <w:t xml:space="preserve">that </w:t>
      </w:r>
      <w:r w:rsidR="00882DA8" w:rsidRPr="00AA7C5F">
        <w:rPr>
          <w:rFonts w:ascii="Times New Roman" w:hAnsi="Times New Roman" w:cs="Times New Roman"/>
        </w:rPr>
        <w:t xml:space="preserve">consisted in creating a series of plots and tables to summarize and describe the features of the dataset and to identify </w:t>
      </w:r>
      <w:del w:id="693" w:author="Kendra Dickinson" w:date="2024-03-24T11:04:00Z">
        <w:r w:rsidR="00882DA8" w:rsidRPr="00AA7C5F" w:rsidDel="00D75EA9">
          <w:rPr>
            <w:rFonts w:ascii="Times New Roman" w:hAnsi="Times New Roman" w:cs="Times New Roman"/>
          </w:rPr>
          <w:delText xml:space="preserve">some </w:delText>
        </w:r>
      </w:del>
      <w:r w:rsidR="00882DA8" w:rsidRPr="00AA7C5F">
        <w:rPr>
          <w:rFonts w:ascii="Times New Roman" w:hAnsi="Times New Roman" w:cs="Times New Roman"/>
        </w:rPr>
        <w:t>potential trends</w:t>
      </w:r>
      <w:ins w:id="694" w:author="Alejandro Andreas Jaume Losa" w:date="2024-04-02T11:19:00Z">
        <w:r w:rsidR="00711495">
          <w:rPr>
            <w:rFonts w:ascii="Times New Roman" w:hAnsi="Times New Roman" w:cs="Times New Roman"/>
          </w:rPr>
          <w:t xml:space="preserve">. </w:t>
        </w:r>
      </w:ins>
      <w:del w:id="695" w:author="Kendra Dickinson" w:date="2024-03-24T11:04:00Z">
        <w:r w:rsidR="00882DA8" w:rsidRPr="00AA7C5F" w:rsidDel="00D75EA9">
          <w:rPr>
            <w:rFonts w:ascii="Times New Roman" w:hAnsi="Times New Roman" w:cs="Times New Roman"/>
          </w:rPr>
          <w:delText xml:space="preserve"> and relationships. This analysis allowed us to see the number of males and females who completed the survey, their ages, and the number of participants in each political orientation. </w:delText>
        </w:r>
      </w:del>
      <w:r w:rsidR="00882DA8" w:rsidRPr="00AA7C5F">
        <w:rPr>
          <w:rFonts w:ascii="Times New Roman" w:hAnsi="Times New Roman" w:cs="Times New Roman"/>
        </w:rPr>
        <w:t xml:space="preserve">After that, </w:t>
      </w:r>
      <w:r w:rsidRPr="00AA7C5F">
        <w:rPr>
          <w:rFonts w:ascii="Times New Roman" w:hAnsi="Times New Roman" w:cs="Times New Roman"/>
        </w:rPr>
        <w:t xml:space="preserve">I performed </w:t>
      </w:r>
      <w:ins w:id="696" w:author="Kendra Dickinson" w:date="2024-03-24T11:04:00Z">
        <w:r w:rsidR="00D75EA9">
          <w:rPr>
            <w:rFonts w:ascii="Times New Roman" w:hAnsi="Times New Roman" w:cs="Times New Roman"/>
          </w:rPr>
          <w:t>inferential</w:t>
        </w:r>
      </w:ins>
      <w:del w:id="697" w:author="Kendra Dickinson" w:date="2024-03-24T11:04:00Z">
        <w:r w:rsidRPr="00AA7C5F" w:rsidDel="00D75EA9">
          <w:rPr>
            <w:rFonts w:ascii="Times New Roman" w:hAnsi="Times New Roman" w:cs="Times New Roman"/>
          </w:rPr>
          <w:delText>a</w:delText>
        </w:r>
      </w:del>
      <w:r w:rsidRPr="00AA7C5F">
        <w:rPr>
          <w:rFonts w:ascii="Times New Roman" w:hAnsi="Times New Roman" w:cs="Times New Roman"/>
        </w:rPr>
        <w:t xml:space="preserve"> statistical analysis. F</w:t>
      </w:r>
      <w:r w:rsidR="00882DA8" w:rsidRPr="00AA7C5F">
        <w:rPr>
          <w:rFonts w:ascii="Times New Roman" w:hAnsi="Times New Roman" w:cs="Times New Roman"/>
        </w:rPr>
        <w:t xml:space="preserve">or each of the 60 evaluative statements, I created a series of hierarchically nested linear regression models using the </w:t>
      </w:r>
      <w:r w:rsidR="00882DA8" w:rsidRPr="008C06C5">
        <w:rPr>
          <w:rFonts w:ascii="Times New Roman" w:hAnsi="Times New Roman" w:cs="Times New Roman"/>
          <w:i/>
          <w:iCs/>
          <w:rPrChange w:id="698" w:author="Alejandro Andreas Jaume Losa" w:date="2024-04-10T09:13:00Z">
            <w:rPr>
              <w:rFonts w:ascii="Times New Roman" w:hAnsi="Times New Roman" w:cs="Times New Roman"/>
            </w:rPr>
          </w:rPrChange>
        </w:rPr>
        <w:t>lme4</w:t>
      </w:r>
      <w:r w:rsidR="00882DA8" w:rsidRPr="00AA7C5F">
        <w:rPr>
          <w:rFonts w:ascii="Times New Roman" w:hAnsi="Times New Roman" w:cs="Times New Roman"/>
        </w:rPr>
        <w:t xml:space="preserve"> package</w:t>
      </w:r>
      <w:r w:rsidRPr="00AA7C5F">
        <w:rPr>
          <w:rFonts w:ascii="Times New Roman" w:hAnsi="Times New Roman" w:cs="Times New Roman"/>
        </w:rPr>
        <w:t xml:space="preserv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(Bates et al., 2015)</w:t>
      </w:r>
      <w:r w:rsidRPr="00AA7C5F">
        <w:rPr>
          <w:rFonts w:ascii="Times New Roman" w:hAnsi="Times New Roman" w:cs="Times New Roman"/>
        </w:rPr>
        <w:fldChar w:fldCharType="end"/>
      </w:r>
      <w:ins w:id="699" w:author="Kendra Dickinson" w:date="2024-03-24T11:06:00Z">
        <w:r w:rsidR="00D75EA9">
          <w:rPr>
            <w:rFonts w:ascii="Times New Roman" w:hAnsi="Times New Roman" w:cs="Times New Roman"/>
          </w:rPr>
          <w:t xml:space="preserve"> with attitudinal sliding scale response</w:t>
        </w:r>
      </w:ins>
      <w:ins w:id="700" w:author="Kendra Dickinson" w:date="2024-03-24T11:07:00Z">
        <w:r w:rsidR="00D75EA9">
          <w:rPr>
            <w:rFonts w:ascii="Times New Roman" w:hAnsi="Times New Roman" w:cs="Times New Roman"/>
          </w:rPr>
          <w:t>s</w:t>
        </w:r>
      </w:ins>
      <w:ins w:id="701" w:author="Kendra Dickinson" w:date="2024-03-24T11:06:00Z">
        <w:r w:rsidR="00D75EA9">
          <w:rPr>
            <w:rFonts w:ascii="Times New Roman" w:hAnsi="Times New Roman" w:cs="Times New Roman"/>
          </w:rPr>
          <w:t xml:space="preserve"> as the dependent variable, and political orientation as a potential predictor.</w:t>
        </w:r>
      </w:ins>
      <w:r w:rsidR="00882DA8" w:rsidRPr="00AA7C5F">
        <w:rPr>
          <w:rFonts w:ascii="Times New Roman" w:hAnsi="Times New Roman" w:cs="Times New Roman"/>
        </w:rPr>
        <w:t xml:space="preserve"> </w:t>
      </w:r>
      <w:del w:id="702" w:author="Kendra Dickinson" w:date="2024-03-24T11:06:00Z">
        <w:r w:rsidR="00882DA8" w:rsidRPr="00AA7C5F" w:rsidDel="00D75EA9">
          <w:rPr>
            <w:rFonts w:ascii="Times New Roman" w:hAnsi="Times New Roman" w:cs="Times New Roman"/>
          </w:rPr>
          <w:delText xml:space="preserve">in order </w:delText>
        </w:r>
        <w:r w:rsidRPr="00AA7C5F" w:rsidDel="00D75EA9">
          <w:rPr>
            <w:rFonts w:ascii="Times New Roman" w:hAnsi="Times New Roman" w:cs="Times New Roman"/>
          </w:rPr>
          <w:delText xml:space="preserve">to </w:delText>
        </w:r>
        <w:r w:rsidR="00882DA8" w:rsidRPr="00AA7C5F" w:rsidDel="00D75EA9">
          <w:rPr>
            <w:rFonts w:ascii="Times New Roman" w:hAnsi="Times New Roman" w:cs="Times New Roman"/>
          </w:rPr>
          <w:delText xml:space="preserve">assess the relationship between language attitudes toward Catalan and Spanish among the population of Palma (dependent variable) and political orientation (independent variable). </w:delText>
        </w:r>
      </w:del>
      <w:r w:rsidR="00882DA8" w:rsidRPr="00AA7C5F">
        <w:rPr>
          <w:rFonts w:ascii="Times New Roman" w:hAnsi="Times New Roman" w:cs="Times New Roman"/>
        </w:rPr>
        <w:t xml:space="preserve">To determine the best fit model for each statement, I used the </w:t>
      </w:r>
      <w:r w:rsidR="00882DA8" w:rsidRPr="008C06C5">
        <w:rPr>
          <w:rFonts w:ascii="Times New Roman" w:hAnsi="Times New Roman" w:cs="Times New Roman"/>
          <w:i/>
          <w:iCs/>
          <w:rPrChange w:id="703" w:author="Alejandro Andreas Jaume Losa" w:date="2024-04-10T09:13:00Z">
            <w:rPr>
              <w:rFonts w:ascii="Times New Roman" w:hAnsi="Times New Roman" w:cs="Times New Roman"/>
            </w:rPr>
          </w:rPrChange>
        </w:rPr>
        <w:t>anova()</w:t>
      </w:r>
      <w:r w:rsidR="00882DA8" w:rsidRPr="00AA7C5F">
        <w:rPr>
          <w:rFonts w:ascii="Times New Roman" w:hAnsi="Times New Roman" w:cs="Times New Roman"/>
        </w:rPr>
        <w:t xml:space="preserve"> function</w:t>
      </w:r>
      <w:r w:rsidRPr="00AA7C5F">
        <w:rPr>
          <w:rFonts w:ascii="Times New Roman" w:hAnsi="Times New Roman" w:cs="Times New Roman"/>
        </w:rPr>
        <w:t xml:space="preserve"> </w:t>
      </w:r>
      <w:r w:rsidR="00EF27B9" w:rsidRPr="00AA7C5F">
        <w:rPr>
          <w:rFonts w:ascii="Times New Roman" w:hAnsi="Times New Roman" w:cs="Times New Roman"/>
        </w:rPr>
        <w:fldChar w:fldCharType="begin"/>
      </w:r>
      <w:r w:rsidR="00EF27B9" w:rsidRPr="00AA7C5F">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AA7C5F">
        <w:rPr>
          <w:rFonts w:ascii="Times New Roman" w:hAnsi="Times New Roman" w:cs="Times New Roman"/>
        </w:rPr>
        <w:fldChar w:fldCharType="separate"/>
      </w:r>
      <w:r w:rsidR="00EF27B9" w:rsidRPr="00AA7C5F">
        <w:rPr>
          <w:rFonts w:ascii="Times New Roman" w:hAnsi="Times New Roman" w:cs="Times New Roman"/>
          <w:noProof/>
        </w:rPr>
        <w:t>(Fox &amp; Weisberg, 2019)</w:t>
      </w:r>
      <w:r w:rsidR="00EF27B9" w:rsidRPr="00AA7C5F">
        <w:rPr>
          <w:rFonts w:ascii="Times New Roman" w:hAnsi="Times New Roman" w:cs="Times New Roman"/>
        </w:rPr>
        <w:fldChar w:fldCharType="end"/>
      </w:r>
      <w:r w:rsidR="00EF27B9" w:rsidRPr="00AA7C5F">
        <w:rPr>
          <w:rFonts w:ascii="Times New Roman" w:hAnsi="Times New Roman" w:cs="Times New Roman"/>
        </w:rPr>
        <w:t>.</w:t>
      </w:r>
    </w:p>
    <w:p w14:paraId="0494D744" w14:textId="77777777" w:rsidR="009F4FE8" w:rsidRDefault="009F4FE8" w:rsidP="00882DA8">
      <w:pPr>
        <w:spacing w:line="480" w:lineRule="auto"/>
        <w:jc w:val="both"/>
        <w:rPr>
          <w:ins w:id="704" w:author="Alejandro Andreas Jaume Losa" w:date="2024-04-10T18:40:00Z"/>
          <w:rFonts w:ascii="Times New Roman" w:hAnsi="Times New Roman" w:cs="Times New Roman"/>
          <w:b/>
          <w:bCs/>
        </w:rPr>
      </w:pPr>
    </w:p>
    <w:p w14:paraId="614D5EB0" w14:textId="5CE2D1BB" w:rsidR="00882DA8" w:rsidRPr="00AA7C5F" w:rsidRDefault="00532F9B" w:rsidP="00882DA8">
      <w:pPr>
        <w:spacing w:line="480" w:lineRule="auto"/>
        <w:jc w:val="both"/>
        <w:rPr>
          <w:rFonts w:ascii="Times New Roman" w:hAnsi="Times New Roman" w:cs="Times New Roman"/>
          <w:b/>
          <w:bCs/>
        </w:rPr>
      </w:pPr>
      <w:ins w:id="705" w:author="Kendra Dickinson [2]" w:date="2024-03-19T11:52:00Z">
        <w:r>
          <w:rPr>
            <w:rFonts w:ascii="Times New Roman" w:hAnsi="Times New Roman" w:cs="Times New Roman"/>
            <w:b/>
            <w:bCs/>
          </w:rPr>
          <w:t xml:space="preserve">4. </w:t>
        </w:r>
      </w:ins>
      <w:r w:rsidR="00882DA8" w:rsidRPr="00AA7C5F">
        <w:rPr>
          <w:rFonts w:ascii="Times New Roman" w:hAnsi="Times New Roman" w:cs="Times New Roman"/>
          <w:b/>
          <w:bCs/>
        </w:rPr>
        <w:t xml:space="preserve">Results </w:t>
      </w:r>
      <w:del w:id="706" w:author="Kendra Dickinson [2]" w:date="2024-03-19T11:55:00Z">
        <w:r w:rsidR="00882DA8" w:rsidRPr="00AA7C5F" w:rsidDel="00532F9B">
          <w:rPr>
            <w:rFonts w:ascii="Times New Roman" w:hAnsi="Times New Roman" w:cs="Times New Roman"/>
            <w:b/>
            <w:bCs/>
          </w:rPr>
          <w:delText xml:space="preserve">and </w:delText>
        </w:r>
        <w:commentRangeStart w:id="707"/>
        <w:r w:rsidR="00882DA8" w:rsidRPr="00AA7C5F" w:rsidDel="00532F9B">
          <w:rPr>
            <w:rFonts w:ascii="Times New Roman" w:hAnsi="Times New Roman" w:cs="Times New Roman"/>
            <w:b/>
            <w:bCs/>
          </w:rPr>
          <w:delText>discussion</w:delText>
        </w:r>
      </w:del>
      <w:commentRangeEnd w:id="707"/>
      <w:r>
        <w:rPr>
          <w:rStyle w:val="CommentReference"/>
          <w:rFonts w:ascii="Times New Roman" w:eastAsia="Times New Roman" w:hAnsi="Times New Roman" w:cs="Times New Roman"/>
          <w:kern w:val="0"/>
          <w14:ligatures w14:val="none"/>
        </w:rPr>
        <w:commentReference w:id="707"/>
      </w:r>
    </w:p>
    <w:p w14:paraId="703673B4" w14:textId="1D9C816B" w:rsidR="00882DA8" w:rsidDel="00711495" w:rsidRDefault="00882DA8" w:rsidP="00882DA8">
      <w:pPr>
        <w:spacing w:line="480" w:lineRule="auto"/>
        <w:ind w:firstLine="720"/>
        <w:jc w:val="both"/>
        <w:rPr>
          <w:ins w:id="708" w:author="Kendra Dickinson" w:date="2024-03-24T11:08:00Z"/>
          <w:del w:id="709" w:author="Alejandro Andreas Jaume Losa" w:date="2024-04-02T11:20:00Z"/>
          <w:rFonts w:ascii="Times New Roman" w:hAnsi="Times New Roman" w:cs="Times New Roman"/>
        </w:rPr>
      </w:pPr>
      <w:r w:rsidRPr="00AA7C5F">
        <w:rPr>
          <w:rFonts w:ascii="Times New Roman" w:hAnsi="Times New Roman" w:cs="Times New Roman"/>
        </w:rPr>
        <w:t xml:space="preserve">The statistical analysis revealed a significant association of political orientation (p &lt; .05) on the language attitudes of the population of Palma de Mallorca toward Catalan and </w:t>
      </w:r>
      <w:commentRangeStart w:id="710"/>
      <w:r w:rsidRPr="00AA7C5F">
        <w:rPr>
          <w:rFonts w:ascii="Times New Roman" w:hAnsi="Times New Roman" w:cs="Times New Roman"/>
        </w:rPr>
        <w:t>Spanish</w:t>
      </w:r>
      <w:commentRangeEnd w:id="710"/>
      <w:r w:rsidR="00B2435B">
        <w:rPr>
          <w:rStyle w:val="CommentReference"/>
          <w:rFonts w:ascii="Times New Roman" w:eastAsia="Times New Roman" w:hAnsi="Times New Roman" w:cs="Times New Roman"/>
          <w:kern w:val="0"/>
          <w14:ligatures w14:val="none"/>
        </w:rPr>
        <w:commentReference w:id="710"/>
      </w:r>
      <w:ins w:id="711" w:author="Alejandro Andreas Jaume Losa" w:date="2024-04-02T11:39:00Z">
        <w:r w:rsidR="00CB13B8">
          <w:rPr>
            <w:rFonts w:ascii="Times New Roman" w:hAnsi="Times New Roman" w:cs="Times New Roman"/>
          </w:rPr>
          <w:t xml:space="preserve"> for 39/60 evaluative statements.</w:t>
        </w:r>
      </w:ins>
      <w:del w:id="712" w:author="Alejandro Andreas Jaume Losa" w:date="2024-04-02T11:39:00Z">
        <w:r w:rsidRPr="00AA7C5F" w:rsidDel="00CB13B8">
          <w:rPr>
            <w:rFonts w:ascii="Times New Roman" w:hAnsi="Times New Roman" w:cs="Times New Roman"/>
          </w:rPr>
          <w:delText>.</w:delText>
        </w:r>
      </w:del>
      <w:r w:rsidRPr="00AA7C5F">
        <w:rPr>
          <w:rFonts w:ascii="Times New Roman" w:hAnsi="Times New Roman" w:cs="Times New Roman"/>
        </w:rPr>
        <w:t xml:space="preserve"> In what follows, I explore the results for some of the most relevant </w:t>
      </w:r>
      <w:r w:rsidRPr="00AA7C5F">
        <w:rPr>
          <w:rFonts w:ascii="Times New Roman" w:hAnsi="Times New Roman" w:cs="Times New Roman"/>
        </w:rPr>
        <w:lastRenderedPageBreak/>
        <w:t>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p>
    <w:p w14:paraId="06DC1ED4" w14:textId="77777777" w:rsidR="00087277" w:rsidRPr="00AA7C5F" w:rsidRDefault="00087277" w:rsidP="00711495">
      <w:pPr>
        <w:spacing w:line="480" w:lineRule="auto"/>
        <w:ind w:firstLine="720"/>
        <w:jc w:val="both"/>
        <w:rPr>
          <w:rFonts w:ascii="Times New Roman" w:hAnsi="Times New Roman" w:cs="Times New Roman"/>
        </w:rPr>
      </w:pPr>
    </w:p>
    <w:p w14:paraId="7401C490" w14:textId="0B23E201" w:rsidR="00882DA8" w:rsidRPr="00B2435B" w:rsidRDefault="00532F9B">
      <w:pPr>
        <w:spacing w:line="480" w:lineRule="auto"/>
        <w:ind w:firstLine="720"/>
        <w:jc w:val="both"/>
        <w:rPr>
          <w:rFonts w:ascii="Times New Roman" w:hAnsi="Times New Roman" w:cs="Times New Roman"/>
          <w:i/>
          <w:iCs/>
        </w:rPr>
        <w:pPrChange w:id="713" w:author="Alejandro Andreas Jaume Losa" w:date="2024-04-02T11:21:00Z">
          <w:pPr>
            <w:spacing w:line="480" w:lineRule="auto"/>
            <w:jc w:val="both"/>
          </w:pPr>
        </w:pPrChange>
      </w:pPr>
      <w:ins w:id="714" w:author="Kendra Dickinson [2]" w:date="2024-03-19T11:52:00Z">
        <w:del w:id="715" w:author="Alejandro Andreas Jaume Losa" w:date="2024-04-02T11:21:00Z">
          <w:r w:rsidRPr="00B2435B" w:rsidDel="00711495">
            <w:rPr>
              <w:rFonts w:ascii="Times New Roman" w:hAnsi="Times New Roman" w:cs="Times New Roman"/>
              <w:i/>
              <w:iCs/>
            </w:rPr>
            <w:delText>4.1.</w:delText>
          </w:r>
        </w:del>
      </w:ins>
      <w:ins w:id="716" w:author="Alejandro Andreas Jaume Losa" w:date="2024-04-02T11:21:00Z">
        <w:r w:rsidR="00711495">
          <w:rPr>
            <w:rFonts w:ascii="Times New Roman" w:hAnsi="Times New Roman" w:cs="Times New Roman"/>
            <w:i/>
            <w:iCs/>
          </w:rPr>
          <w:t xml:space="preserve">4.1. </w:t>
        </w:r>
      </w:ins>
      <w:r w:rsidR="00882DA8" w:rsidRPr="00B2435B">
        <w:rPr>
          <w:rFonts w:ascii="Times New Roman" w:hAnsi="Times New Roman" w:cs="Times New Roman"/>
          <w:i/>
          <w:iCs/>
        </w:rPr>
        <w:t>Language preference</w:t>
      </w:r>
    </w:p>
    <w:p w14:paraId="02DEB20A" w14:textId="7A73C9E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related to language preference. These statements are shown in </w:t>
      </w:r>
      <w:ins w:id="717" w:author="Alejandro Andreas Jaume Losa" w:date="2024-04-02T11:41:00Z">
        <w:r w:rsidR="00CB13B8">
          <w:rPr>
            <w:rFonts w:ascii="Times New Roman" w:hAnsi="Times New Roman" w:cs="Times New Roman"/>
          </w:rPr>
          <w:t>the Appendix</w:t>
        </w:r>
      </w:ins>
      <w:del w:id="718" w:author="Alejandro Andreas Jaume Losa" w:date="2024-04-02T11:41:00Z">
        <w:r w:rsidRPr="00AA7C5F" w:rsidDel="00CB13B8">
          <w:rPr>
            <w:rFonts w:ascii="Times New Roman" w:hAnsi="Times New Roman" w:cs="Times New Roman"/>
          </w:rPr>
          <w:delText xml:space="preserve">Table </w:delText>
        </w:r>
        <w:r w:rsidR="00E428C1" w:rsidRPr="00AA7C5F" w:rsidDel="00CB13B8">
          <w:rPr>
            <w:rFonts w:ascii="Times New Roman" w:hAnsi="Times New Roman" w:cs="Times New Roman"/>
          </w:rPr>
          <w:delText>2</w:delText>
        </w:r>
      </w:del>
      <w:r w:rsidRPr="00AA7C5F">
        <w:rPr>
          <w:rFonts w:ascii="Times New Roman" w:hAnsi="Times New Roman" w:cs="Times New Roman"/>
        </w:rPr>
        <w:t>. In what follows, I detail the relationship between participant responses to each of these statements and political orientation.</w:t>
      </w:r>
    </w:p>
    <w:p w14:paraId="3460E880" w14:textId="55AAE02E" w:rsidR="00882DA8" w:rsidDel="00CB13B8" w:rsidRDefault="00882DA8" w:rsidP="00882DA8">
      <w:pPr>
        <w:spacing w:line="480" w:lineRule="auto"/>
        <w:jc w:val="both"/>
        <w:rPr>
          <w:ins w:id="719" w:author="Kendra Dickinson" w:date="2024-03-24T11:28:00Z"/>
          <w:del w:id="720" w:author="Alejandro Andreas Jaume Losa" w:date="2024-04-02T11:41:00Z"/>
          <w:rFonts w:ascii="Times New Roman" w:hAnsi="Times New Roman" w:cs="Times New Roman"/>
        </w:rPr>
      </w:pPr>
      <w:del w:id="721" w:author="Alejandro Andreas Jaume Losa" w:date="2024-04-02T11:41:00Z">
        <w:r w:rsidRPr="00AA7C5F" w:rsidDel="00CB13B8">
          <w:rPr>
            <w:rFonts w:ascii="Times New Roman" w:hAnsi="Times New Roman" w:cs="Times New Roman"/>
            <w:b/>
            <w:bCs/>
          </w:rPr>
          <w:delText xml:space="preserve">Table </w:delText>
        </w:r>
        <w:r w:rsidR="0070546B" w:rsidRPr="00AA7C5F" w:rsidDel="00CB13B8">
          <w:rPr>
            <w:rFonts w:ascii="Times New Roman" w:hAnsi="Times New Roman" w:cs="Times New Roman"/>
            <w:b/>
            <w:bCs/>
          </w:rPr>
          <w:delText>2</w:delText>
        </w:r>
        <w:r w:rsidRPr="00AA7C5F" w:rsidDel="00CB13B8">
          <w:rPr>
            <w:rFonts w:ascii="Times New Roman" w:hAnsi="Times New Roman" w:cs="Times New Roman"/>
            <w:b/>
            <w:bCs/>
          </w:rPr>
          <w:delText xml:space="preserve">. </w:delText>
        </w:r>
        <w:r w:rsidRPr="00AA7C5F" w:rsidDel="00CB13B8">
          <w:rPr>
            <w:rFonts w:ascii="Times New Roman" w:hAnsi="Times New Roman" w:cs="Times New Roman"/>
          </w:rPr>
          <w:delText>Statements related to language preference in Catalan, Spanish, and English</w:delText>
        </w:r>
        <w:r w:rsidR="0070546B" w:rsidRPr="00AA7C5F" w:rsidDel="00CB13B8">
          <w:rPr>
            <w:rFonts w:ascii="Times New Roman" w:hAnsi="Times New Roman" w:cs="Times New Roman"/>
          </w:rPr>
          <w:delText>.</w:delText>
        </w:r>
      </w:del>
    </w:p>
    <w:tbl>
      <w:tblPr>
        <w:tblStyle w:val="TableGrid"/>
        <w:tblW w:w="0" w:type="auto"/>
        <w:tblInd w:w="625" w:type="dxa"/>
        <w:tblLook w:val="04A0" w:firstRow="1" w:lastRow="0" w:firstColumn="1" w:lastColumn="0" w:noHBand="0" w:noVBand="1"/>
        <w:tblPrChange w:id="722" w:author="Kendra Dickinson" w:date="2024-03-24T11:34:00Z">
          <w:tblPr>
            <w:tblStyle w:val="TableGrid"/>
            <w:tblW w:w="0" w:type="auto"/>
            <w:tblLook w:val="04A0" w:firstRow="1" w:lastRow="0" w:firstColumn="1" w:lastColumn="0" w:noHBand="0" w:noVBand="1"/>
          </w:tblPr>
        </w:tblPrChange>
      </w:tblPr>
      <w:tblGrid>
        <w:gridCol w:w="4590"/>
        <w:gridCol w:w="4050"/>
        <w:tblGridChange w:id="723">
          <w:tblGrid>
            <w:gridCol w:w="3116"/>
            <w:gridCol w:w="3117"/>
          </w:tblGrid>
        </w:tblGridChange>
      </w:tblGrid>
      <w:tr w:rsidR="00087277" w:rsidDel="00CB13B8" w14:paraId="4C940B5A" w14:textId="17C5CF3E" w:rsidTr="00087277">
        <w:trPr>
          <w:ins w:id="724" w:author="Kendra Dickinson" w:date="2024-03-24T11:28:00Z"/>
          <w:del w:id="725" w:author="Alejandro Andreas Jaume Losa" w:date="2024-04-02T11:41:00Z"/>
        </w:trPr>
        <w:tc>
          <w:tcPr>
            <w:tcW w:w="4590" w:type="dxa"/>
            <w:tcPrChange w:id="726" w:author="Kendra Dickinson" w:date="2024-03-24T11:34:00Z">
              <w:tcPr>
                <w:tcW w:w="3116" w:type="dxa"/>
              </w:tcPr>
            </w:tcPrChange>
          </w:tcPr>
          <w:p w14:paraId="05A9337E" w14:textId="014B229D" w:rsidR="00087277" w:rsidRPr="00087277" w:rsidDel="00CB13B8" w:rsidRDefault="00DD5239" w:rsidP="00882DA8">
            <w:pPr>
              <w:spacing w:line="480" w:lineRule="auto"/>
              <w:jc w:val="both"/>
              <w:rPr>
                <w:ins w:id="727" w:author="Kendra Dickinson" w:date="2024-03-24T11:28:00Z"/>
                <w:del w:id="728" w:author="Alejandro Andreas Jaume Losa" w:date="2024-04-02T11:41:00Z"/>
                <w:rFonts w:ascii="Times New Roman" w:hAnsi="Times New Roman" w:cs="Times New Roman"/>
                <w:b/>
                <w:bCs/>
                <w:sz w:val="20"/>
                <w:szCs w:val="20"/>
                <w:rPrChange w:id="729" w:author="Kendra Dickinson" w:date="2024-03-24T11:34:00Z">
                  <w:rPr>
                    <w:ins w:id="730" w:author="Kendra Dickinson" w:date="2024-03-24T11:28:00Z"/>
                    <w:del w:id="731" w:author="Alejandro Andreas Jaume Losa" w:date="2024-04-02T11:41:00Z"/>
                    <w:rFonts w:ascii="Times New Roman" w:hAnsi="Times New Roman" w:cs="Times New Roman"/>
                  </w:rPr>
                </w:rPrChange>
              </w:rPr>
            </w:pPr>
            <w:ins w:id="732" w:author="Kendra Dickinson" w:date="2024-03-25T10:23:00Z">
              <w:del w:id="733" w:author="Alejandro Andreas Jaume Losa" w:date="2024-04-02T11:41:00Z">
                <w:r w:rsidDel="00CB13B8">
                  <w:rPr>
                    <w:rFonts w:ascii="Times New Roman" w:hAnsi="Times New Roman" w:cs="Times New Roman"/>
                    <w:b/>
                    <w:bCs/>
                    <w:sz w:val="20"/>
                    <w:szCs w:val="20"/>
                  </w:rPr>
                  <w:delText>Original s</w:delText>
                </w:r>
              </w:del>
            </w:ins>
            <w:ins w:id="734" w:author="Kendra Dickinson" w:date="2024-03-24T11:29:00Z">
              <w:del w:id="735" w:author="Alejandro Andreas Jaume Losa" w:date="2024-04-02T11:41:00Z">
                <w:r w:rsidR="00087277" w:rsidRPr="00087277" w:rsidDel="00CB13B8">
                  <w:rPr>
                    <w:rFonts w:ascii="Times New Roman" w:hAnsi="Times New Roman" w:cs="Times New Roman"/>
                    <w:b/>
                    <w:bCs/>
                    <w:sz w:val="20"/>
                    <w:szCs w:val="20"/>
                    <w:rPrChange w:id="736" w:author="Kendra Dickinson" w:date="2024-03-24T11:34:00Z">
                      <w:rPr>
                        <w:rFonts w:ascii="Times New Roman" w:hAnsi="Times New Roman" w:cs="Times New Roman"/>
                      </w:rPr>
                    </w:rPrChange>
                  </w:rPr>
                  <w:delText>tatement</w:delText>
                </w:r>
              </w:del>
            </w:ins>
          </w:p>
        </w:tc>
        <w:tc>
          <w:tcPr>
            <w:tcW w:w="4050" w:type="dxa"/>
            <w:tcPrChange w:id="737" w:author="Kendra Dickinson" w:date="2024-03-24T11:34:00Z">
              <w:tcPr>
                <w:tcW w:w="3117" w:type="dxa"/>
              </w:tcPr>
            </w:tcPrChange>
          </w:tcPr>
          <w:p w14:paraId="1207B414" w14:textId="3728154C" w:rsidR="00087277" w:rsidRPr="00087277" w:rsidDel="00CB13B8" w:rsidRDefault="00087277" w:rsidP="00882DA8">
            <w:pPr>
              <w:spacing w:line="480" w:lineRule="auto"/>
              <w:jc w:val="both"/>
              <w:rPr>
                <w:ins w:id="738" w:author="Kendra Dickinson" w:date="2024-03-24T11:28:00Z"/>
                <w:del w:id="739" w:author="Alejandro Andreas Jaume Losa" w:date="2024-04-02T11:41:00Z"/>
                <w:rFonts w:ascii="Times New Roman" w:hAnsi="Times New Roman" w:cs="Times New Roman"/>
                <w:b/>
                <w:bCs/>
                <w:sz w:val="20"/>
                <w:szCs w:val="20"/>
                <w:rPrChange w:id="740" w:author="Kendra Dickinson" w:date="2024-03-24T11:34:00Z">
                  <w:rPr>
                    <w:ins w:id="741" w:author="Kendra Dickinson" w:date="2024-03-24T11:28:00Z"/>
                    <w:del w:id="742" w:author="Alejandro Andreas Jaume Losa" w:date="2024-04-02T11:41:00Z"/>
                    <w:rFonts w:ascii="Times New Roman" w:hAnsi="Times New Roman" w:cs="Times New Roman"/>
                  </w:rPr>
                </w:rPrChange>
              </w:rPr>
            </w:pPr>
            <w:ins w:id="743" w:author="Kendra Dickinson" w:date="2024-03-24T11:34:00Z">
              <w:del w:id="744" w:author="Alejandro Andreas Jaume Losa" w:date="2024-04-02T11:41:00Z">
                <w:r w:rsidDel="00CB13B8">
                  <w:rPr>
                    <w:rFonts w:ascii="Times New Roman" w:hAnsi="Times New Roman" w:cs="Times New Roman"/>
                    <w:b/>
                    <w:bCs/>
                    <w:sz w:val="20"/>
                    <w:szCs w:val="20"/>
                  </w:rPr>
                  <w:delText xml:space="preserve">English </w:delText>
                </w:r>
                <w:commentRangeStart w:id="745"/>
                <w:r w:rsidDel="00CB13B8">
                  <w:rPr>
                    <w:rFonts w:ascii="Times New Roman" w:hAnsi="Times New Roman" w:cs="Times New Roman"/>
                    <w:b/>
                    <w:bCs/>
                    <w:sz w:val="20"/>
                    <w:szCs w:val="20"/>
                  </w:rPr>
                  <w:delText>translation</w:delText>
                </w:r>
              </w:del>
            </w:ins>
            <w:commentRangeEnd w:id="745"/>
            <w:ins w:id="746" w:author="Kendra Dickinson" w:date="2024-03-24T11:35:00Z">
              <w:del w:id="747" w:author="Alejandro Andreas Jaume Losa" w:date="2024-04-02T11:41:00Z">
                <w:r w:rsidDel="00CB13B8">
                  <w:rPr>
                    <w:rStyle w:val="CommentReference"/>
                    <w:rFonts w:ascii="Times New Roman" w:eastAsia="Times New Roman" w:hAnsi="Times New Roman" w:cs="Times New Roman"/>
                    <w:kern w:val="0"/>
                    <w14:ligatures w14:val="none"/>
                  </w:rPr>
                  <w:commentReference w:id="745"/>
                </w:r>
              </w:del>
            </w:ins>
          </w:p>
        </w:tc>
      </w:tr>
      <w:tr w:rsidR="00087277" w:rsidDel="00CB13B8" w14:paraId="51A171BA" w14:textId="4B3A44A5" w:rsidTr="00087277">
        <w:trPr>
          <w:ins w:id="748" w:author="Kendra Dickinson" w:date="2024-03-24T11:28:00Z"/>
          <w:del w:id="749" w:author="Alejandro Andreas Jaume Losa" w:date="2024-04-02T11:41:00Z"/>
        </w:trPr>
        <w:tc>
          <w:tcPr>
            <w:tcW w:w="4590" w:type="dxa"/>
            <w:tcPrChange w:id="750" w:author="Kendra Dickinson" w:date="2024-03-24T11:34:00Z">
              <w:tcPr>
                <w:tcW w:w="3116" w:type="dxa"/>
              </w:tcPr>
            </w:tcPrChange>
          </w:tcPr>
          <w:p w14:paraId="69D69FBB" w14:textId="5A62245C" w:rsidR="00087277" w:rsidRPr="00F51591" w:rsidDel="00CB13B8" w:rsidRDefault="00087277" w:rsidP="00087277">
            <w:pPr>
              <w:spacing w:line="276" w:lineRule="auto"/>
              <w:jc w:val="both"/>
              <w:rPr>
                <w:ins w:id="751" w:author="Kendra Dickinson" w:date="2024-03-24T11:32:00Z"/>
                <w:del w:id="752" w:author="Alejandro Andreas Jaume Losa" w:date="2024-04-02T11:41:00Z"/>
                <w:rFonts w:ascii="Times New Roman" w:hAnsi="Times New Roman" w:cs="Times New Roman"/>
                <w:b/>
                <w:bCs/>
                <w:i/>
                <w:iCs/>
                <w:sz w:val="20"/>
                <w:szCs w:val="20"/>
                <w:rPrChange w:id="753" w:author="Alejandro Andreas Jaume Losa" w:date="2024-04-07T17:15:00Z">
                  <w:rPr>
                    <w:ins w:id="754" w:author="Kendra Dickinson" w:date="2024-03-24T11:32:00Z"/>
                    <w:del w:id="755" w:author="Alejandro Andreas Jaume Losa" w:date="2024-04-02T11:41:00Z"/>
                    <w:rFonts w:ascii="Times New Roman" w:hAnsi="Times New Roman" w:cs="Times New Roman"/>
                    <w:b/>
                    <w:bCs/>
                    <w:i/>
                    <w:iCs/>
                    <w:sz w:val="20"/>
                    <w:szCs w:val="20"/>
                    <w:lang w:val="es-ES"/>
                  </w:rPr>
                </w:rPrChange>
              </w:rPr>
            </w:pPr>
            <w:ins w:id="756" w:author="Kendra Dickinson" w:date="2024-03-24T11:32:00Z">
              <w:del w:id="757" w:author="Alejandro Andreas Jaume Losa" w:date="2024-04-02T11:41:00Z">
                <w:r w:rsidRPr="00F51591" w:rsidDel="00CB13B8">
                  <w:rPr>
                    <w:rFonts w:ascii="Times New Roman" w:hAnsi="Times New Roman" w:cs="Times New Roman"/>
                    <w:i/>
                    <w:iCs/>
                    <w:sz w:val="20"/>
                    <w:szCs w:val="20"/>
                    <w:rPrChange w:id="758" w:author="Alejandro Andreas Jaume Losa" w:date="2024-04-07T17:15:00Z">
                      <w:rPr>
                        <w:rFonts w:ascii="Times New Roman" w:hAnsi="Times New Roman" w:cs="Times New Roman"/>
                        <w:i/>
                        <w:iCs/>
                        <w:sz w:val="20"/>
                        <w:szCs w:val="20"/>
                        <w:lang w:val="es-ES"/>
                      </w:rPr>
                    </w:rPrChange>
                  </w:rPr>
                  <w:delText>M’agrada que la gent faci servir el català.</w:delText>
                </w:r>
              </w:del>
            </w:ins>
          </w:p>
          <w:p w14:paraId="66845C5A" w14:textId="33B467AE" w:rsidR="00087277" w:rsidRPr="00F51591" w:rsidDel="00CB13B8" w:rsidRDefault="00087277" w:rsidP="00087277">
            <w:pPr>
              <w:spacing w:line="480" w:lineRule="auto"/>
              <w:jc w:val="both"/>
              <w:rPr>
                <w:ins w:id="759" w:author="Kendra Dickinson" w:date="2024-03-24T11:28:00Z"/>
                <w:del w:id="760" w:author="Alejandro Andreas Jaume Losa" w:date="2024-04-02T11:41:00Z"/>
                <w:rFonts w:ascii="Times New Roman" w:hAnsi="Times New Roman" w:cs="Times New Roman"/>
                <w:sz w:val="20"/>
                <w:szCs w:val="20"/>
                <w:rPrChange w:id="761" w:author="Alejandro Andreas Jaume Losa" w:date="2024-04-07T17:15:00Z">
                  <w:rPr>
                    <w:ins w:id="762" w:author="Kendra Dickinson" w:date="2024-03-24T11:28:00Z"/>
                    <w:del w:id="763" w:author="Alejandro Andreas Jaume Losa" w:date="2024-04-02T11:41:00Z"/>
                    <w:rFonts w:ascii="Times New Roman" w:hAnsi="Times New Roman" w:cs="Times New Roman"/>
                  </w:rPr>
                </w:rPrChange>
              </w:rPr>
            </w:pPr>
            <w:ins w:id="764" w:author="Kendra Dickinson" w:date="2024-03-24T11:32:00Z">
              <w:del w:id="765" w:author="Alejandro Andreas Jaume Losa" w:date="2024-04-02T11:41:00Z">
                <w:r w:rsidRPr="00F51591" w:rsidDel="00CB13B8">
                  <w:rPr>
                    <w:rFonts w:ascii="Times New Roman" w:hAnsi="Times New Roman" w:cs="Times New Roman"/>
                    <w:i/>
                    <w:iCs/>
                    <w:sz w:val="20"/>
                    <w:szCs w:val="20"/>
                    <w:rPrChange w:id="766" w:author="Alejandro Andreas Jaume Losa" w:date="2024-04-07T17:15:00Z">
                      <w:rPr>
                        <w:rFonts w:ascii="Times New Roman" w:hAnsi="Times New Roman" w:cs="Times New Roman"/>
                        <w:i/>
                        <w:iCs/>
                        <w:sz w:val="20"/>
                        <w:szCs w:val="20"/>
                        <w:lang w:val="es-ES"/>
                      </w:rPr>
                    </w:rPrChange>
                  </w:rPr>
                  <w:delText>Me gusta que la gente utilice el catalán.</w:delText>
                </w:r>
              </w:del>
            </w:ins>
          </w:p>
        </w:tc>
        <w:tc>
          <w:tcPr>
            <w:tcW w:w="4050" w:type="dxa"/>
            <w:tcPrChange w:id="767" w:author="Kendra Dickinson" w:date="2024-03-24T11:34:00Z">
              <w:tcPr>
                <w:tcW w:w="3117" w:type="dxa"/>
              </w:tcPr>
            </w:tcPrChange>
          </w:tcPr>
          <w:p w14:paraId="28BD0122" w14:textId="7F5542BE" w:rsidR="00087277" w:rsidRPr="00AB1D4C" w:rsidDel="00CB13B8" w:rsidRDefault="00087277" w:rsidP="00087277">
            <w:pPr>
              <w:spacing w:line="276" w:lineRule="auto"/>
              <w:jc w:val="both"/>
              <w:rPr>
                <w:ins w:id="768" w:author="Kendra Dickinson" w:date="2024-03-24T11:32:00Z"/>
                <w:del w:id="769" w:author="Alejandro Andreas Jaume Losa" w:date="2024-04-02T11:41:00Z"/>
                <w:rFonts w:ascii="Times New Roman" w:hAnsi="Times New Roman" w:cs="Times New Roman"/>
                <w:b/>
                <w:bCs/>
                <w:sz w:val="20"/>
                <w:szCs w:val="20"/>
                <w:rPrChange w:id="770" w:author="Alejandro Andreas Jaume Losa" w:date="2024-04-02T10:16:00Z">
                  <w:rPr>
                    <w:ins w:id="771" w:author="Kendra Dickinson" w:date="2024-03-24T11:32:00Z"/>
                    <w:del w:id="772" w:author="Alejandro Andreas Jaume Losa" w:date="2024-04-02T11:41:00Z"/>
                    <w:rFonts w:ascii="Times New Roman" w:hAnsi="Times New Roman" w:cs="Times New Roman"/>
                    <w:b/>
                    <w:bCs/>
                    <w:sz w:val="20"/>
                    <w:szCs w:val="20"/>
                    <w:lang w:val="es-ES"/>
                  </w:rPr>
                </w:rPrChange>
              </w:rPr>
            </w:pPr>
            <w:ins w:id="773" w:author="Kendra Dickinson" w:date="2024-03-24T11:32:00Z">
              <w:del w:id="774" w:author="Alejandro Andreas Jaume Losa" w:date="2024-04-02T11:41:00Z">
                <w:r w:rsidRPr="00AB1D4C" w:rsidDel="00CB13B8">
                  <w:rPr>
                    <w:rFonts w:ascii="Times New Roman" w:hAnsi="Times New Roman" w:cs="Times New Roman"/>
                    <w:i/>
                    <w:iCs/>
                    <w:sz w:val="20"/>
                    <w:szCs w:val="20"/>
                    <w:rPrChange w:id="775" w:author="Alejandro Andreas Jaume Losa" w:date="2024-04-02T10:16:00Z">
                      <w:rPr>
                        <w:rFonts w:ascii="Times New Roman" w:hAnsi="Times New Roman" w:cs="Times New Roman"/>
                        <w:i/>
                        <w:iCs/>
                        <w:sz w:val="20"/>
                        <w:szCs w:val="20"/>
                        <w:lang w:val="es-ES"/>
                      </w:rPr>
                    </w:rPrChange>
                  </w:rPr>
                  <w:delText>‘</w:delText>
                </w:r>
                <w:r w:rsidRPr="00AB1D4C" w:rsidDel="00CB13B8">
                  <w:rPr>
                    <w:rFonts w:ascii="Times New Roman" w:hAnsi="Times New Roman" w:cs="Times New Roman"/>
                    <w:sz w:val="20"/>
                    <w:szCs w:val="20"/>
                    <w:rPrChange w:id="776" w:author="Alejandro Andreas Jaume Losa" w:date="2024-04-02T10:16:00Z">
                      <w:rPr>
                        <w:rFonts w:ascii="Times New Roman" w:hAnsi="Times New Roman" w:cs="Times New Roman"/>
                        <w:sz w:val="20"/>
                        <w:szCs w:val="20"/>
                        <w:lang w:val="es-ES"/>
                      </w:rPr>
                    </w:rPrChange>
                  </w:rPr>
                  <w:delText>I like that people use Catalan’</w:delText>
                </w:r>
              </w:del>
            </w:ins>
          </w:p>
          <w:p w14:paraId="38207E7E" w14:textId="04EE763A" w:rsidR="00087277" w:rsidRPr="00AB1D4C" w:rsidDel="00CB13B8" w:rsidRDefault="00087277">
            <w:pPr>
              <w:spacing w:line="276" w:lineRule="auto"/>
              <w:jc w:val="both"/>
              <w:rPr>
                <w:ins w:id="777" w:author="Kendra Dickinson" w:date="2024-03-24T11:28:00Z"/>
                <w:del w:id="778" w:author="Alejandro Andreas Jaume Losa" w:date="2024-04-02T11:41:00Z"/>
                <w:rFonts w:ascii="Times New Roman" w:hAnsi="Times New Roman" w:cs="Times New Roman"/>
                <w:b/>
                <w:bCs/>
                <w:i/>
                <w:iCs/>
                <w:sz w:val="20"/>
                <w:szCs w:val="20"/>
                <w:rPrChange w:id="779" w:author="Alejandro Andreas Jaume Losa" w:date="2024-04-02T10:16:00Z">
                  <w:rPr>
                    <w:ins w:id="780" w:author="Kendra Dickinson" w:date="2024-03-24T11:28:00Z"/>
                    <w:del w:id="781" w:author="Alejandro Andreas Jaume Losa" w:date="2024-04-02T11:41:00Z"/>
                    <w:rFonts w:ascii="Times New Roman" w:hAnsi="Times New Roman" w:cs="Times New Roman"/>
                  </w:rPr>
                </w:rPrChange>
              </w:rPr>
              <w:pPrChange w:id="782" w:author="Kendra Dickinson" w:date="2024-03-24T11:30:00Z">
                <w:pPr>
                  <w:spacing w:line="480" w:lineRule="auto"/>
                  <w:jc w:val="both"/>
                </w:pPr>
              </w:pPrChange>
            </w:pPr>
          </w:p>
        </w:tc>
      </w:tr>
      <w:tr w:rsidR="00087277" w:rsidDel="00CB13B8" w14:paraId="7D42F0A5" w14:textId="3B7E4B28" w:rsidTr="00087277">
        <w:trPr>
          <w:ins w:id="783" w:author="Kendra Dickinson" w:date="2024-03-24T11:28:00Z"/>
          <w:del w:id="784" w:author="Alejandro Andreas Jaume Losa" w:date="2024-04-02T11:41:00Z"/>
        </w:trPr>
        <w:tc>
          <w:tcPr>
            <w:tcW w:w="4590" w:type="dxa"/>
            <w:tcPrChange w:id="785" w:author="Kendra Dickinson" w:date="2024-03-24T11:34:00Z">
              <w:tcPr>
                <w:tcW w:w="3116" w:type="dxa"/>
              </w:tcPr>
            </w:tcPrChange>
          </w:tcPr>
          <w:p w14:paraId="279A5876" w14:textId="03F1B307" w:rsidR="00087277" w:rsidRPr="00F51591" w:rsidDel="00CB13B8" w:rsidRDefault="00087277" w:rsidP="00087277">
            <w:pPr>
              <w:spacing w:line="276" w:lineRule="auto"/>
              <w:jc w:val="both"/>
              <w:rPr>
                <w:ins w:id="786" w:author="Kendra Dickinson" w:date="2024-03-24T11:34:00Z"/>
                <w:del w:id="787" w:author="Alejandro Andreas Jaume Losa" w:date="2024-04-02T11:41:00Z"/>
                <w:rFonts w:ascii="Times New Roman" w:hAnsi="Times New Roman" w:cs="Times New Roman"/>
                <w:i/>
                <w:iCs/>
                <w:sz w:val="20"/>
                <w:szCs w:val="20"/>
                <w:rPrChange w:id="788" w:author="Alejandro Andreas Jaume Losa" w:date="2024-04-07T17:15:00Z">
                  <w:rPr>
                    <w:ins w:id="789" w:author="Kendra Dickinson" w:date="2024-03-24T11:34:00Z"/>
                    <w:del w:id="790" w:author="Alejandro Andreas Jaume Losa" w:date="2024-04-02T11:41:00Z"/>
                    <w:rFonts w:ascii="Times New Roman" w:hAnsi="Times New Roman" w:cs="Times New Roman"/>
                    <w:i/>
                    <w:iCs/>
                    <w:lang w:val="es-ES"/>
                  </w:rPr>
                </w:rPrChange>
              </w:rPr>
            </w:pPr>
            <w:ins w:id="791" w:author="Kendra Dickinson" w:date="2024-03-24T11:34:00Z">
              <w:del w:id="792" w:author="Alejandro Andreas Jaume Losa" w:date="2024-04-02T11:41:00Z">
                <w:r w:rsidRPr="00F51591" w:rsidDel="00CB13B8">
                  <w:rPr>
                    <w:rFonts w:ascii="Times New Roman" w:hAnsi="Times New Roman" w:cs="Times New Roman"/>
                    <w:i/>
                    <w:iCs/>
                    <w:sz w:val="20"/>
                    <w:szCs w:val="20"/>
                    <w:rPrChange w:id="793" w:author="Alejandro Andreas Jaume Losa" w:date="2024-04-07T17:15:00Z">
                      <w:rPr>
                        <w:rFonts w:ascii="Times New Roman" w:hAnsi="Times New Roman" w:cs="Times New Roman"/>
                        <w:i/>
                        <w:iCs/>
                        <w:lang w:val="es-ES"/>
                      </w:rPr>
                    </w:rPrChange>
                  </w:rPr>
                  <w:delText>M’agrada que la gent faci server el castellà</w:delText>
                </w:r>
              </w:del>
            </w:ins>
          </w:p>
          <w:p w14:paraId="3994D120" w14:textId="11A3CF0B" w:rsidR="00087277" w:rsidRPr="00F51591" w:rsidDel="00CB13B8" w:rsidRDefault="00087277" w:rsidP="00087277">
            <w:pPr>
              <w:spacing w:line="480" w:lineRule="auto"/>
              <w:jc w:val="both"/>
              <w:rPr>
                <w:ins w:id="794" w:author="Kendra Dickinson" w:date="2024-03-24T11:28:00Z"/>
                <w:del w:id="795" w:author="Alejandro Andreas Jaume Losa" w:date="2024-04-02T11:41:00Z"/>
                <w:rFonts w:ascii="Times New Roman" w:hAnsi="Times New Roman" w:cs="Times New Roman"/>
                <w:sz w:val="20"/>
                <w:szCs w:val="20"/>
                <w:rPrChange w:id="796" w:author="Alejandro Andreas Jaume Losa" w:date="2024-04-07T17:15:00Z">
                  <w:rPr>
                    <w:ins w:id="797" w:author="Kendra Dickinson" w:date="2024-03-24T11:28:00Z"/>
                    <w:del w:id="798" w:author="Alejandro Andreas Jaume Losa" w:date="2024-04-02T11:41:00Z"/>
                    <w:rFonts w:ascii="Times New Roman" w:hAnsi="Times New Roman" w:cs="Times New Roman"/>
                  </w:rPr>
                </w:rPrChange>
              </w:rPr>
            </w:pPr>
            <w:ins w:id="799" w:author="Kendra Dickinson" w:date="2024-03-24T11:34:00Z">
              <w:del w:id="800" w:author="Alejandro Andreas Jaume Losa" w:date="2024-04-02T11:41:00Z">
                <w:r w:rsidRPr="00F51591" w:rsidDel="00CB13B8">
                  <w:rPr>
                    <w:rFonts w:ascii="Times New Roman" w:hAnsi="Times New Roman" w:cs="Times New Roman"/>
                    <w:i/>
                    <w:iCs/>
                    <w:sz w:val="20"/>
                    <w:szCs w:val="20"/>
                    <w:rPrChange w:id="801" w:author="Alejandro Andreas Jaume Losa" w:date="2024-04-07T17:15:00Z">
                      <w:rPr>
                        <w:rFonts w:ascii="Times New Roman" w:hAnsi="Times New Roman" w:cs="Times New Roman"/>
                        <w:i/>
                        <w:iCs/>
                        <w:lang w:val="es-ES"/>
                      </w:rPr>
                    </w:rPrChange>
                  </w:rPr>
                  <w:delText>Me gusta que la gente utilice el castellano</w:delText>
                </w:r>
              </w:del>
            </w:ins>
          </w:p>
        </w:tc>
        <w:tc>
          <w:tcPr>
            <w:tcW w:w="4050" w:type="dxa"/>
            <w:tcPrChange w:id="802" w:author="Kendra Dickinson" w:date="2024-03-24T11:34:00Z">
              <w:tcPr>
                <w:tcW w:w="3117" w:type="dxa"/>
              </w:tcPr>
            </w:tcPrChange>
          </w:tcPr>
          <w:p w14:paraId="10CC00AF" w14:textId="49ED9BC9" w:rsidR="00087277" w:rsidRPr="00087277" w:rsidDel="00CB13B8" w:rsidRDefault="00087277" w:rsidP="00882DA8">
            <w:pPr>
              <w:spacing w:line="480" w:lineRule="auto"/>
              <w:jc w:val="both"/>
              <w:rPr>
                <w:ins w:id="803" w:author="Kendra Dickinson" w:date="2024-03-24T11:28:00Z"/>
                <w:del w:id="804" w:author="Alejandro Andreas Jaume Losa" w:date="2024-04-02T11:41:00Z"/>
                <w:rFonts w:ascii="Times New Roman" w:hAnsi="Times New Roman" w:cs="Times New Roman"/>
                <w:sz w:val="20"/>
                <w:szCs w:val="20"/>
                <w:rPrChange w:id="805" w:author="Kendra Dickinson" w:date="2024-03-24T11:34:00Z">
                  <w:rPr>
                    <w:ins w:id="806" w:author="Kendra Dickinson" w:date="2024-03-24T11:28:00Z"/>
                    <w:del w:id="807" w:author="Alejandro Andreas Jaume Losa" w:date="2024-04-02T11:41:00Z"/>
                    <w:rFonts w:ascii="Times New Roman" w:hAnsi="Times New Roman" w:cs="Times New Roman"/>
                  </w:rPr>
                </w:rPrChange>
              </w:rPr>
            </w:pPr>
            <w:ins w:id="808" w:author="Kendra Dickinson" w:date="2024-03-24T11:34:00Z">
              <w:del w:id="809" w:author="Alejandro Andreas Jaume Losa" w:date="2024-04-02T11:41:00Z">
                <w:r w:rsidRPr="00087277" w:rsidDel="00CB13B8">
                  <w:rPr>
                    <w:rFonts w:ascii="Times New Roman" w:hAnsi="Times New Roman" w:cs="Times New Roman"/>
                    <w:sz w:val="20"/>
                    <w:szCs w:val="20"/>
                    <w:rPrChange w:id="810" w:author="Kendra Dickinson" w:date="2024-03-24T11:34:00Z">
                      <w:rPr>
                        <w:rFonts w:ascii="Times New Roman" w:hAnsi="Times New Roman" w:cs="Times New Roman"/>
                      </w:rPr>
                    </w:rPrChange>
                  </w:rPr>
                  <w:delText>‘I like that people use Spanish’</w:delText>
                </w:r>
              </w:del>
            </w:ins>
          </w:p>
        </w:tc>
      </w:tr>
    </w:tbl>
    <w:p w14:paraId="292C58CD" w14:textId="77160EE6" w:rsidR="00087277" w:rsidDel="00CB13B8" w:rsidRDefault="00087277" w:rsidP="00882DA8">
      <w:pPr>
        <w:spacing w:line="480" w:lineRule="auto"/>
        <w:jc w:val="both"/>
        <w:rPr>
          <w:ins w:id="811" w:author="Kendra Dickinson" w:date="2024-03-24T11:09:00Z"/>
          <w:del w:id="812" w:author="Alejandro Andreas Jaume Losa" w:date="2024-04-02T11:41:00Z"/>
          <w:rFonts w:ascii="Times New Roman" w:hAnsi="Times New Roman" w:cs="Times New Roman"/>
        </w:rPr>
      </w:pPr>
    </w:p>
    <w:p w14:paraId="237F5231" w14:textId="244697CD" w:rsidR="00087277" w:rsidRPr="00AA7C5F" w:rsidDel="00CB13B8" w:rsidRDefault="00087277" w:rsidP="00882DA8">
      <w:pPr>
        <w:spacing w:line="480" w:lineRule="auto"/>
        <w:jc w:val="both"/>
        <w:rPr>
          <w:del w:id="813" w:author="Alejandro Andreas Jaume Losa" w:date="2024-04-02T11:41:00Z"/>
          <w:rFonts w:ascii="Times New Roman" w:hAnsi="Times New Roman" w:cs="Times New Roman"/>
        </w:rPr>
      </w:pPr>
    </w:p>
    <w:p w14:paraId="4098A184" w14:textId="202F13FA" w:rsidR="00882DA8" w:rsidRPr="00AA7C5F" w:rsidDel="00CB13B8" w:rsidRDefault="00CB13B8" w:rsidP="00882DA8">
      <w:pPr>
        <w:spacing w:line="480" w:lineRule="auto"/>
        <w:jc w:val="both"/>
        <w:rPr>
          <w:del w:id="814" w:author="Alejandro Andreas Jaume Losa" w:date="2024-04-02T11:41:00Z"/>
          <w:rFonts w:ascii="Times New Roman" w:hAnsi="Times New Roman" w:cs="Times New Roman"/>
        </w:rPr>
      </w:pPr>
      <w:ins w:id="815" w:author="Alejandro Andreas Jaume Losa" w:date="2024-04-02T11:41:00Z">
        <w:r>
          <w:rPr>
            <w:rFonts w:ascii="Times New Roman" w:hAnsi="Times New Roman" w:cs="Times New Roman"/>
          </w:rPr>
          <w:tab/>
        </w:r>
      </w:ins>
    </w:p>
    <w:p w14:paraId="3A792490" w14:textId="72C64764" w:rsidR="00882DA8" w:rsidRPr="00AA7C5F" w:rsidRDefault="00882DA8">
      <w:pPr>
        <w:spacing w:line="480" w:lineRule="auto"/>
        <w:jc w:val="both"/>
        <w:rPr>
          <w:rFonts w:ascii="Times New Roman" w:hAnsi="Times New Roman" w:cs="Times New Roman"/>
        </w:rPr>
        <w:pPrChange w:id="816" w:author="Alejandro Andreas Jaume Losa" w:date="2024-04-02T11:41:00Z">
          <w:pPr>
            <w:spacing w:line="480" w:lineRule="auto"/>
            <w:ind w:firstLine="720"/>
            <w:jc w:val="both"/>
          </w:pPr>
        </w:pPrChange>
      </w:pPr>
      <w:r w:rsidRPr="00AA7C5F">
        <w:rPr>
          <w:rFonts w:ascii="Times New Roman" w:hAnsi="Times New Roman" w:cs="Times New Roman"/>
        </w:rPr>
        <w:t>Participant responses to the statements ‘I like that people use Spanish’ and ‘I like that people use Catalan</w:t>
      </w:r>
      <w:ins w:id="817" w:author="Alejandro Andreas Jaume Losa" w:date="2024-04-10T09:14:00Z">
        <w:r w:rsidR="008C06C5">
          <w:rPr>
            <w:rFonts w:ascii="Times New Roman" w:hAnsi="Times New Roman" w:cs="Times New Roman"/>
          </w:rPr>
          <w:t>’</w:t>
        </w:r>
      </w:ins>
      <w:del w:id="818" w:author="Alejandro Andreas Jaume Losa" w:date="2024-04-10T09:14:00Z">
        <w:r w:rsidRPr="00AA7C5F" w:rsidDel="008C06C5">
          <w:rPr>
            <w:rFonts w:ascii="Times New Roman" w:hAnsi="Times New Roman" w:cs="Times New Roman"/>
          </w:rPr>
          <w:delText>”</w:delText>
        </w:r>
      </w:del>
      <w:r w:rsidRPr="00AA7C5F">
        <w:rPr>
          <w:rFonts w:ascii="Times New Roman" w:hAnsi="Times New Roman" w:cs="Times New Roman"/>
        </w:rPr>
        <w:t xml:space="preserve"> showed interesting differences. Analysis of the first statement revealed no statistically significant differences in responses with regard to political orientation. All participants, independent of political orientation, showed favorable responses to this statement (mean = 77.36</w:t>
      </w:r>
      <w:ins w:id="819" w:author="Alejandro Andreas Jaume Losa" w:date="2024-04-10T09:17:00Z">
        <w:r w:rsidR="008C06C5">
          <w:rPr>
            <w:rFonts w:ascii="Times New Roman" w:hAnsi="Times New Roman" w:cs="Times New Roman"/>
          </w:rPr>
          <w:t>)</w:t>
        </w:r>
        <w:r w:rsidR="008C06C5" w:rsidRPr="008C06C5">
          <w:rPr>
            <w:rFonts w:ascii="Times New Roman" w:hAnsi="Times New Roman" w:cs="Times New Roman"/>
          </w:rPr>
          <w:t xml:space="preserve"> </w:t>
        </w:r>
        <w:r w:rsidR="008C06C5">
          <w:rPr>
            <w:rFonts w:ascii="Times New Roman" w:hAnsi="Times New Roman" w:cs="Times New Roman"/>
          </w:rPr>
          <w:t>indicating that these particular attitudes are not connected to political orientation in these data.</w:t>
        </w:r>
      </w:ins>
      <w:del w:id="820" w:author="Alejandro Andreas Jaume Losa" w:date="2024-04-10T09:17:00Z">
        <w:r w:rsidRPr="00AA7C5F" w:rsidDel="008C06C5">
          <w:rPr>
            <w:rFonts w:ascii="Times New Roman" w:hAnsi="Times New Roman" w:cs="Times New Roman"/>
          </w:rPr>
          <w:delText>), indicating general consensus regarding attitudes towards Spanish</w:delText>
        </w:r>
      </w:del>
      <w:ins w:id="821" w:author="Alejandro Andreas Jaume Losa" w:date="2024-04-10T09:17:00Z">
        <w:r w:rsidR="008C06C5">
          <w:rPr>
            <w:rFonts w:ascii="Times New Roman" w:hAnsi="Times New Roman" w:cs="Times New Roman"/>
          </w:rPr>
          <w:t xml:space="preserve"> </w:t>
        </w:r>
      </w:ins>
      <w:del w:id="822" w:author="Alejandro Andreas Jaume Losa" w:date="2024-04-10T09:17:00Z">
        <w:r w:rsidRPr="00AA7C5F" w:rsidDel="008C06C5">
          <w:rPr>
            <w:rFonts w:ascii="Times New Roman" w:hAnsi="Times New Roman" w:cs="Times New Roman"/>
          </w:rPr>
          <w:delText xml:space="preserve">. </w:delText>
        </w:r>
      </w:del>
      <w:r w:rsidRPr="00AA7C5F">
        <w:rPr>
          <w:rFonts w:ascii="Times New Roman" w:hAnsi="Times New Roman" w:cs="Times New Roman"/>
        </w:rPr>
        <w:t xml:space="preserve">However, when presented with the statement </w:t>
      </w:r>
      <w:ins w:id="823" w:author="Alejandro Andreas Jaume Losa" w:date="2024-04-10T09:15:00Z">
        <w:r w:rsidR="008C06C5">
          <w:rPr>
            <w:rFonts w:ascii="Times New Roman" w:hAnsi="Times New Roman" w:cs="Times New Roman"/>
          </w:rPr>
          <w:t>‘</w:t>
        </w:r>
      </w:ins>
      <w:del w:id="824" w:author="Alejandro Andreas Jaume Losa" w:date="2024-04-10T09:15:00Z">
        <w:r w:rsidRPr="00AA7C5F" w:rsidDel="008C06C5">
          <w:rPr>
            <w:rFonts w:ascii="Times New Roman" w:hAnsi="Times New Roman" w:cs="Times New Roman"/>
          </w:rPr>
          <w:delText>“</w:delText>
        </w:r>
      </w:del>
      <w:r w:rsidRPr="00AA7C5F">
        <w:rPr>
          <w:rFonts w:ascii="Times New Roman" w:hAnsi="Times New Roman" w:cs="Times New Roman"/>
        </w:rPr>
        <w:t>I like that people use Catalan</w:t>
      </w:r>
      <w:ins w:id="825" w:author="Alejandro Andreas Jaume Losa" w:date="2024-04-10T09:15:00Z">
        <w:r w:rsidR="008C06C5">
          <w:rPr>
            <w:rFonts w:ascii="Times New Roman" w:hAnsi="Times New Roman" w:cs="Times New Roman"/>
          </w:rPr>
          <w:t>’</w:t>
        </w:r>
      </w:ins>
      <w:del w:id="826" w:author="Alejandro Andreas Jaume Losa" w:date="2024-04-10T09:15:00Z">
        <w:r w:rsidRPr="00AA7C5F" w:rsidDel="008C06C5">
          <w:rPr>
            <w:rFonts w:ascii="Times New Roman" w:hAnsi="Times New Roman" w:cs="Times New Roman"/>
          </w:rPr>
          <w:delText>”</w:delText>
        </w:r>
      </w:del>
      <w:r w:rsidRPr="00AA7C5F">
        <w:rPr>
          <w:rFonts w:ascii="Times New Roman" w:hAnsi="Times New Roman" w:cs="Times New Roman"/>
        </w:rPr>
        <w:t xml:space="preserve">, those who identified as </w:t>
      </w:r>
      <w:commentRangeStart w:id="827"/>
      <w:commentRangeStart w:id="828"/>
      <w:r w:rsidRPr="00AA7C5F">
        <w:rPr>
          <w:rFonts w:ascii="Times New Roman" w:hAnsi="Times New Roman" w:cs="Times New Roman"/>
        </w:rPr>
        <w:t>progressive (far left, left, and center-left)</w:t>
      </w:r>
      <w:commentRangeEnd w:id="827"/>
      <w:r w:rsidR="00886216">
        <w:rPr>
          <w:rStyle w:val="CommentReference"/>
          <w:rFonts w:ascii="Times New Roman" w:eastAsia="Times New Roman" w:hAnsi="Times New Roman" w:cs="Times New Roman"/>
          <w:kern w:val="0"/>
          <w14:ligatures w14:val="none"/>
        </w:rPr>
        <w:commentReference w:id="827"/>
      </w:r>
      <w:commentRangeEnd w:id="828"/>
      <w:r w:rsidR="00886216">
        <w:rPr>
          <w:rStyle w:val="CommentReference"/>
          <w:rFonts w:ascii="Times New Roman" w:eastAsia="Times New Roman" w:hAnsi="Times New Roman" w:cs="Times New Roman"/>
          <w:kern w:val="0"/>
          <w14:ligatures w14:val="none"/>
        </w:rPr>
        <w:commentReference w:id="828"/>
      </w:r>
      <w:r w:rsidRPr="00AA7C5F">
        <w:rPr>
          <w:rFonts w:ascii="Times New Roman" w:hAnsi="Times New Roman" w:cs="Times New Roman"/>
        </w:rPr>
        <w:t xml:space="preserve"> showed a greater level of agreement with it. Conversely, those who identified as conservative (center, center-right, and right), showed significantly lower levels of agreement with it, as shown in Table </w:t>
      </w:r>
      <w:ins w:id="829" w:author="Alejandro Andreas Jaume Losa" w:date="2024-04-10T18:50:00Z">
        <w:r w:rsidR="0005100F">
          <w:rPr>
            <w:rFonts w:ascii="Times New Roman" w:hAnsi="Times New Roman" w:cs="Times New Roman"/>
          </w:rPr>
          <w:t>2</w:t>
        </w:r>
      </w:ins>
      <w:del w:id="830" w:author="Alejandro Andreas Jaume Losa" w:date="2024-04-10T18:50:00Z">
        <w:r w:rsidR="0070546B" w:rsidRPr="00AA7C5F" w:rsidDel="0005100F">
          <w:rPr>
            <w:rFonts w:ascii="Times New Roman" w:hAnsi="Times New Roman" w:cs="Times New Roman"/>
          </w:rPr>
          <w:delText>3</w:delText>
        </w:r>
      </w:del>
      <w:r w:rsidRPr="00AA7C5F">
        <w:rPr>
          <w:rFonts w:ascii="Times New Roman" w:hAnsi="Times New Roman" w:cs="Times New Roman"/>
        </w:rPr>
        <w:t xml:space="preserve">. </w:t>
      </w:r>
      <w:del w:id="831" w:author="Kendra Dickinson" w:date="2024-03-24T11:39:00Z">
        <w:r w:rsidRPr="00AA7C5F" w:rsidDel="00D35A1D">
          <w:rPr>
            <w:rFonts w:ascii="Times New Roman" w:hAnsi="Times New Roman" w:cs="Times New Roman"/>
          </w:rPr>
          <w:delText xml:space="preserve">Additionally, Figure </w:delText>
        </w:r>
        <w:r w:rsidR="007A177F" w:rsidRPr="00AA7C5F" w:rsidDel="00D35A1D">
          <w:rPr>
            <w:rFonts w:ascii="Times New Roman" w:hAnsi="Times New Roman" w:cs="Times New Roman"/>
          </w:rPr>
          <w:delText>4</w:delText>
        </w:r>
        <w:r w:rsidRPr="00AA7C5F" w:rsidDel="00D35A1D">
          <w:rPr>
            <w:rFonts w:ascii="Times New Roman" w:hAnsi="Times New Roman" w:cs="Times New Roman"/>
          </w:rPr>
          <w:delText xml:space="preserve"> indicates that there was more consensus among progressive people around this </w:delText>
        </w:r>
        <w:commentRangeStart w:id="832"/>
        <w:r w:rsidRPr="00AA7C5F" w:rsidDel="00D35A1D">
          <w:rPr>
            <w:rFonts w:ascii="Times New Roman" w:hAnsi="Times New Roman" w:cs="Times New Roman"/>
          </w:rPr>
          <w:delText>statement</w:delText>
        </w:r>
      </w:del>
      <w:del w:id="833" w:author="Kendra Dickinson" w:date="2024-03-24T11:38:00Z">
        <w:r w:rsidRPr="00AA7C5F" w:rsidDel="00886216">
          <w:rPr>
            <w:rFonts w:ascii="Times New Roman" w:hAnsi="Times New Roman" w:cs="Times New Roman"/>
          </w:rPr>
          <w:delText>.</w:delText>
        </w:r>
      </w:del>
      <w:commentRangeEnd w:id="832"/>
      <w:r w:rsidR="00F7428D">
        <w:rPr>
          <w:rStyle w:val="CommentReference"/>
          <w:rFonts w:ascii="Times New Roman" w:eastAsia="Times New Roman" w:hAnsi="Times New Roman" w:cs="Times New Roman"/>
          <w:kern w:val="0"/>
          <w14:ligatures w14:val="none"/>
        </w:rPr>
        <w:commentReference w:id="832"/>
      </w:r>
    </w:p>
    <w:p w14:paraId="547C7975" w14:textId="7587B64B"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834" w:author="Alejandro Andreas Jaume Losa" w:date="2024-04-10T18:50:00Z">
        <w:r w:rsidR="0005100F">
          <w:rPr>
            <w:rFonts w:ascii="Times New Roman" w:hAnsi="Times New Roman" w:cs="Times New Roman"/>
            <w:b/>
            <w:bCs/>
          </w:rPr>
          <w:t>2</w:t>
        </w:r>
      </w:ins>
      <w:del w:id="835" w:author="Alejandro Andreas Jaume Losa" w:date="2024-04-10T18:50:00Z">
        <w:r w:rsidR="0070546B" w:rsidRPr="00AA7C5F" w:rsidDel="0005100F">
          <w:rPr>
            <w:rFonts w:ascii="Times New Roman" w:hAnsi="Times New Roman" w:cs="Times New Roman"/>
            <w:b/>
            <w:bCs/>
          </w:rPr>
          <w:delText>3</w:delText>
        </w:r>
      </w:del>
      <w:r w:rsidR="0070546B"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DDAE6D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31D6AAB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360C5F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008579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8.359</w:t>
            </w:r>
          </w:p>
        </w:tc>
        <w:tc>
          <w:tcPr>
            <w:tcW w:w="1870" w:type="dxa"/>
            <w:shd w:val="clear" w:color="auto" w:fill="auto"/>
            <w:vAlign w:val="center"/>
          </w:tcPr>
          <w:p w14:paraId="1B95797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11.963</w:t>
            </w:r>
          </w:p>
        </w:tc>
        <w:tc>
          <w:tcPr>
            <w:tcW w:w="1870" w:type="dxa"/>
            <w:shd w:val="clear" w:color="auto" w:fill="auto"/>
            <w:vAlign w:val="center"/>
          </w:tcPr>
          <w:p w14:paraId="50606E6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 2e-16</w:t>
            </w:r>
          </w:p>
        </w:tc>
      </w:tr>
      <w:tr w:rsidR="00882DA8" w:rsidRPr="00AA7C5F"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0A66B5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-7.667</w:t>
            </w:r>
          </w:p>
        </w:tc>
        <w:tc>
          <w:tcPr>
            <w:tcW w:w="1870" w:type="dxa"/>
            <w:shd w:val="clear" w:color="auto" w:fill="auto"/>
            <w:vAlign w:val="center"/>
          </w:tcPr>
          <w:p w14:paraId="6B70FD9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8.948</w:t>
            </w:r>
          </w:p>
        </w:tc>
        <w:tc>
          <w:tcPr>
            <w:tcW w:w="1870" w:type="dxa"/>
            <w:shd w:val="clear" w:color="auto" w:fill="auto"/>
            <w:vAlign w:val="center"/>
          </w:tcPr>
          <w:p w14:paraId="68BC5B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-0.857</w:t>
            </w:r>
          </w:p>
        </w:tc>
        <w:tc>
          <w:tcPr>
            <w:tcW w:w="1870" w:type="dxa"/>
            <w:shd w:val="clear" w:color="auto" w:fill="auto"/>
            <w:vAlign w:val="center"/>
          </w:tcPr>
          <w:p w14:paraId="1CFDBE3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0.39373</w:t>
            </w:r>
          </w:p>
        </w:tc>
      </w:tr>
      <w:tr w:rsidR="00882DA8" w:rsidRPr="00AA7C5F"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658035E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-8.250</w:t>
            </w:r>
          </w:p>
        </w:tc>
        <w:tc>
          <w:tcPr>
            <w:tcW w:w="1870" w:type="dxa"/>
            <w:shd w:val="clear" w:color="auto" w:fill="auto"/>
            <w:vAlign w:val="center"/>
          </w:tcPr>
          <w:p w14:paraId="02A1B69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9.7120</w:t>
            </w:r>
          </w:p>
        </w:tc>
        <w:tc>
          <w:tcPr>
            <w:tcW w:w="1870" w:type="dxa"/>
            <w:shd w:val="clear" w:color="auto" w:fill="auto"/>
            <w:vAlign w:val="center"/>
          </w:tcPr>
          <w:p w14:paraId="10E785F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0.849</w:t>
            </w:r>
          </w:p>
        </w:tc>
        <w:tc>
          <w:tcPr>
            <w:tcW w:w="1870" w:type="dxa"/>
            <w:shd w:val="clear" w:color="auto" w:fill="auto"/>
            <w:vAlign w:val="center"/>
          </w:tcPr>
          <w:p w14:paraId="1D0C3CC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0.3978</w:t>
            </w:r>
          </w:p>
        </w:tc>
      </w:tr>
      <w:tr w:rsidR="00882DA8" w:rsidRPr="00AA7C5F"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17FEC3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-35.600</w:t>
            </w:r>
          </w:p>
        </w:tc>
        <w:tc>
          <w:tcPr>
            <w:tcW w:w="1870" w:type="dxa"/>
            <w:shd w:val="clear" w:color="auto" w:fill="auto"/>
            <w:vAlign w:val="center"/>
          </w:tcPr>
          <w:p w14:paraId="7395AC7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12.949</w:t>
            </w:r>
          </w:p>
        </w:tc>
        <w:tc>
          <w:tcPr>
            <w:tcW w:w="1870" w:type="dxa"/>
            <w:shd w:val="clear" w:color="auto" w:fill="auto"/>
            <w:vAlign w:val="center"/>
          </w:tcPr>
          <w:p w14:paraId="5006D4D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-2.749</w:t>
            </w:r>
          </w:p>
        </w:tc>
        <w:tc>
          <w:tcPr>
            <w:tcW w:w="1870" w:type="dxa"/>
            <w:shd w:val="clear" w:color="auto" w:fill="auto"/>
            <w:vAlign w:val="center"/>
          </w:tcPr>
          <w:p w14:paraId="3120BE3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0.00718</w:t>
            </w:r>
          </w:p>
        </w:tc>
      </w:tr>
      <w:tr w:rsidR="00882DA8" w:rsidRPr="00AA7C5F"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-25.833</w:t>
            </w:r>
          </w:p>
        </w:tc>
        <w:tc>
          <w:tcPr>
            <w:tcW w:w="1870" w:type="dxa"/>
            <w:shd w:val="clear" w:color="auto" w:fill="auto"/>
            <w:vAlign w:val="center"/>
          </w:tcPr>
          <w:p w14:paraId="32BC1E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10.518</w:t>
            </w:r>
          </w:p>
        </w:tc>
        <w:tc>
          <w:tcPr>
            <w:tcW w:w="1870" w:type="dxa"/>
            <w:shd w:val="clear" w:color="auto" w:fill="auto"/>
            <w:vAlign w:val="center"/>
          </w:tcPr>
          <w:p w14:paraId="75D8FDE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-2.456</w:t>
            </w:r>
          </w:p>
        </w:tc>
        <w:tc>
          <w:tcPr>
            <w:tcW w:w="1870" w:type="dxa"/>
            <w:shd w:val="clear" w:color="auto" w:fill="auto"/>
            <w:vAlign w:val="center"/>
          </w:tcPr>
          <w:p w14:paraId="2091A7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0.01590</w:t>
            </w:r>
          </w:p>
        </w:tc>
      </w:tr>
      <w:tr w:rsidR="00882DA8" w:rsidRPr="00AA7C5F"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961198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-28.286</w:t>
            </w:r>
          </w:p>
        </w:tc>
        <w:tc>
          <w:tcPr>
            <w:tcW w:w="1870" w:type="dxa"/>
            <w:shd w:val="clear" w:color="auto" w:fill="auto"/>
            <w:vAlign w:val="center"/>
          </w:tcPr>
          <w:p w14:paraId="6D1C351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11.821</w:t>
            </w:r>
          </w:p>
        </w:tc>
        <w:tc>
          <w:tcPr>
            <w:tcW w:w="1870" w:type="dxa"/>
            <w:shd w:val="clear" w:color="auto" w:fill="auto"/>
            <w:vAlign w:val="center"/>
          </w:tcPr>
          <w:p w14:paraId="6E2D9B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-2.393</w:t>
            </w:r>
          </w:p>
        </w:tc>
        <w:tc>
          <w:tcPr>
            <w:tcW w:w="1870" w:type="dxa"/>
            <w:shd w:val="clear" w:color="auto" w:fill="auto"/>
            <w:vAlign w:val="center"/>
          </w:tcPr>
          <w:p w14:paraId="66AAF0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0.01873</w:t>
            </w:r>
          </w:p>
        </w:tc>
      </w:tr>
    </w:tbl>
    <w:p w14:paraId="5F5A7206" w14:textId="77777777" w:rsidR="00F7428D" w:rsidRPr="00AA7C5F" w:rsidRDefault="00F7428D" w:rsidP="00882DA8">
      <w:pPr>
        <w:spacing w:line="480" w:lineRule="auto"/>
        <w:jc w:val="both"/>
        <w:rPr>
          <w:rFonts w:ascii="Times New Roman" w:hAnsi="Times New Roman" w:cs="Times New Roman"/>
        </w:rPr>
      </w:pPr>
    </w:p>
    <w:p w14:paraId="29C1EDA4" w14:textId="16046A1B" w:rsidR="00CB13B8" w:rsidRPr="00AA7C5F" w:rsidRDefault="00882DA8" w:rsidP="008C06C5">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Interestingly, people who identified themselves ideologically as centrist were the ones who showed the greatest degree of disagreement with the statement, even greater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ins w:id="836" w:author="Kendra Dickinson" w:date="2024-03-24T11:40:00Z">
        <w:r w:rsidR="00F7428D">
          <w:rPr>
            <w:rFonts w:ascii="Times New Roman" w:hAnsi="Times New Roman" w:cs="Times New Roman"/>
          </w:rPr>
          <w:t xml:space="preserve"> </w:t>
        </w:r>
        <w:r w:rsidR="00F7428D" w:rsidRPr="00AA7C5F">
          <w:rPr>
            <w:rFonts w:ascii="Times New Roman" w:hAnsi="Times New Roman" w:cs="Times New Roman"/>
          </w:rPr>
          <w:t xml:space="preserve">Additionally, Figure 4 </w:t>
        </w:r>
      </w:ins>
      <w:ins w:id="837" w:author="Kendra Dickinson" w:date="2024-03-25T10:26:00Z">
        <w:r w:rsidR="00840AC2">
          <w:rPr>
            <w:rFonts w:ascii="Times New Roman" w:hAnsi="Times New Roman" w:cs="Times New Roman"/>
          </w:rPr>
          <w:t>illustrates</w:t>
        </w:r>
      </w:ins>
      <w:ins w:id="838" w:author="Kendra Dickinson" w:date="2024-03-24T11:40:00Z">
        <w:r w:rsidR="00F7428D" w:rsidRPr="00AA7C5F">
          <w:rPr>
            <w:rFonts w:ascii="Times New Roman" w:hAnsi="Times New Roman" w:cs="Times New Roman"/>
          </w:rPr>
          <w:t xml:space="preserve"> that there was more consensus among progressive people around this statement</w:t>
        </w:r>
        <w:r w:rsidR="00F7428D">
          <w:rPr>
            <w:rFonts w:ascii="Times New Roman" w:hAnsi="Times New Roman" w:cs="Times New Roman"/>
          </w:rPr>
          <w:t xml:space="preserve">, as indicated smaller range of responses on the numerical </w:t>
        </w:r>
        <w:commentRangeStart w:id="839"/>
        <w:r w:rsidR="00F7428D">
          <w:rPr>
            <w:rFonts w:ascii="Times New Roman" w:hAnsi="Times New Roman" w:cs="Times New Roman"/>
          </w:rPr>
          <w:t>scale</w:t>
        </w:r>
      </w:ins>
      <w:commentRangeEnd w:id="839"/>
      <w:ins w:id="840" w:author="Kendra Dickinson" w:date="2024-03-26T12:03:00Z">
        <w:r w:rsidR="00C57327">
          <w:rPr>
            <w:rStyle w:val="CommentReference"/>
            <w:rFonts w:ascii="Times New Roman" w:eastAsia="Times New Roman" w:hAnsi="Times New Roman" w:cs="Times New Roman"/>
            <w:kern w:val="0"/>
            <w14:ligatures w14:val="none"/>
          </w:rPr>
          <w:commentReference w:id="839"/>
        </w:r>
      </w:ins>
      <w:ins w:id="841" w:author="Kendra Dickinson" w:date="2024-03-26T12:02:00Z">
        <w:r w:rsidR="00C57327">
          <w:rPr>
            <w:rFonts w:ascii="Times New Roman" w:hAnsi="Times New Roman" w:cs="Times New Roman"/>
          </w:rPr>
          <w:t>.</w:t>
        </w:r>
      </w:ins>
      <w:ins w:id="842" w:author="Alejandro Andreas Jaume Losa" w:date="2024-04-02T12:03:00Z">
        <w:r w:rsidR="00987F81">
          <w:rPr>
            <w:rFonts w:ascii="Times New Roman" w:hAnsi="Times New Roman" w:cs="Times New Roman"/>
          </w:rPr>
          <w:t xml:space="preserve"> In this and the following plots, the diamond represents the mean level of agreement with the statement</w:t>
        </w:r>
      </w:ins>
      <w:ins w:id="843" w:author="Alejandro Andreas Jaume Losa" w:date="2024-04-02T12:04:00Z">
        <w:r w:rsidR="00987F81">
          <w:rPr>
            <w:rFonts w:ascii="Times New Roman" w:hAnsi="Times New Roman" w:cs="Times New Roman"/>
          </w:rPr>
          <w:t xml:space="preserve"> out of 100, and the </w:t>
        </w:r>
      </w:ins>
      <w:ins w:id="844" w:author="Alejandro Andreas Jaume Losa" w:date="2024-04-09T08:50:00Z">
        <w:r w:rsidR="007F749E">
          <w:rPr>
            <w:rFonts w:ascii="Times New Roman" w:hAnsi="Times New Roman" w:cs="Times New Roman"/>
          </w:rPr>
          <w:t>erro</w:t>
        </w:r>
      </w:ins>
      <w:ins w:id="845" w:author="Alejandro Andreas Jaume Losa" w:date="2024-04-09T08:51:00Z">
        <w:r w:rsidR="007F749E">
          <w:rPr>
            <w:rFonts w:ascii="Times New Roman" w:hAnsi="Times New Roman" w:cs="Times New Roman"/>
          </w:rPr>
          <w:t>r bars represent the variability of the data.</w:t>
        </w:r>
      </w:ins>
    </w:p>
    <w:p w14:paraId="303AAE47" w14:textId="23210990" w:rsidR="00882DA8" w:rsidRPr="00AA7C5F" w:rsidDel="009F4FE8" w:rsidRDefault="00882DA8" w:rsidP="00882DA8">
      <w:pPr>
        <w:spacing w:line="480" w:lineRule="auto"/>
        <w:jc w:val="both"/>
        <w:rPr>
          <w:del w:id="846" w:author="Alejandro Andreas Jaume Losa" w:date="2024-04-10T18:40:00Z"/>
          <w:rFonts w:ascii="Times New Roman" w:hAnsi="Times New Roman" w:cs="Times New Roman"/>
        </w:rPr>
      </w:pPr>
      <w:del w:id="847" w:author="Alejandro Andreas Jaume Losa" w:date="2024-04-10T18:40: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4</w:delText>
        </w:r>
        <w:r w:rsidRPr="00AA7C5F" w:rsidDel="009F4FE8">
          <w:rPr>
            <w:rFonts w:ascii="Times New Roman" w:hAnsi="Times New Roman" w:cs="Times New Roman"/>
            <w:b/>
            <w:bCs/>
          </w:rPr>
          <w:delText xml:space="preserve">. </w:delText>
        </w:r>
        <w:r w:rsidRPr="00AA7C5F" w:rsidDel="009F4FE8">
          <w:rPr>
            <w:rFonts w:ascii="Times New Roman" w:hAnsi="Times New Roman" w:cs="Times New Roman"/>
          </w:rPr>
          <w:delText>Participant responses to the statement ‘I like that people use Catalan’.</w:delText>
        </w:r>
      </w:del>
    </w:p>
    <w:p w14:paraId="703D311C" w14:textId="07CB9B0B"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ED1C481" wp14:editId="306C7A88">
            <wp:extent cx="5943600" cy="4006215"/>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6215"/>
                    </a:xfrm>
                    <a:prstGeom prst="rect">
                      <a:avLst/>
                    </a:prstGeom>
                  </pic:spPr>
                </pic:pic>
              </a:graphicData>
            </a:graphic>
          </wp:inline>
        </w:drawing>
      </w:r>
    </w:p>
    <w:p w14:paraId="41F9D47A" w14:textId="77777777" w:rsidR="009F4FE8" w:rsidRPr="00AA7C5F" w:rsidRDefault="009F4FE8" w:rsidP="009F4FE8">
      <w:pPr>
        <w:spacing w:line="480" w:lineRule="auto"/>
        <w:jc w:val="center"/>
        <w:rPr>
          <w:ins w:id="848" w:author="Alejandro Andreas Jaume Losa" w:date="2024-04-10T18:40:00Z"/>
          <w:rFonts w:ascii="Times New Roman" w:hAnsi="Times New Roman" w:cs="Times New Roman"/>
        </w:rPr>
        <w:pPrChange w:id="849" w:author="Alejandro Andreas Jaume Losa" w:date="2024-04-10T18:40:00Z">
          <w:pPr>
            <w:spacing w:line="480" w:lineRule="auto"/>
            <w:jc w:val="both"/>
          </w:pPr>
        </w:pPrChange>
      </w:pPr>
      <w:ins w:id="850" w:author="Alejandro Andreas Jaume Losa" w:date="2024-04-10T18:40:00Z">
        <w:r w:rsidRPr="00AA7C5F">
          <w:rPr>
            <w:rFonts w:ascii="Times New Roman" w:hAnsi="Times New Roman" w:cs="Times New Roman"/>
            <w:b/>
            <w:bCs/>
          </w:rPr>
          <w:t xml:space="preserve">Figure 4. </w:t>
        </w:r>
        <w:r w:rsidRPr="00AA7C5F">
          <w:rPr>
            <w:rFonts w:ascii="Times New Roman" w:hAnsi="Times New Roman" w:cs="Times New Roman"/>
          </w:rPr>
          <w:t>Participant responses to the statement ‘I like that people use Catalan’.</w:t>
        </w:r>
      </w:ins>
    </w:p>
    <w:p w14:paraId="33E399FF" w14:textId="77777777" w:rsidR="009F4FE8" w:rsidRDefault="009F4FE8" w:rsidP="00987F81">
      <w:pPr>
        <w:spacing w:line="480" w:lineRule="auto"/>
        <w:ind w:firstLine="720"/>
        <w:jc w:val="both"/>
        <w:rPr>
          <w:ins w:id="851" w:author="Alejandro Andreas Jaume Losa" w:date="2024-04-10T18:40:00Z"/>
          <w:rFonts w:ascii="Times New Roman" w:hAnsi="Times New Roman" w:cs="Times New Roman"/>
        </w:rPr>
      </w:pPr>
    </w:p>
    <w:p w14:paraId="7691EFF0" w14:textId="12A0DE94" w:rsidR="00882DA8" w:rsidRPr="00AA7C5F" w:rsidRDefault="00882DA8" w:rsidP="00987F81">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Participant responses to the statements ‘I like listening to Spanish’ and ‘I like listening to Catalan</w:t>
      </w:r>
      <w:ins w:id="852" w:author="Alejandro Andreas Jaume Losa" w:date="2024-04-10T09:15:00Z">
        <w:r w:rsidR="008C06C5">
          <w:rPr>
            <w:rFonts w:ascii="Times New Roman" w:hAnsi="Times New Roman" w:cs="Times New Roman"/>
          </w:rPr>
          <w:t>’</w:t>
        </w:r>
      </w:ins>
      <w:del w:id="853" w:author="Alejandro Andreas Jaume Losa" w:date="2024-04-10T09:15:00Z">
        <w:r w:rsidRPr="00AA7C5F" w:rsidDel="008C06C5">
          <w:rPr>
            <w:rFonts w:ascii="Times New Roman" w:hAnsi="Times New Roman" w:cs="Times New Roman"/>
          </w:rPr>
          <w:delText>”</w:delText>
        </w:r>
      </w:del>
      <w:r w:rsidRPr="00AA7C5F">
        <w:rPr>
          <w:rFonts w:ascii="Times New Roman" w:hAnsi="Times New Roman" w:cs="Times New Roman"/>
        </w:rPr>
        <w:t xml:space="preserve"> showed interesting differences as well. Analysis of the first statement revealed no statistically significant differences in responses with regard to political orientation. All participants, independent of political orientation, showed favorable responses to this statement (mean = 81.84), </w:t>
      </w:r>
      <w:ins w:id="854" w:author="Alejandro Andreas Jaume Losa" w:date="2024-04-10T09:17:00Z">
        <w:r w:rsidR="008C06C5">
          <w:rPr>
            <w:rFonts w:ascii="Times New Roman" w:hAnsi="Times New Roman" w:cs="Times New Roman"/>
          </w:rPr>
          <w:t>indicating that these particular attitudes are not connected to political orientation in these data</w:t>
        </w:r>
      </w:ins>
      <w:del w:id="855" w:author="Alejandro Andreas Jaume Losa" w:date="2024-04-02T12:10:00Z">
        <w:r w:rsidRPr="00AA7C5F" w:rsidDel="00987F81">
          <w:rPr>
            <w:rFonts w:ascii="Times New Roman" w:hAnsi="Times New Roman" w:cs="Times New Roman"/>
          </w:rPr>
          <w:delText xml:space="preserve">indicating general </w:delText>
        </w:r>
        <w:commentRangeStart w:id="856"/>
        <w:r w:rsidRPr="00AA7C5F" w:rsidDel="00987F81">
          <w:rPr>
            <w:rFonts w:ascii="Times New Roman" w:hAnsi="Times New Roman" w:cs="Times New Roman"/>
          </w:rPr>
          <w:delText>consensus</w:delText>
        </w:r>
        <w:commentRangeEnd w:id="856"/>
        <w:r w:rsidR="00840AC2" w:rsidDel="00987F81">
          <w:rPr>
            <w:rStyle w:val="CommentReference"/>
            <w:rFonts w:ascii="Times New Roman" w:eastAsia="Times New Roman" w:hAnsi="Times New Roman" w:cs="Times New Roman"/>
            <w:kern w:val="0"/>
            <w14:ligatures w14:val="none"/>
          </w:rPr>
          <w:commentReference w:id="856"/>
        </w:r>
        <w:r w:rsidRPr="00AA7C5F" w:rsidDel="00987F81">
          <w:rPr>
            <w:rFonts w:ascii="Times New Roman" w:hAnsi="Times New Roman" w:cs="Times New Roman"/>
          </w:rPr>
          <w:delText xml:space="preserve"> regarding attitudes towards Spanish</w:delText>
        </w:r>
      </w:del>
      <w:r w:rsidRPr="00AA7C5F">
        <w:rPr>
          <w:rFonts w:ascii="Times New Roman" w:hAnsi="Times New Roman" w:cs="Times New Roman"/>
        </w:rPr>
        <w:t xml:space="preserve">. However, when presented with the statement </w:t>
      </w:r>
      <w:ins w:id="857" w:author="Alejandro Andreas Jaume Losa" w:date="2024-04-10T09:16:00Z">
        <w:r w:rsidR="008C06C5">
          <w:rPr>
            <w:rFonts w:ascii="Times New Roman" w:hAnsi="Times New Roman" w:cs="Times New Roman"/>
          </w:rPr>
          <w:t>‘</w:t>
        </w:r>
      </w:ins>
      <w:del w:id="858" w:author="Alejandro Andreas Jaume Losa" w:date="2024-04-10T09:16:00Z">
        <w:r w:rsidRPr="00AA7C5F" w:rsidDel="008C06C5">
          <w:rPr>
            <w:rFonts w:ascii="Times New Roman" w:hAnsi="Times New Roman" w:cs="Times New Roman"/>
          </w:rPr>
          <w:delText>“</w:delText>
        </w:r>
      </w:del>
      <w:r w:rsidRPr="00AA7C5F">
        <w:rPr>
          <w:rFonts w:ascii="Times New Roman" w:hAnsi="Times New Roman" w:cs="Times New Roman"/>
        </w:rPr>
        <w:t>I like listening to Catalan</w:t>
      </w:r>
      <w:ins w:id="859" w:author="Alejandro Andreas Jaume Losa" w:date="2024-04-10T09:16:00Z">
        <w:r w:rsidR="008C06C5">
          <w:rPr>
            <w:rFonts w:ascii="Times New Roman" w:hAnsi="Times New Roman" w:cs="Times New Roman"/>
          </w:rPr>
          <w:t>’</w:t>
        </w:r>
      </w:ins>
      <w:del w:id="860" w:author="Alejandro Andreas Jaume Losa" w:date="2024-04-10T09:16:00Z">
        <w:r w:rsidRPr="00AA7C5F" w:rsidDel="008C06C5">
          <w:rPr>
            <w:rFonts w:ascii="Times New Roman" w:hAnsi="Times New Roman" w:cs="Times New Roman"/>
          </w:rPr>
          <w:delText>”</w:delText>
        </w:r>
      </w:del>
      <w:r w:rsidRPr="00AA7C5F">
        <w:rPr>
          <w:rFonts w:ascii="Times New Roman" w:hAnsi="Times New Roman" w:cs="Times New Roman"/>
        </w:rPr>
        <w:t xml:space="preserve">, those who identified as </w:t>
      </w:r>
      <w:commentRangeStart w:id="861"/>
      <w:commentRangeStart w:id="862"/>
      <w:r w:rsidRPr="00AA7C5F">
        <w:rPr>
          <w:rFonts w:ascii="Times New Roman" w:hAnsi="Times New Roman" w:cs="Times New Roman"/>
        </w:rPr>
        <w:t xml:space="preserve">progressive (far left, left, and center-left) </w:t>
      </w:r>
      <w:commentRangeEnd w:id="861"/>
      <w:r w:rsidR="00AF24A2">
        <w:rPr>
          <w:rStyle w:val="CommentReference"/>
          <w:rFonts w:ascii="Times New Roman" w:eastAsia="Times New Roman" w:hAnsi="Times New Roman" w:cs="Times New Roman"/>
          <w:kern w:val="0"/>
          <w14:ligatures w14:val="none"/>
        </w:rPr>
        <w:commentReference w:id="861"/>
      </w:r>
      <w:commentRangeEnd w:id="862"/>
      <w:r w:rsidR="00AF24A2">
        <w:rPr>
          <w:rStyle w:val="CommentReference"/>
          <w:rFonts w:ascii="Times New Roman" w:eastAsia="Times New Roman" w:hAnsi="Times New Roman" w:cs="Times New Roman"/>
          <w:kern w:val="0"/>
          <w14:ligatures w14:val="none"/>
        </w:rPr>
        <w:commentReference w:id="862"/>
      </w:r>
      <w:r w:rsidRPr="00AA7C5F">
        <w:rPr>
          <w:rFonts w:ascii="Times New Roman" w:hAnsi="Times New Roman" w:cs="Times New Roman"/>
        </w:rPr>
        <w:t xml:space="preserve">showed a greater level of agreement with it as opposed to those who identified as conservative (center, center-right, and right), who showed significantly lower levels of agreement with it, as presented in Table </w:t>
      </w:r>
      <w:ins w:id="863" w:author="Alejandro Andreas Jaume Losa" w:date="2024-04-10T18:50:00Z">
        <w:r w:rsidR="0005100F">
          <w:rPr>
            <w:rFonts w:ascii="Times New Roman" w:hAnsi="Times New Roman" w:cs="Times New Roman"/>
          </w:rPr>
          <w:t>3</w:t>
        </w:r>
      </w:ins>
      <w:del w:id="864" w:author="Alejandro Andreas Jaume Losa" w:date="2024-04-10T18:50:00Z">
        <w:r w:rsidR="0070546B" w:rsidRPr="00AA7C5F" w:rsidDel="0005100F">
          <w:rPr>
            <w:rFonts w:ascii="Times New Roman" w:hAnsi="Times New Roman" w:cs="Times New Roman"/>
          </w:rPr>
          <w:delText>4</w:delText>
        </w:r>
      </w:del>
      <w:r w:rsidRPr="00AA7C5F">
        <w:rPr>
          <w:rFonts w:ascii="Times New Roman" w:hAnsi="Times New Roman" w:cs="Times New Roman"/>
        </w:rPr>
        <w:t>.</w:t>
      </w:r>
    </w:p>
    <w:p w14:paraId="57AEB243" w14:textId="2A1FB6F8"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865" w:author="Alejandro Andreas Jaume Losa" w:date="2024-04-10T18:50:00Z">
        <w:r w:rsidR="0005100F">
          <w:rPr>
            <w:rFonts w:ascii="Times New Roman" w:hAnsi="Times New Roman" w:cs="Times New Roman"/>
            <w:b/>
            <w:bCs/>
          </w:rPr>
          <w:t>3</w:t>
        </w:r>
      </w:ins>
      <w:del w:id="866" w:author="Alejandro Andreas Jaume Losa" w:date="2024-04-10T18:50:00Z">
        <w:r w:rsidR="0070546B" w:rsidRPr="00AA7C5F" w:rsidDel="0005100F">
          <w:rPr>
            <w:rFonts w:ascii="Times New Roman" w:hAnsi="Times New Roman" w:cs="Times New Roman"/>
            <w:b/>
            <w:bCs/>
          </w:rPr>
          <w:delText>4</w:delText>
        </w:r>
      </w:del>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 like listening to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36AD82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4F331C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50CA52F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4E3A7F2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8.821</w:t>
            </w:r>
          </w:p>
        </w:tc>
        <w:tc>
          <w:tcPr>
            <w:tcW w:w="1870" w:type="dxa"/>
            <w:shd w:val="clear" w:color="auto" w:fill="auto"/>
            <w:vAlign w:val="center"/>
          </w:tcPr>
          <w:p w14:paraId="352BD2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11.336</w:t>
            </w:r>
          </w:p>
        </w:tc>
        <w:tc>
          <w:tcPr>
            <w:tcW w:w="1870" w:type="dxa"/>
            <w:shd w:val="clear" w:color="auto" w:fill="auto"/>
            <w:vAlign w:val="center"/>
          </w:tcPr>
          <w:p w14:paraId="6D377D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 2e-16</w:t>
            </w:r>
          </w:p>
        </w:tc>
      </w:tr>
      <w:tr w:rsidR="00882DA8" w:rsidRPr="00AA7C5F"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14E742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-6.979</w:t>
            </w:r>
          </w:p>
        </w:tc>
        <w:tc>
          <w:tcPr>
            <w:tcW w:w="1870" w:type="dxa"/>
            <w:shd w:val="clear" w:color="auto" w:fill="auto"/>
            <w:vAlign w:val="center"/>
          </w:tcPr>
          <w:p w14:paraId="09CB5E8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9.442</w:t>
            </w:r>
          </w:p>
        </w:tc>
        <w:tc>
          <w:tcPr>
            <w:tcW w:w="1870" w:type="dxa"/>
            <w:shd w:val="clear" w:color="auto" w:fill="auto"/>
            <w:vAlign w:val="center"/>
          </w:tcPr>
          <w:p w14:paraId="59F630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-0.739</w:t>
            </w:r>
          </w:p>
        </w:tc>
        <w:tc>
          <w:tcPr>
            <w:tcW w:w="1870" w:type="dxa"/>
            <w:shd w:val="clear" w:color="auto" w:fill="auto"/>
            <w:vAlign w:val="center"/>
          </w:tcPr>
          <w:p w14:paraId="54B9B33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0.46169</w:t>
            </w:r>
          </w:p>
        </w:tc>
      </w:tr>
      <w:tr w:rsidR="00882DA8" w:rsidRPr="00AA7C5F"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-8.650</w:t>
            </w:r>
          </w:p>
        </w:tc>
        <w:tc>
          <w:tcPr>
            <w:tcW w:w="1870" w:type="dxa"/>
            <w:shd w:val="clear" w:color="auto" w:fill="auto"/>
            <w:vAlign w:val="center"/>
          </w:tcPr>
          <w:p w14:paraId="334007B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10.249</w:t>
            </w:r>
          </w:p>
        </w:tc>
        <w:tc>
          <w:tcPr>
            <w:tcW w:w="1870" w:type="dxa"/>
            <w:shd w:val="clear" w:color="auto" w:fill="auto"/>
            <w:vAlign w:val="center"/>
          </w:tcPr>
          <w:p w14:paraId="3A757D5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-0.844</w:t>
            </w:r>
          </w:p>
        </w:tc>
        <w:tc>
          <w:tcPr>
            <w:tcW w:w="1870" w:type="dxa"/>
            <w:shd w:val="clear" w:color="auto" w:fill="auto"/>
            <w:vAlign w:val="center"/>
          </w:tcPr>
          <w:p w14:paraId="4856DF8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0.40085</w:t>
            </w:r>
          </w:p>
        </w:tc>
      </w:tr>
      <w:tr w:rsidR="00882DA8" w:rsidRPr="00AA7C5F"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FB6C7D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-36.600</w:t>
            </w:r>
          </w:p>
        </w:tc>
        <w:tc>
          <w:tcPr>
            <w:tcW w:w="1870" w:type="dxa"/>
            <w:shd w:val="clear" w:color="auto" w:fill="auto"/>
            <w:vAlign w:val="center"/>
          </w:tcPr>
          <w:p w14:paraId="321E07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13.666</w:t>
            </w:r>
          </w:p>
        </w:tc>
        <w:tc>
          <w:tcPr>
            <w:tcW w:w="1870" w:type="dxa"/>
            <w:shd w:val="clear" w:color="auto" w:fill="auto"/>
            <w:vAlign w:val="center"/>
          </w:tcPr>
          <w:p w14:paraId="45037BE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-2.678</w:t>
            </w:r>
          </w:p>
        </w:tc>
        <w:tc>
          <w:tcPr>
            <w:tcW w:w="1870" w:type="dxa"/>
            <w:shd w:val="clear" w:color="auto" w:fill="auto"/>
            <w:vAlign w:val="center"/>
          </w:tcPr>
          <w:p w14:paraId="31B48E9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0.00875</w:t>
            </w:r>
          </w:p>
        </w:tc>
      </w:tr>
      <w:tr w:rsidR="00882DA8" w:rsidRPr="00AA7C5F"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-23.417</w:t>
            </w:r>
          </w:p>
        </w:tc>
        <w:tc>
          <w:tcPr>
            <w:tcW w:w="1870" w:type="dxa"/>
            <w:shd w:val="clear" w:color="auto" w:fill="auto"/>
            <w:vAlign w:val="center"/>
          </w:tcPr>
          <w:p w14:paraId="6B0A1A7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11.100</w:t>
            </w:r>
          </w:p>
        </w:tc>
        <w:tc>
          <w:tcPr>
            <w:tcW w:w="1870" w:type="dxa"/>
            <w:shd w:val="clear" w:color="auto" w:fill="auto"/>
            <w:vAlign w:val="center"/>
          </w:tcPr>
          <w:p w14:paraId="7DA6334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-2.110</w:t>
            </w:r>
          </w:p>
        </w:tc>
        <w:tc>
          <w:tcPr>
            <w:tcW w:w="1870" w:type="dxa"/>
            <w:shd w:val="clear" w:color="auto" w:fill="auto"/>
            <w:vAlign w:val="center"/>
          </w:tcPr>
          <w:p w14:paraId="6C0A01E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0.03757</w:t>
            </w:r>
          </w:p>
        </w:tc>
      </w:tr>
      <w:tr w:rsidR="00882DA8" w:rsidRPr="00AA7C5F"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711E53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-37.000</w:t>
            </w:r>
          </w:p>
        </w:tc>
        <w:tc>
          <w:tcPr>
            <w:tcW w:w="1870" w:type="dxa"/>
            <w:shd w:val="clear" w:color="auto" w:fill="auto"/>
            <w:vAlign w:val="center"/>
          </w:tcPr>
          <w:p w14:paraId="7493B5C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12.475</w:t>
            </w:r>
          </w:p>
        </w:tc>
        <w:tc>
          <w:tcPr>
            <w:tcW w:w="1870" w:type="dxa"/>
            <w:shd w:val="clear" w:color="auto" w:fill="auto"/>
            <w:vAlign w:val="center"/>
          </w:tcPr>
          <w:p w14:paraId="61B0F5E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-2.966</w:t>
            </w:r>
          </w:p>
        </w:tc>
        <w:tc>
          <w:tcPr>
            <w:tcW w:w="1870" w:type="dxa"/>
            <w:shd w:val="clear" w:color="auto" w:fill="auto"/>
            <w:vAlign w:val="center"/>
          </w:tcPr>
          <w:p w14:paraId="5CD730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0.00383</w:t>
            </w:r>
          </w:p>
        </w:tc>
      </w:tr>
    </w:tbl>
    <w:p w14:paraId="67A67AA9" w14:textId="77777777" w:rsidR="00882DA8" w:rsidRPr="00AA7C5F" w:rsidRDefault="00882DA8" w:rsidP="00882DA8">
      <w:pPr>
        <w:spacing w:line="480" w:lineRule="auto"/>
        <w:jc w:val="both"/>
        <w:rPr>
          <w:rFonts w:ascii="Times New Roman" w:hAnsi="Times New Roman" w:cs="Times New Roman"/>
        </w:rPr>
      </w:pPr>
    </w:p>
    <w:p w14:paraId="78BC9961" w14:textId="1FDAAA0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AA7C5F">
        <w:rPr>
          <w:rFonts w:ascii="Times New Roman" w:hAnsi="Times New Roman" w:cs="Times New Roman"/>
        </w:rPr>
        <w:t>5</w:t>
      </w:r>
      <w:r w:rsidRPr="00AA7C5F">
        <w:rPr>
          <w:rFonts w:ascii="Times New Roman" w:hAnsi="Times New Roman" w:cs="Times New Roman"/>
        </w:rPr>
        <w:t>.</w:t>
      </w:r>
    </w:p>
    <w:p w14:paraId="76552555" w14:textId="0DA4B9A3" w:rsidR="00882DA8" w:rsidRPr="00AA7C5F" w:rsidDel="009F4FE8" w:rsidRDefault="00882DA8" w:rsidP="00882DA8">
      <w:pPr>
        <w:spacing w:line="480" w:lineRule="auto"/>
        <w:jc w:val="both"/>
        <w:rPr>
          <w:del w:id="867" w:author="Alejandro Andreas Jaume Losa" w:date="2024-04-10T18:40:00Z"/>
          <w:rFonts w:ascii="Times New Roman" w:hAnsi="Times New Roman" w:cs="Times New Roman"/>
        </w:rPr>
      </w:pPr>
      <w:del w:id="868" w:author="Alejandro Andreas Jaume Losa" w:date="2024-04-10T18:40: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5.</w:delText>
        </w:r>
        <w:r w:rsidRPr="00AA7C5F" w:rsidDel="009F4FE8">
          <w:rPr>
            <w:rFonts w:ascii="Times New Roman" w:hAnsi="Times New Roman" w:cs="Times New Roman"/>
          </w:rPr>
          <w:delText xml:space="preserve"> Participant responses to the statement ‘I like listening to Catalan’.</w:delText>
        </w:r>
      </w:del>
    </w:p>
    <w:p w14:paraId="3B861AE6"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Default="009F4FE8" w:rsidP="009F4FE8">
      <w:pPr>
        <w:spacing w:line="480" w:lineRule="auto"/>
        <w:jc w:val="center"/>
        <w:rPr>
          <w:ins w:id="869" w:author="Alejandro Andreas Jaume Losa" w:date="2024-04-10T18:40:00Z"/>
          <w:rFonts w:ascii="Times New Roman" w:hAnsi="Times New Roman" w:cs="Times New Roman"/>
        </w:rPr>
        <w:pPrChange w:id="870" w:author="Alejandro Andreas Jaume Losa" w:date="2024-04-10T18:40:00Z">
          <w:pPr>
            <w:spacing w:line="480" w:lineRule="auto"/>
            <w:ind w:firstLine="720"/>
            <w:jc w:val="both"/>
          </w:pPr>
        </w:pPrChange>
      </w:pPr>
      <w:ins w:id="871" w:author="Alejandro Andreas Jaume Losa" w:date="2024-04-10T18:40:00Z">
        <w:r w:rsidRPr="00AA7C5F">
          <w:rPr>
            <w:rFonts w:ascii="Times New Roman" w:hAnsi="Times New Roman" w:cs="Times New Roman"/>
            <w:b/>
            <w:bCs/>
          </w:rPr>
          <w:t>Figure 5.</w:t>
        </w:r>
        <w:r w:rsidRPr="00AA7C5F">
          <w:rPr>
            <w:rFonts w:ascii="Times New Roman" w:hAnsi="Times New Roman" w:cs="Times New Roman"/>
          </w:rPr>
          <w:t xml:space="preserve"> Participant responses to the statement ‘I like listening to Catalan’.</w:t>
        </w:r>
      </w:ins>
    </w:p>
    <w:p w14:paraId="22C2CE7C" w14:textId="173AF8E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 like to use Spanish’ and ‘I like to use Catalan</w:t>
      </w:r>
      <w:ins w:id="872" w:author="Alejandro Andreas Jaume Losa" w:date="2024-04-10T09:18:00Z">
        <w:r w:rsidR="008C06C5">
          <w:rPr>
            <w:rFonts w:ascii="Times New Roman" w:hAnsi="Times New Roman" w:cs="Times New Roman"/>
          </w:rPr>
          <w:t>’</w:t>
        </w:r>
      </w:ins>
      <w:del w:id="873"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 xml:space="preserve"> also showed</w:t>
      </w:r>
      <w:ins w:id="874" w:author="Alejandro Andreas Jaume Losa" w:date="2024-04-02T12:12:00Z">
        <w:r w:rsidR="00987F81">
          <w:rPr>
            <w:rFonts w:ascii="Times New Roman" w:hAnsi="Times New Roman" w:cs="Times New Roman"/>
          </w:rPr>
          <w:t xml:space="preserve"> opposite trends. </w:t>
        </w:r>
      </w:ins>
      <w:del w:id="875" w:author="Alejandro Andreas Jaume Losa" w:date="2024-04-02T12:12:00Z">
        <w:r w:rsidRPr="00AA7C5F" w:rsidDel="00987F81">
          <w:rPr>
            <w:rFonts w:ascii="Times New Roman" w:hAnsi="Times New Roman" w:cs="Times New Roman"/>
          </w:rPr>
          <w:delText xml:space="preserve"> </w:delText>
        </w:r>
        <w:commentRangeStart w:id="876"/>
        <w:commentRangeStart w:id="877"/>
        <w:commentRangeStart w:id="878"/>
        <w:r w:rsidRPr="00AA7C5F" w:rsidDel="00987F81">
          <w:rPr>
            <w:rFonts w:ascii="Times New Roman" w:hAnsi="Times New Roman" w:cs="Times New Roman"/>
          </w:rPr>
          <w:delText xml:space="preserve">interesting differences. </w:delText>
        </w:r>
        <w:commentRangeEnd w:id="876"/>
        <w:r w:rsidR="00286B68" w:rsidDel="00987F81">
          <w:rPr>
            <w:rStyle w:val="CommentReference"/>
            <w:rFonts w:ascii="Times New Roman" w:eastAsia="Times New Roman" w:hAnsi="Times New Roman" w:cs="Times New Roman"/>
            <w:kern w:val="0"/>
            <w14:ligatures w14:val="none"/>
          </w:rPr>
          <w:commentReference w:id="876"/>
        </w:r>
        <w:commentRangeEnd w:id="877"/>
        <w:r w:rsidR="00286B68" w:rsidDel="00987F81">
          <w:rPr>
            <w:rStyle w:val="CommentReference"/>
            <w:rFonts w:ascii="Times New Roman" w:eastAsia="Times New Roman" w:hAnsi="Times New Roman" w:cs="Times New Roman"/>
            <w:kern w:val="0"/>
            <w14:ligatures w14:val="none"/>
          </w:rPr>
          <w:commentReference w:id="877"/>
        </w:r>
        <w:commentRangeEnd w:id="878"/>
        <w:r w:rsidR="00286B68" w:rsidDel="00987F81">
          <w:rPr>
            <w:rStyle w:val="CommentReference"/>
            <w:rFonts w:ascii="Times New Roman" w:eastAsia="Times New Roman" w:hAnsi="Times New Roman" w:cs="Times New Roman"/>
            <w:kern w:val="0"/>
            <w14:ligatures w14:val="none"/>
          </w:rPr>
          <w:commentReference w:id="878"/>
        </w:r>
      </w:del>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ins w:id="879" w:author="Alejandro Andreas Jaume Losa" w:date="2024-04-10T09:18:00Z">
        <w:r w:rsidR="008C06C5">
          <w:rPr>
            <w:rFonts w:ascii="Times New Roman" w:hAnsi="Times New Roman" w:cs="Times New Roman"/>
          </w:rPr>
          <w:t>indicating that these particular attitudes are not connected to political orientation in these data</w:t>
        </w:r>
      </w:ins>
      <w:ins w:id="880" w:author="Alejandro Andreas Jaume Losa" w:date="2024-04-02T12:13:00Z">
        <w:r w:rsidR="00987F81">
          <w:rPr>
            <w:rFonts w:ascii="Times New Roman" w:hAnsi="Times New Roman" w:cs="Times New Roman"/>
          </w:rPr>
          <w:t xml:space="preserve">. </w:t>
        </w:r>
      </w:ins>
      <w:commentRangeStart w:id="881"/>
      <w:del w:id="882" w:author="Alejandro Andreas Jaume Losa" w:date="2024-04-02T12:13:00Z">
        <w:r w:rsidRPr="00AA7C5F" w:rsidDel="00987F81">
          <w:rPr>
            <w:rFonts w:ascii="Times New Roman" w:hAnsi="Times New Roman" w:cs="Times New Roman"/>
          </w:rPr>
          <w:delText>indicating general consensus regarding attitudes towards Spanish</w:delText>
        </w:r>
        <w:commentRangeEnd w:id="881"/>
        <w:r w:rsidR="00286B68" w:rsidDel="00987F81">
          <w:rPr>
            <w:rStyle w:val="CommentReference"/>
            <w:rFonts w:ascii="Times New Roman" w:eastAsia="Times New Roman" w:hAnsi="Times New Roman" w:cs="Times New Roman"/>
            <w:kern w:val="0"/>
            <w14:ligatures w14:val="none"/>
          </w:rPr>
          <w:commentReference w:id="881"/>
        </w:r>
        <w:r w:rsidRPr="00AA7C5F" w:rsidDel="00987F81">
          <w:rPr>
            <w:rFonts w:ascii="Times New Roman" w:hAnsi="Times New Roman" w:cs="Times New Roman"/>
          </w:rPr>
          <w:delText xml:space="preserve">. </w:delText>
        </w:r>
      </w:del>
      <w:r w:rsidRPr="00AA7C5F">
        <w:rPr>
          <w:rFonts w:ascii="Times New Roman" w:hAnsi="Times New Roman" w:cs="Times New Roman"/>
        </w:rPr>
        <w:t xml:space="preserve">However, when presented with the statement </w:t>
      </w:r>
      <w:ins w:id="883" w:author="Alejandro Andreas Jaume Losa" w:date="2024-04-10T09:18:00Z">
        <w:r w:rsidR="008C06C5">
          <w:rPr>
            <w:rFonts w:ascii="Times New Roman" w:hAnsi="Times New Roman" w:cs="Times New Roman"/>
          </w:rPr>
          <w:t>‘</w:t>
        </w:r>
      </w:ins>
      <w:del w:id="884"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I like to use Catalan</w:t>
      </w:r>
      <w:ins w:id="885" w:author="Alejandro Andreas Jaume Losa" w:date="2024-04-10T09:18:00Z">
        <w:r w:rsidR="008C06C5">
          <w:rPr>
            <w:rFonts w:ascii="Times New Roman" w:hAnsi="Times New Roman" w:cs="Times New Roman"/>
          </w:rPr>
          <w:t>’</w:t>
        </w:r>
      </w:ins>
      <w:del w:id="886"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ins w:id="887" w:author="Alejandro Andreas Jaume Losa" w:date="2024-04-10T18:50:00Z">
        <w:r w:rsidR="0005100F">
          <w:rPr>
            <w:rFonts w:ascii="Times New Roman" w:hAnsi="Times New Roman" w:cs="Times New Roman"/>
          </w:rPr>
          <w:t>4</w:t>
        </w:r>
      </w:ins>
      <w:del w:id="888" w:author="Alejandro Andreas Jaume Losa" w:date="2024-04-10T18:50:00Z">
        <w:r w:rsidR="0070546B" w:rsidRPr="00AA7C5F" w:rsidDel="0005100F">
          <w:rPr>
            <w:rFonts w:ascii="Times New Roman" w:hAnsi="Times New Roman" w:cs="Times New Roman"/>
          </w:rPr>
          <w:delText>5</w:delText>
        </w:r>
      </w:del>
      <w:r w:rsidRPr="00AA7C5F">
        <w:rPr>
          <w:rFonts w:ascii="Times New Roman" w:hAnsi="Times New Roman" w:cs="Times New Roman"/>
        </w:rPr>
        <w:t xml:space="preserve">. </w:t>
      </w:r>
    </w:p>
    <w:p w14:paraId="2678383A" w14:textId="06516DFF"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889" w:author="Alejandro Andreas Jaume Losa" w:date="2024-04-10T18:50:00Z">
        <w:r w:rsidR="0005100F">
          <w:rPr>
            <w:rFonts w:ascii="Times New Roman" w:hAnsi="Times New Roman" w:cs="Times New Roman"/>
            <w:b/>
            <w:bCs/>
          </w:rPr>
          <w:t>4</w:t>
        </w:r>
      </w:ins>
      <w:del w:id="890" w:author="Alejandro Andreas Jaume Losa" w:date="2024-04-10T18:50:00Z">
        <w:r w:rsidR="0070546B" w:rsidRPr="00AA7C5F" w:rsidDel="0005100F">
          <w:rPr>
            <w:rFonts w:ascii="Times New Roman" w:hAnsi="Times New Roman" w:cs="Times New Roman"/>
            <w:b/>
            <w:bCs/>
          </w:rPr>
          <w:delText>5</w:delText>
        </w:r>
      </w:del>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4A0FF9C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1EDB3A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771243F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5EA5C32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11.07</w:t>
            </w:r>
          </w:p>
        </w:tc>
        <w:tc>
          <w:tcPr>
            <w:tcW w:w="1870" w:type="dxa"/>
            <w:shd w:val="clear" w:color="auto" w:fill="auto"/>
            <w:vAlign w:val="center"/>
          </w:tcPr>
          <w:p w14:paraId="183D42F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9.035</w:t>
            </w:r>
          </w:p>
        </w:tc>
        <w:tc>
          <w:tcPr>
            <w:tcW w:w="1870" w:type="dxa"/>
            <w:shd w:val="clear" w:color="auto" w:fill="auto"/>
            <w:vAlign w:val="center"/>
          </w:tcPr>
          <w:p w14:paraId="013F626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2.25e-14</w:t>
            </w:r>
          </w:p>
        </w:tc>
      </w:tr>
      <w:tr w:rsidR="00882DA8" w:rsidRPr="00AA7C5F"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Left</w:t>
            </w:r>
          </w:p>
        </w:tc>
        <w:tc>
          <w:tcPr>
            <w:tcW w:w="1870" w:type="dxa"/>
            <w:shd w:val="clear" w:color="auto" w:fill="auto"/>
            <w:vAlign w:val="center"/>
          </w:tcPr>
          <w:p w14:paraId="598814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-11.15</w:t>
            </w:r>
          </w:p>
        </w:tc>
        <w:tc>
          <w:tcPr>
            <w:tcW w:w="1870" w:type="dxa"/>
            <w:shd w:val="clear" w:color="auto" w:fill="auto"/>
            <w:vAlign w:val="center"/>
          </w:tcPr>
          <w:p w14:paraId="548F9DB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11.85</w:t>
            </w:r>
          </w:p>
        </w:tc>
        <w:tc>
          <w:tcPr>
            <w:tcW w:w="1870" w:type="dxa"/>
            <w:shd w:val="clear" w:color="auto" w:fill="auto"/>
            <w:vAlign w:val="center"/>
          </w:tcPr>
          <w:p w14:paraId="24A2BBF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-0.941</w:t>
            </w:r>
          </w:p>
        </w:tc>
        <w:tc>
          <w:tcPr>
            <w:tcW w:w="1870" w:type="dxa"/>
            <w:shd w:val="clear" w:color="auto" w:fill="auto"/>
            <w:vAlign w:val="center"/>
          </w:tcPr>
          <w:p w14:paraId="1211D2F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0.349273</w:t>
            </w:r>
          </w:p>
        </w:tc>
      </w:tr>
      <w:tr w:rsidR="00882DA8" w:rsidRPr="00AA7C5F"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-19.350</w:t>
            </w:r>
          </w:p>
        </w:tc>
        <w:tc>
          <w:tcPr>
            <w:tcW w:w="1870" w:type="dxa"/>
            <w:shd w:val="clear" w:color="auto" w:fill="auto"/>
            <w:vAlign w:val="center"/>
          </w:tcPr>
          <w:p w14:paraId="48D2924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12.860</w:t>
            </w:r>
          </w:p>
        </w:tc>
        <w:tc>
          <w:tcPr>
            <w:tcW w:w="1870" w:type="dxa"/>
            <w:shd w:val="clear" w:color="auto" w:fill="auto"/>
            <w:vAlign w:val="center"/>
          </w:tcPr>
          <w:p w14:paraId="5141C7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-1.505</w:t>
            </w:r>
          </w:p>
        </w:tc>
        <w:tc>
          <w:tcPr>
            <w:tcW w:w="1870" w:type="dxa"/>
            <w:shd w:val="clear" w:color="auto" w:fill="auto"/>
            <w:vAlign w:val="center"/>
          </w:tcPr>
          <w:p w14:paraId="63846FA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0.13580</w:t>
            </w:r>
          </w:p>
        </w:tc>
      </w:tr>
      <w:tr w:rsidR="00882DA8" w:rsidRPr="00AA7C5F"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3406CC6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-43.60</w:t>
            </w:r>
          </w:p>
        </w:tc>
        <w:tc>
          <w:tcPr>
            <w:tcW w:w="1870" w:type="dxa"/>
            <w:shd w:val="clear" w:color="auto" w:fill="auto"/>
            <w:vAlign w:val="center"/>
          </w:tcPr>
          <w:p w14:paraId="03DB563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17.15</w:t>
            </w:r>
          </w:p>
        </w:tc>
        <w:tc>
          <w:tcPr>
            <w:tcW w:w="1870" w:type="dxa"/>
            <w:shd w:val="clear" w:color="auto" w:fill="auto"/>
            <w:vAlign w:val="center"/>
          </w:tcPr>
          <w:p w14:paraId="10885A6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-2.543</w:t>
            </w:r>
          </w:p>
        </w:tc>
        <w:tc>
          <w:tcPr>
            <w:tcW w:w="1870" w:type="dxa"/>
            <w:shd w:val="clear" w:color="auto" w:fill="auto"/>
            <w:vAlign w:val="center"/>
          </w:tcPr>
          <w:p w14:paraId="5A01A92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0.012651</w:t>
            </w:r>
          </w:p>
        </w:tc>
      </w:tr>
      <w:tr w:rsidR="00882DA8" w:rsidRPr="00AA7C5F"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-42.33</w:t>
            </w:r>
          </w:p>
        </w:tc>
        <w:tc>
          <w:tcPr>
            <w:tcW w:w="1870" w:type="dxa"/>
            <w:shd w:val="clear" w:color="auto" w:fill="auto"/>
            <w:vAlign w:val="center"/>
          </w:tcPr>
          <w:p w14:paraId="51B99D0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13.93</w:t>
            </w:r>
          </w:p>
        </w:tc>
        <w:tc>
          <w:tcPr>
            <w:tcW w:w="1870" w:type="dxa"/>
            <w:shd w:val="clear" w:color="auto" w:fill="auto"/>
            <w:vAlign w:val="center"/>
          </w:tcPr>
          <w:p w14:paraId="58C9A2F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-3.040</w:t>
            </w:r>
          </w:p>
        </w:tc>
        <w:tc>
          <w:tcPr>
            <w:tcW w:w="1870" w:type="dxa"/>
            <w:shd w:val="clear" w:color="auto" w:fill="auto"/>
            <w:vAlign w:val="center"/>
          </w:tcPr>
          <w:p w14:paraId="4A7D58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0.003076</w:t>
            </w:r>
          </w:p>
        </w:tc>
      </w:tr>
      <w:tr w:rsidR="00882DA8" w:rsidRPr="00AA7C5F"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0E70F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-55.71</w:t>
            </w:r>
          </w:p>
        </w:tc>
        <w:tc>
          <w:tcPr>
            <w:tcW w:w="1870" w:type="dxa"/>
            <w:shd w:val="clear" w:color="auto" w:fill="auto"/>
            <w:vAlign w:val="center"/>
          </w:tcPr>
          <w:p w14:paraId="7B43F6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15.65</w:t>
            </w:r>
          </w:p>
        </w:tc>
        <w:tc>
          <w:tcPr>
            <w:tcW w:w="1870" w:type="dxa"/>
            <w:shd w:val="clear" w:color="auto" w:fill="auto"/>
            <w:vAlign w:val="center"/>
          </w:tcPr>
          <w:p w14:paraId="79476B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-3.559</w:t>
            </w:r>
          </w:p>
        </w:tc>
        <w:tc>
          <w:tcPr>
            <w:tcW w:w="1870" w:type="dxa"/>
            <w:shd w:val="clear" w:color="auto" w:fill="auto"/>
            <w:vAlign w:val="center"/>
          </w:tcPr>
          <w:p w14:paraId="43EB10F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0.000588</w:t>
            </w:r>
          </w:p>
        </w:tc>
      </w:tr>
    </w:tbl>
    <w:p w14:paraId="2216FC5F" w14:textId="77777777" w:rsidR="00882DA8" w:rsidRPr="00AA7C5F" w:rsidRDefault="00882DA8" w:rsidP="00882DA8">
      <w:pPr>
        <w:spacing w:line="480" w:lineRule="auto"/>
        <w:jc w:val="both"/>
        <w:rPr>
          <w:rFonts w:ascii="Times New Roman" w:hAnsi="Times New Roman" w:cs="Times New Roman"/>
        </w:rPr>
      </w:pPr>
    </w:p>
    <w:p w14:paraId="66DC97DC" w14:textId="6F5D1F53"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the two previous statements, those who identified themselves as centrist showed a lower level of agreement with this statement than those who identified their political orientation as center-right, </w:t>
      </w:r>
      <w:del w:id="891" w:author="Kendra Dickinson" w:date="2024-03-25T10:32:00Z">
        <w:r w:rsidRPr="00AA7C5F" w:rsidDel="00286B68">
          <w:rPr>
            <w:rFonts w:ascii="Times New Roman" w:hAnsi="Times New Roman" w:cs="Times New Roman"/>
          </w:rPr>
          <w:delText>which seems to confirm the</w:delText>
        </w:r>
      </w:del>
      <w:ins w:id="892" w:author="Kendra Dickinson" w:date="2024-03-25T10:32:00Z">
        <w:r w:rsidR="00286B68">
          <w:rPr>
            <w:rFonts w:ascii="Times New Roman" w:hAnsi="Times New Roman" w:cs="Times New Roman"/>
          </w:rPr>
          <w:t>reinforcing the</w:t>
        </w:r>
      </w:ins>
      <w:r w:rsidRPr="00AA7C5F">
        <w:rPr>
          <w:rFonts w:ascii="Times New Roman" w:hAnsi="Times New Roman" w:cs="Times New Roman"/>
        </w:rPr>
        <w:t xml:space="preserve"> emerging trend proposed previously. Additionally, the analysis also revealed considerably more consensus among participants with a more progressive ideology, as opposed to those with a more conservative ideology, as shown by the much wider range of responses in Figure </w:t>
      </w:r>
      <w:r w:rsidR="007A177F" w:rsidRPr="00AA7C5F">
        <w:rPr>
          <w:rFonts w:ascii="Times New Roman" w:hAnsi="Times New Roman" w:cs="Times New Roman"/>
        </w:rPr>
        <w:t>6</w:t>
      </w:r>
      <w:r w:rsidRPr="00AA7C5F">
        <w:rPr>
          <w:rFonts w:ascii="Times New Roman" w:hAnsi="Times New Roman" w:cs="Times New Roman"/>
        </w:rPr>
        <w:t>.</w:t>
      </w:r>
    </w:p>
    <w:p w14:paraId="37BABA79" w14:textId="655A1B5E" w:rsidR="00882DA8" w:rsidRPr="00AA7C5F" w:rsidDel="009F4FE8" w:rsidRDefault="00882DA8" w:rsidP="00882DA8">
      <w:pPr>
        <w:spacing w:line="480" w:lineRule="auto"/>
        <w:jc w:val="both"/>
        <w:rPr>
          <w:del w:id="893" w:author="Alejandro Andreas Jaume Losa" w:date="2024-04-10T18:41:00Z"/>
          <w:rFonts w:ascii="Times New Roman" w:hAnsi="Times New Roman" w:cs="Times New Roman"/>
        </w:rPr>
      </w:pPr>
      <w:del w:id="894" w:author="Alejandro Andreas Jaume Losa" w:date="2024-04-10T18:41: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6</w:delText>
        </w:r>
        <w:r w:rsidRPr="00AA7C5F" w:rsidDel="009F4FE8">
          <w:rPr>
            <w:rFonts w:ascii="Times New Roman" w:hAnsi="Times New Roman" w:cs="Times New Roman"/>
            <w:b/>
            <w:bCs/>
          </w:rPr>
          <w:delText xml:space="preserve">. </w:delText>
        </w:r>
        <w:r w:rsidRPr="00AA7C5F" w:rsidDel="009F4FE8">
          <w:rPr>
            <w:rFonts w:ascii="Times New Roman" w:hAnsi="Times New Roman" w:cs="Times New Roman"/>
          </w:rPr>
          <w:delText>Participant responses to the statement ‘I like to use Catalan’.</w:delText>
        </w:r>
      </w:del>
    </w:p>
    <w:p w14:paraId="11908ED9" w14:textId="4B432FA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Pr="00AA7C5F">
        <w:rPr>
          <w:rFonts w:ascii="Times New Roman" w:hAnsi="Times New Roman" w:cs="Times New Roman"/>
        </w:rPr>
        <w:tab/>
      </w:r>
      <w:ins w:id="895" w:author="Alejandro Andreas Jaume Losa" w:date="2024-04-10T18:41:00Z">
        <w:r w:rsidR="009F4FE8" w:rsidRPr="00AA7C5F">
          <w:rPr>
            <w:rFonts w:ascii="Times New Roman" w:hAnsi="Times New Roman" w:cs="Times New Roman"/>
            <w:b/>
            <w:bCs/>
          </w:rPr>
          <w:t xml:space="preserve">Figure 6. </w:t>
        </w:r>
        <w:r w:rsidR="009F4FE8" w:rsidRPr="00AA7C5F">
          <w:rPr>
            <w:rFonts w:ascii="Times New Roman" w:hAnsi="Times New Roman" w:cs="Times New Roman"/>
          </w:rPr>
          <w:t>Participant responses to the statement ‘I like to use Catalan’.</w:t>
        </w:r>
      </w:ins>
    </w:p>
    <w:p w14:paraId="71C4DAF8" w14:textId="35B32396" w:rsidR="00882DA8" w:rsidRPr="00AA7C5F" w:rsidRDefault="00882DA8" w:rsidP="0080544E">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Participant responses to the statements ‘Sometimes I feel compelled to use Catalan</w:t>
      </w:r>
      <w:ins w:id="896" w:author="Alejandro Andreas Jaume Losa" w:date="2024-04-10T09:18:00Z">
        <w:r w:rsidR="008C06C5">
          <w:rPr>
            <w:rFonts w:ascii="Times New Roman" w:hAnsi="Times New Roman" w:cs="Times New Roman"/>
          </w:rPr>
          <w:t>’</w:t>
        </w:r>
      </w:ins>
      <w:del w:id="897"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 xml:space="preserve"> and </w:t>
      </w:r>
      <w:ins w:id="898" w:author="Alejandro Andreas Jaume Losa" w:date="2024-04-10T09:18:00Z">
        <w:r w:rsidR="008C06C5">
          <w:rPr>
            <w:rFonts w:ascii="Times New Roman" w:hAnsi="Times New Roman" w:cs="Times New Roman"/>
          </w:rPr>
          <w:t>‘</w:t>
        </w:r>
      </w:ins>
      <w:del w:id="899" w:author="Alejandro Andreas Jaume Losa" w:date="2024-04-10T09:18:00Z">
        <w:r w:rsidRPr="00AA7C5F" w:rsidDel="008C06C5">
          <w:rPr>
            <w:rFonts w:ascii="Times New Roman" w:hAnsi="Times New Roman" w:cs="Times New Roman"/>
          </w:rPr>
          <w:delText>“</w:delText>
        </w:r>
      </w:del>
      <w:r w:rsidRPr="00AA7C5F">
        <w:rPr>
          <w:rFonts w:ascii="Times New Roman" w:hAnsi="Times New Roman" w:cs="Times New Roman"/>
        </w:rPr>
        <w:t>Sometimes I feel compelled to use Spanish</w:t>
      </w:r>
      <w:ins w:id="900" w:author="Alejandro Andreas Jaume Losa" w:date="2024-04-10T09:19:00Z">
        <w:r w:rsidR="008C06C5">
          <w:rPr>
            <w:rFonts w:ascii="Times New Roman" w:hAnsi="Times New Roman" w:cs="Times New Roman"/>
          </w:rPr>
          <w:t>’</w:t>
        </w:r>
      </w:ins>
      <w:del w:id="901" w:author="Alejandro Andreas Jaume Losa" w:date="2024-04-10T09:19:00Z">
        <w:r w:rsidRPr="00AA7C5F" w:rsidDel="008C06C5">
          <w:rPr>
            <w:rFonts w:ascii="Times New Roman" w:hAnsi="Times New Roman" w:cs="Times New Roman"/>
          </w:rPr>
          <w:delText>”</w:delText>
        </w:r>
      </w:del>
      <w:r w:rsidRPr="00AA7C5F">
        <w:rPr>
          <w:rFonts w:ascii="Times New Roman" w:hAnsi="Times New Roman" w:cs="Times New Roman"/>
        </w:rPr>
        <w:t xml:space="preserve"> also </w:t>
      </w:r>
      <w:del w:id="902" w:author="Alejandro Andreas Jaume Losa" w:date="2024-04-02T12:13:00Z">
        <w:r w:rsidRPr="00AA7C5F" w:rsidDel="0080544E">
          <w:rPr>
            <w:rFonts w:ascii="Times New Roman" w:hAnsi="Times New Roman" w:cs="Times New Roman"/>
          </w:rPr>
          <w:delText xml:space="preserve">showed </w:delText>
        </w:r>
        <w:commentRangeStart w:id="903"/>
        <w:r w:rsidRPr="00AA7C5F" w:rsidDel="0080544E">
          <w:rPr>
            <w:rFonts w:ascii="Times New Roman" w:hAnsi="Times New Roman" w:cs="Times New Roman"/>
          </w:rPr>
          <w:delText>interesting differences</w:delText>
        </w:r>
        <w:commentRangeEnd w:id="903"/>
        <w:r w:rsidR="00664CD9" w:rsidDel="0080544E">
          <w:rPr>
            <w:rStyle w:val="CommentReference"/>
            <w:rFonts w:ascii="Times New Roman" w:eastAsia="Times New Roman" w:hAnsi="Times New Roman" w:cs="Times New Roman"/>
            <w:kern w:val="0"/>
            <w14:ligatures w14:val="none"/>
          </w:rPr>
          <w:commentReference w:id="903"/>
        </w:r>
      </w:del>
      <w:ins w:id="904" w:author="Alejandro Andreas Jaume Losa" w:date="2024-04-02T12:13:00Z">
        <w:r w:rsidR="0080544E">
          <w:rPr>
            <w:rFonts w:ascii="Times New Roman" w:hAnsi="Times New Roman" w:cs="Times New Roman"/>
          </w:rPr>
          <w:t>diverged notably</w:t>
        </w:r>
      </w:ins>
      <w:r w:rsidRPr="00AA7C5F">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23.76),</w:t>
      </w:r>
      <w:ins w:id="905" w:author="Alejandro Andreas Jaume Losa" w:date="2024-04-02T12:14:00Z">
        <w:r w:rsidR="0080544E">
          <w:rPr>
            <w:rFonts w:ascii="Times New Roman" w:hAnsi="Times New Roman" w:cs="Times New Roman"/>
          </w:rPr>
          <w:t xml:space="preserve"> </w:t>
        </w:r>
      </w:ins>
      <w:ins w:id="906" w:author="Alejandro Andreas Jaume Losa" w:date="2024-04-10T09:19:00Z">
        <w:r w:rsidR="008C06C5">
          <w:rPr>
            <w:rFonts w:ascii="Times New Roman" w:hAnsi="Times New Roman" w:cs="Times New Roman"/>
          </w:rPr>
          <w:t>indicating that these particular attitudes are not connected to political orientation in these data</w:t>
        </w:r>
      </w:ins>
      <w:ins w:id="907" w:author="Alejandro Andreas Jaume Losa" w:date="2024-04-02T12:14:00Z">
        <w:r w:rsidR="0080544E">
          <w:rPr>
            <w:rFonts w:ascii="Times New Roman" w:hAnsi="Times New Roman" w:cs="Times New Roman"/>
          </w:rPr>
          <w:t>.</w:t>
        </w:r>
      </w:ins>
      <w:r w:rsidRPr="00AA7C5F">
        <w:rPr>
          <w:rFonts w:ascii="Times New Roman" w:hAnsi="Times New Roman" w:cs="Times New Roman"/>
        </w:rPr>
        <w:t xml:space="preserve"> </w:t>
      </w:r>
      <w:del w:id="908" w:author="Alejandro Andreas Jaume Losa" w:date="2024-04-02T12:14:00Z">
        <w:r w:rsidRPr="00AA7C5F" w:rsidDel="0080544E">
          <w:rPr>
            <w:rFonts w:ascii="Times New Roman" w:hAnsi="Times New Roman" w:cs="Times New Roman"/>
          </w:rPr>
          <w:delText xml:space="preserve">indicating </w:delText>
        </w:r>
        <w:commentRangeStart w:id="909"/>
        <w:commentRangeStart w:id="910"/>
        <w:r w:rsidRPr="00AA7C5F" w:rsidDel="0080544E">
          <w:rPr>
            <w:rFonts w:ascii="Times New Roman" w:hAnsi="Times New Roman" w:cs="Times New Roman"/>
          </w:rPr>
          <w:delText xml:space="preserve">general consensus regarding attitudes towards Catalan. </w:delText>
        </w:r>
        <w:commentRangeEnd w:id="909"/>
        <w:r w:rsidR="00664CD9" w:rsidDel="0080544E">
          <w:rPr>
            <w:rStyle w:val="CommentReference"/>
            <w:rFonts w:ascii="Times New Roman" w:eastAsia="Times New Roman" w:hAnsi="Times New Roman" w:cs="Times New Roman"/>
            <w:kern w:val="0"/>
            <w14:ligatures w14:val="none"/>
          </w:rPr>
          <w:commentReference w:id="909"/>
        </w:r>
        <w:commentRangeEnd w:id="910"/>
        <w:r w:rsidR="00664CD9" w:rsidDel="0080544E">
          <w:rPr>
            <w:rStyle w:val="CommentReference"/>
            <w:rFonts w:ascii="Times New Roman" w:eastAsia="Times New Roman" w:hAnsi="Times New Roman" w:cs="Times New Roman"/>
            <w:kern w:val="0"/>
            <w14:ligatures w14:val="none"/>
          </w:rPr>
          <w:commentReference w:id="910"/>
        </w:r>
      </w:del>
      <w:r w:rsidRPr="00AA7C5F">
        <w:rPr>
          <w:rFonts w:ascii="Times New Roman" w:hAnsi="Times New Roman" w:cs="Times New Roman"/>
        </w:rPr>
        <w:t xml:space="preserve">However, when participants were presented with the statement </w:t>
      </w:r>
      <w:ins w:id="911" w:author="Alejandro Andreas Jaume Losa" w:date="2024-04-10T09:19:00Z">
        <w:r w:rsidR="008C06C5">
          <w:rPr>
            <w:rFonts w:ascii="Times New Roman" w:hAnsi="Times New Roman" w:cs="Times New Roman"/>
          </w:rPr>
          <w:t>‘</w:t>
        </w:r>
      </w:ins>
      <w:del w:id="912" w:author="Alejandro Andreas Jaume Losa" w:date="2024-04-10T09:19:00Z">
        <w:r w:rsidRPr="00AA7C5F" w:rsidDel="008C06C5">
          <w:rPr>
            <w:rFonts w:ascii="Times New Roman" w:hAnsi="Times New Roman" w:cs="Times New Roman"/>
          </w:rPr>
          <w:delText>“</w:delText>
        </w:r>
      </w:del>
      <w:r w:rsidRPr="00AA7C5F">
        <w:rPr>
          <w:rFonts w:ascii="Times New Roman" w:hAnsi="Times New Roman" w:cs="Times New Roman"/>
        </w:rPr>
        <w:t>Sometimes I feel compelled to use Spanish</w:t>
      </w:r>
      <w:ins w:id="913" w:author="Alejandro Andreas Jaume Losa" w:date="2024-04-10T09:19:00Z">
        <w:r w:rsidR="008C06C5">
          <w:rPr>
            <w:rFonts w:ascii="Times New Roman" w:hAnsi="Times New Roman" w:cs="Times New Roman"/>
          </w:rPr>
          <w:t>’</w:t>
        </w:r>
      </w:ins>
      <w:del w:id="914" w:author="Alejandro Andreas Jaume Losa" w:date="2024-04-10T09:19:00Z">
        <w:r w:rsidRPr="00AA7C5F" w:rsidDel="008C06C5">
          <w:rPr>
            <w:rFonts w:ascii="Times New Roman" w:hAnsi="Times New Roman" w:cs="Times New Roman"/>
          </w:rPr>
          <w:delText>”</w:delText>
        </w:r>
      </w:del>
      <w:r w:rsidRPr="00AA7C5F">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ins w:id="915" w:author="Alejandro Andreas Jaume Losa" w:date="2024-04-10T18:50:00Z">
        <w:r w:rsidR="0005100F">
          <w:rPr>
            <w:rFonts w:ascii="Times New Roman" w:hAnsi="Times New Roman" w:cs="Times New Roman"/>
          </w:rPr>
          <w:t>5</w:t>
        </w:r>
      </w:ins>
      <w:del w:id="916" w:author="Alejandro Andreas Jaume Losa" w:date="2024-04-10T18:50:00Z">
        <w:r w:rsidR="0070546B" w:rsidRPr="00AA7C5F" w:rsidDel="0005100F">
          <w:rPr>
            <w:rFonts w:ascii="Times New Roman" w:hAnsi="Times New Roman" w:cs="Times New Roman"/>
          </w:rPr>
          <w:delText>6</w:delText>
        </w:r>
      </w:del>
      <w:r w:rsidRPr="00AA7C5F">
        <w:rPr>
          <w:rFonts w:ascii="Times New Roman" w:hAnsi="Times New Roman" w:cs="Times New Roman"/>
        </w:rPr>
        <w:t xml:space="preserve">. </w:t>
      </w:r>
    </w:p>
    <w:p w14:paraId="28114884" w14:textId="21279719"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ins w:id="917" w:author="Alejandro Andreas Jaume Losa" w:date="2024-04-10T18:50:00Z">
        <w:r w:rsidR="0005100F">
          <w:rPr>
            <w:rFonts w:ascii="Times New Roman" w:hAnsi="Times New Roman" w:cs="Times New Roman"/>
            <w:b/>
            <w:bCs/>
          </w:rPr>
          <w:t>5</w:t>
        </w:r>
      </w:ins>
      <w:del w:id="918" w:author="Alejandro Andreas Jaume Losa" w:date="2024-04-10T18:50:00Z">
        <w:r w:rsidR="0070546B" w:rsidRPr="00AA7C5F" w:rsidDel="0005100F">
          <w:rPr>
            <w:rFonts w:ascii="Times New Roman" w:hAnsi="Times New Roman" w:cs="Times New Roman"/>
            <w:b/>
            <w:bCs/>
          </w:rPr>
          <w:delText>6</w:delText>
        </w:r>
      </w:del>
      <w:r w:rsidR="0070546B" w:rsidRPr="00AA7C5F">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8D71D7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4F91738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A0A0F6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82.57</w:t>
            </w:r>
          </w:p>
        </w:tc>
        <w:tc>
          <w:tcPr>
            <w:tcW w:w="1870" w:type="dxa"/>
            <w:shd w:val="clear" w:color="auto" w:fill="auto"/>
            <w:vAlign w:val="center"/>
          </w:tcPr>
          <w:p w14:paraId="475B8E1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13.00</w:t>
            </w:r>
          </w:p>
        </w:tc>
        <w:tc>
          <w:tcPr>
            <w:tcW w:w="1870" w:type="dxa"/>
            <w:shd w:val="clear" w:color="auto" w:fill="auto"/>
            <w:vAlign w:val="center"/>
          </w:tcPr>
          <w:p w14:paraId="1E664CD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6.351</w:t>
            </w:r>
          </w:p>
        </w:tc>
        <w:tc>
          <w:tcPr>
            <w:tcW w:w="1870" w:type="dxa"/>
            <w:shd w:val="clear" w:color="auto" w:fill="auto"/>
            <w:vAlign w:val="center"/>
          </w:tcPr>
          <w:p w14:paraId="559F8B9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7.77e-09</w:t>
            </w:r>
          </w:p>
        </w:tc>
      </w:tr>
      <w:tr w:rsidR="00882DA8" w:rsidRPr="00AA7C5F"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C6869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-19.11</w:t>
            </w:r>
          </w:p>
        </w:tc>
        <w:tc>
          <w:tcPr>
            <w:tcW w:w="1870" w:type="dxa"/>
            <w:shd w:val="clear" w:color="auto" w:fill="auto"/>
            <w:vAlign w:val="center"/>
          </w:tcPr>
          <w:p w14:paraId="5C9534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13.92</w:t>
            </w:r>
          </w:p>
        </w:tc>
        <w:tc>
          <w:tcPr>
            <w:tcW w:w="1870" w:type="dxa"/>
            <w:shd w:val="clear" w:color="auto" w:fill="auto"/>
            <w:vAlign w:val="center"/>
          </w:tcPr>
          <w:p w14:paraId="6315CB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-1.373</w:t>
            </w:r>
          </w:p>
        </w:tc>
        <w:tc>
          <w:tcPr>
            <w:tcW w:w="1870" w:type="dxa"/>
            <w:shd w:val="clear" w:color="auto" w:fill="auto"/>
            <w:vAlign w:val="center"/>
          </w:tcPr>
          <w:p w14:paraId="5624EDC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0.17293</w:t>
            </w:r>
          </w:p>
        </w:tc>
      </w:tr>
      <w:tr w:rsidR="00882DA8" w:rsidRPr="00AA7C5F"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-31.971</w:t>
            </w:r>
          </w:p>
        </w:tc>
        <w:tc>
          <w:tcPr>
            <w:tcW w:w="1870" w:type="dxa"/>
            <w:shd w:val="clear" w:color="auto" w:fill="auto"/>
            <w:vAlign w:val="center"/>
          </w:tcPr>
          <w:p w14:paraId="52D3C94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15.11</w:t>
            </w:r>
          </w:p>
        </w:tc>
        <w:tc>
          <w:tcPr>
            <w:tcW w:w="1870" w:type="dxa"/>
            <w:shd w:val="clear" w:color="auto" w:fill="auto"/>
            <w:vAlign w:val="center"/>
          </w:tcPr>
          <w:p w14:paraId="21DCE5C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-2.117</w:t>
            </w:r>
          </w:p>
        </w:tc>
        <w:tc>
          <w:tcPr>
            <w:tcW w:w="1870" w:type="dxa"/>
            <w:shd w:val="clear" w:color="auto" w:fill="auto"/>
            <w:vAlign w:val="center"/>
          </w:tcPr>
          <w:p w14:paraId="3269013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0.03697</w:t>
            </w:r>
          </w:p>
        </w:tc>
      </w:tr>
      <w:tr w:rsidR="00882DA8" w:rsidRPr="00AA7C5F"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9FA53A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-54.17</w:t>
            </w:r>
          </w:p>
        </w:tc>
        <w:tc>
          <w:tcPr>
            <w:tcW w:w="1870" w:type="dxa"/>
            <w:shd w:val="clear" w:color="auto" w:fill="auto"/>
            <w:vAlign w:val="center"/>
          </w:tcPr>
          <w:p w14:paraId="6367E54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20.14</w:t>
            </w:r>
          </w:p>
        </w:tc>
        <w:tc>
          <w:tcPr>
            <w:tcW w:w="1870" w:type="dxa"/>
            <w:shd w:val="clear" w:color="auto" w:fill="auto"/>
            <w:vAlign w:val="center"/>
          </w:tcPr>
          <w:p w14:paraId="23D3330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-2.690</w:t>
            </w:r>
          </w:p>
        </w:tc>
        <w:tc>
          <w:tcPr>
            <w:tcW w:w="1870" w:type="dxa"/>
            <w:shd w:val="clear" w:color="auto" w:fill="auto"/>
            <w:vAlign w:val="center"/>
          </w:tcPr>
          <w:p w14:paraId="785863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0.00848</w:t>
            </w:r>
          </w:p>
        </w:tc>
      </w:tr>
      <w:tr w:rsidR="00882DA8" w:rsidRPr="00AA7C5F"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-74.07</w:t>
            </w:r>
          </w:p>
        </w:tc>
        <w:tc>
          <w:tcPr>
            <w:tcW w:w="1870" w:type="dxa"/>
            <w:shd w:val="clear" w:color="auto" w:fill="auto"/>
            <w:vAlign w:val="center"/>
          </w:tcPr>
          <w:p w14:paraId="1BDDA71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16.36</w:t>
            </w:r>
          </w:p>
        </w:tc>
        <w:tc>
          <w:tcPr>
            <w:tcW w:w="1870" w:type="dxa"/>
            <w:shd w:val="clear" w:color="auto" w:fill="auto"/>
            <w:vAlign w:val="center"/>
          </w:tcPr>
          <w:p w14:paraId="2160F14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-4.528</w:t>
            </w:r>
          </w:p>
        </w:tc>
        <w:tc>
          <w:tcPr>
            <w:tcW w:w="1870" w:type="dxa"/>
            <w:shd w:val="clear" w:color="auto" w:fill="auto"/>
            <w:vAlign w:val="center"/>
          </w:tcPr>
          <w:p w14:paraId="1F161B2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1.76e-05</w:t>
            </w:r>
          </w:p>
        </w:tc>
      </w:tr>
      <w:tr w:rsidR="00882DA8" w:rsidRPr="00AA7C5F"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189A723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-60.86</w:t>
            </w:r>
          </w:p>
        </w:tc>
        <w:tc>
          <w:tcPr>
            <w:tcW w:w="1870" w:type="dxa"/>
            <w:shd w:val="clear" w:color="auto" w:fill="auto"/>
            <w:vAlign w:val="center"/>
          </w:tcPr>
          <w:p w14:paraId="781CEBF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18.39</w:t>
            </w:r>
          </w:p>
        </w:tc>
        <w:tc>
          <w:tcPr>
            <w:tcW w:w="1870" w:type="dxa"/>
            <w:shd w:val="clear" w:color="auto" w:fill="auto"/>
            <w:vAlign w:val="center"/>
          </w:tcPr>
          <w:p w14:paraId="08964F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-3.310</w:t>
            </w:r>
          </w:p>
        </w:tc>
        <w:tc>
          <w:tcPr>
            <w:tcW w:w="1870" w:type="dxa"/>
            <w:shd w:val="clear" w:color="auto" w:fill="auto"/>
            <w:vAlign w:val="center"/>
          </w:tcPr>
          <w:p w14:paraId="097CA3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0.00133</w:t>
            </w:r>
          </w:p>
        </w:tc>
      </w:tr>
    </w:tbl>
    <w:p w14:paraId="19A44CE7" w14:textId="77777777" w:rsidR="00882DA8" w:rsidRPr="00AA7C5F" w:rsidRDefault="00882DA8" w:rsidP="00882DA8">
      <w:pPr>
        <w:spacing w:line="480" w:lineRule="auto"/>
        <w:jc w:val="both"/>
        <w:rPr>
          <w:rFonts w:ascii="Times New Roman" w:hAnsi="Times New Roman" w:cs="Times New Roman"/>
        </w:rPr>
      </w:pPr>
    </w:p>
    <w:p w14:paraId="26ACC7FD" w14:textId="3FC500CB" w:rsidR="00882DA8" w:rsidRPr="00AA7C5F" w:rsidRDefault="00882DA8" w:rsidP="00E428C1">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the analysis also revealed more consensus among conservative participants, as opposed to those with a more progressive political ideology, as shown by the much wider range of responses in Figure </w:t>
      </w:r>
      <w:r w:rsidR="007A177F" w:rsidRPr="00AA7C5F">
        <w:rPr>
          <w:rFonts w:ascii="Times New Roman" w:hAnsi="Times New Roman" w:cs="Times New Roman"/>
        </w:rPr>
        <w:t>7</w:t>
      </w:r>
      <w:r w:rsidRPr="00AA7C5F">
        <w:rPr>
          <w:rFonts w:ascii="Times New Roman" w:hAnsi="Times New Roman" w:cs="Times New Roman"/>
        </w:rPr>
        <w:t>.</w:t>
      </w:r>
    </w:p>
    <w:p w14:paraId="4D810C93" w14:textId="51636E72" w:rsidR="00882DA8" w:rsidRPr="00AA7C5F" w:rsidDel="009F4FE8" w:rsidRDefault="00882DA8" w:rsidP="00882DA8">
      <w:pPr>
        <w:spacing w:line="480" w:lineRule="auto"/>
        <w:jc w:val="both"/>
        <w:rPr>
          <w:del w:id="919" w:author="Alejandro Andreas Jaume Losa" w:date="2024-04-10T18:41:00Z"/>
          <w:rFonts w:ascii="Times New Roman" w:hAnsi="Times New Roman" w:cs="Times New Roman"/>
        </w:rPr>
      </w:pPr>
      <w:del w:id="920" w:author="Alejandro Andreas Jaume Losa" w:date="2024-04-10T18:41: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 xml:space="preserve">7. </w:delText>
        </w:r>
        <w:r w:rsidRPr="00AA7C5F" w:rsidDel="009F4FE8">
          <w:rPr>
            <w:rFonts w:ascii="Times New Roman" w:hAnsi="Times New Roman" w:cs="Times New Roman"/>
          </w:rPr>
          <w:delText>Participant responses to the statement ‘Sometimes I feel compelled to use Spanish’.</w:delText>
        </w:r>
      </w:del>
    </w:p>
    <w:p w14:paraId="6ACC512C"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Default="009F4FE8" w:rsidP="009F4FE8">
      <w:pPr>
        <w:spacing w:line="480" w:lineRule="auto"/>
        <w:jc w:val="center"/>
        <w:rPr>
          <w:ins w:id="921" w:author="Alejandro Andreas Jaume Losa" w:date="2024-04-10T18:41:00Z"/>
          <w:rFonts w:ascii="Times New Roman" w:hAnsi="Times New Roman" w:cs="Times New Roman"/>
        </w:rPr>
        <w:pPrChange w:id="922" w:author="Alejandro Andreas Jaume Losa" w:date="2024-04-10T18:41:00Z">
          <w:pPr>
            <w:spacing w:line="480" w:lineRule="auto"/>
            <w:ind w:firstLine="720"/>
            <w:jc w:val="both"/>
          </w:pPr>
        </w:pPrChange>
      </w:pPr>
      <w:ins w:id="923" w:author="Alejandro Andreas Jaume Losa" w:date="2024-04-10T18:41:00Z">
        <w:r w:rsidRPr="00AA7C5F">
          <w:rPr>
            <w:rFonts w:ascii="Times New Roman" w:hAnsi="Times New Roman" w:cs="Times New Roman"/>
            <w:b/>
            <w:bCs/>
          </w:rPr>
          <w:t xml:space="preserve">Figure 7. </w:t>
        </w:r>
        <w:r w:rsidRPr="00AA7C5F">
          <w:rPr>
            <w:rFonts w:ascii="Times New Roman" w:hAnsi="Times New Roman" w:cs="Times New Roman"/>
          </w:rPr>
          <w:t>Participant responses to the statement ‘Sometimes I feel compelled to use Spanish’.</w:t>
        </w:r>
      </w:ins>
    </w:p>
    <w:p w14:paraId="3B52E2CC" w14:textId="279ED2D5"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 try to use Catalan whenever I can</w:t>
      </w:r>
      <w:ins w:id="924" w:author="Alejandro Andreas Jaume Losa" w:date="2024-04-10T09:19:00Z">
        <w:r w:rsidR="008C06C5">
          <w:rPr>
            <w:rFonts w:ascii="Times New Roman" w:hAnsi="Times New Roman" w:cs="Times New Roman"/>
          </w:rPr>
          <w:t>’</w:t>
        </w:r>
      </w:ins>
      <w:del w:id="925" w:author="Alejandro Andreas Jaume Losa" w:date="2024-04-10T09:19:00Z">
        <w:r w:rsidRPr="00AA7C5F" w:rsidDel="008C06C5">
          <w:rPr>
            <w:rFonts w:ascii="Times New Roman" w:hAnsi="Times New Roman" w:cs="Times New Roman"/>
          </w:rPr>
          <w:delText>”</w:delText>
        </w:r>
      </w:del>
      <w:r w:rsidRPr="00AA7C5F">
        <w:rPr>
          <w:rFonts w:ascii="Times New Roman" w:hAnsi="Times New Roman" w:cs="Times New Roman"/>
        </w:rPr>
        <w:t xml:space="preserve"> and ‘I try to use Spanish whenever I can’ </w:t>
      </w:r>
      <w:del w:id="926" w:author="Alejandro Andreas Jaume Losa" w:date="2024-04-02T12:15:00Z">
        <w:r w:rsidRPr="00AA7C5F" w:rsidDel="0080544E">
          <w:rPr>
            <w:rFonts w:ascii="Times New Roman" w:hAnsi="Times New Roman" w:cs="Times New Roman"/>
          </w:rPr>
          <w:delText xml:space="preserve">showed </w:delText>
        </w:r>
      </w:del>
      <w:ins w:id="927" w:author="Alejandro Andreas Jaume Losa" w:date="2024-04-02T12:15:00Z">
        <w:r w:rsidR="0080544E">
          <w:rPr>
            <w:rFonts w:ascii="Times New Roman" w:hAnsi="Times New Roman" w:cs="Times New Roman"/>
          </w:rPr>
          <w:t>also showed opposi</w:t>
        </w:r>
      </w:ins>
      <w:ins w:id="928" w:author="Alejandro Andreas Jaume Losa" w:date="2024-04-02T12:16:00Z">
        <w:r w:rsidR="0080544E">
          <w:rPr>
            <w:rFonts w:ascii="Times New Roman" w:hAnsi="Times New Roman" w:cs="Times New Roman"/>
          </w:rPr>
          <w:t xml:space="preserve">te trends. </w:t>
        </w:r>
      </w:ins>
      <w:commentRangeStart w:id="929"/>
      <w:del w:id="930" w:author="Alejandro Andreas Jaume Losa" w:date="2024-04-02T12:16:00Z">
        <w:r w:rsidRPr="00AA7C5F" w:rsidDel="0080544E">
          <w:rPr>
            <w:rFonts w:ascii="Times New Roman" w:hAnsi="Times New Roman" w:cs="Times New Roman"/>
          </w:rPr>
          <w:delText>interesting results</w:delText>
        </w:r>
        <w:commentRangeEnd w:id="929"/>
        <w:r w:rsidR="004A3D3C" w:rsidDel="0080544E">
          <w:rPr>
            <w:rStyle w:val="CommentReference"/>
            <w:rFonts w:ascii="Times New Roman" w:eastAsia="Times New Roman" w:hAnsi="Times New Roman" w:cs="Times New Roman"/>
            <w:kern w:val="0"/>
            <w14:ligatures w14:val="none"/>
          </w:rPr>
          <w:commentReference w:id="929"/>
        </w:r>
        <w:r w:rsidRPr="00AA7C5F" w:rsidDel="0080544E">
          <w:rPr>
            <w:rFonts w:ascii="Times New Roman" w:hAnsi="Times New Roman" w:cs="Times New Roman"/>
          </w:rPr>
          <w:delText xml:space="preserve">. </w:delText>
        </w:r>
      </w:del>
      <w:r w:rsidRPr="00AA7C5F">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w:t>
      </w:r>
      <w:del w:id="931" w:author="Kendra Dickinson [2]" w:date="2024-03-25T14:24:00Z">
        <w:r w:rsidRPr="00AA7C5F" w:rsidDel="004C52B3">
          <w:rPr>
            <w:rFonts w:ascii="Times New Roman" w:hAnsi="Times New Roman" w:cs="Times New Roman"/>
          </w:rPr>
          <w:delText xml:space="preserve">with it </w:delText>
        </w:r>
      </w:del>
      <w:r w:rsidRPr="00AA7C5F">
        <w:rPr>
          <w:rFonts w:ascii="Times New Roman" w:hAnsi="Times New Roman" w:cs="Times New Roman"/>
        </w:rPr>
        <w:t xml:space="preserve">than those who identified as conservative (center, center-right, and right), who showed a significantly lower level of agreement, as presented in Table </w:t>
      </w:r>
      <w:ins w:id="932" w:author="Alejandro Andreas Jaume Losa" w:date="2024-04-10T18:50:00Z">
        <w:r w:rsidR="0005100F">
          <w:rPr>
            <w:rFonts w:ascii="Times New Roman" w:hAnsi="Times New Roman" w:cs="Times New Roman"/>
          </w:rPr>
          <w:t>6</w:t>
        </w:r>
      </w:ins>
      <w:del w:id="933" w:author="Alejandro Andreas Jaume Losa" w:date="2024-04-10T18:50:00Z">
        <w:r w:rsidR="0070546B" w:rsidRPr="00AA7C5F" w:rsidDel="0005100F">
          <w:rPr>
            <w:rFonts w:ascii="Times New Roman" w:hAnsi="Times New Roman" w:cs="Times New Roman"/>
          </w:rPr>
          <w:delText>7</w:delText>
        </w:r>
      </w:del>
      <w:r w:rsidRPr="00AA7C5F">
        <w:rPr>
          <w:rFonts w:ascii="Times New Roman" w:hAnsi="Times New Roman" w:cs="Times New Roman"/>
        </w:rPr>
        <w:t xml:space="preserve">. </w:t>
      </w:r>
    </w:p>
    <w:p w14:paraId="75D36F78" w14:textId="6038F4C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ins w:id="934" w:author="Alejandro Andreas Jaume Losa" w:date="2024-04-10T18:50:00Z">
        <w:r w:rsidR="0005100F">
          <w:rPr>
            <w:rFonts w:ascii="Times New Roman" w:hAnsi="Times New Roman" w:cs="Times New Roman"/>
            <w:b/>
            <w:bCs/>
          </w:rPr>
          <w:t>6</w:t>
        </w:r>
      </w:ins>
      <w:del w:id="935" w:author="Alejandro Andreas Jaume Losa" w:date="2024-04-10T18:50:00Z">
        <w:r w:rsidR="0070546B" w:rsidRPr="00AA7C5F" w:rsidDel="0005100F">
          <w:rPr>
            <w:rFonts w:ascii="Times New Roman" w:hAnsi="Times New Roman" w:cs="Times New Roman"/>
            <w:b/>
            <w:bCs/>
          </w:rPr>
          <w:delText>7</w:delText>
        </w:r>
      </w:del>
      <w:r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1D5744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4D9E05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57F632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94.29</w:t>
            </w:r>
          </w:p>
        </w:tc>
        <w:tc>
          <w:tcPr>
            <w:tcW w:w="1870" w:type="dxa"/>
            <w:shd w:val="clear" w:color="auto" w:fill="auto"/>
            <w:vAlign w:val="center"/>
          </w:tcPr>
          <w:p w14:paraId="41F8455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12.46</w:t>
            </w:r>
          </w:p>
        </w:tc>
        <w:tc>
          <w:tcPr>
            <w:tcW w:w="1870" w:type="dxa"/>
            <w:shd w:val="clear" w:color="auto" w:fill="auto"/>
            <w:vAlign w:val="center"/>
          </w:tcPr>
          <w:p w14:paraId="6C89E2B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7.568</w:t>
            </w:r>
          </w:p>
        </w:tc>
        <w:tc>
          <w:tcPr>
            <w:tcW w:w="1870" w:type="dxa"/>
            <w:shd w:val="clear" w:color="auto" w:fill="auto"/>
            <w:vAlign w:val="center"/>
          </w:tcPr>
          <w:p w14:paraId="00CB6FD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2.67e-11</w:t>
            </w:r>
          </w:p>
        </w:tc>
      </w:tr>
      <w:tr w:rsidR="00882DA8" w:rsidRPr="00AA7C5F"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03DE67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-12.76</w:t>
            </w:r>
          </w:p>
        </w:tc>
        <w:tc>
          <w:tcPr>
            <w:tcW w:w="1870" w:type="dxa"/>
            <w:shd w:val="clear" w:color="auto" w:fill="auto"/>
            <w:vAlign w:val="center"/>
          </w:tcPr>
          <w:p w14:paraId="61BEF19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13.34</w:t>
            </w:r>
          </w:p>
        </w:tc>
        <w:tc>
          <w:tcPr>
            <w:tcW w:w="1870" w:type="dxa"/>
            <w:shd w:val="clear" w:color="auto" w:fill="auto"/>
            <w:vAlign w:val="center"/>
          </w:tcPr>
          <w:p w14:paraId="75480F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-0.957</w:t>
            </w:r>
          </w:p>
        </w:tc>
        <w:tc>
          <w:tcPr>
            <w:tcW w:w="1870" w:type="dxa"/>
            <w:shd w:val="clear" w:color="auto" w:fill="auto"/>
            <w:vAlign w:val="center"/>
          </w:tcPr>
          <w:p w14:paraId="688550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0.34093</w:t>
            </w:r>
          </w:p>
        </w:tc>
      </w:tr>
      <w:tr w:rsidR="00882DA8" w:rsidRPr="00AA7C5F"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Center-Left</w:t>
            </w:r>
          </w:p>
        </w:tc>
        <w:tc>
          <w:tcPr>
            <w:tcW w:w="1870" w:type="dxa"/>
            <w:shd w:val="clear" w:color="auto" w:fill="auto"/>
            <w:vAlign w:val="center"/>
          </w:tcPr>
          <w:p w14:paraId="6C04829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-16.19</w:t>
            </w:r>
          </w:p>
        </w:tc>
        <w:tc>
          <w:tcPr>
            <w:tcW w:w="1870" w:type="dxa"/>
            <w:shd w:val="clear" w:color="auto" w:fill="auto"/>
            <w:vAlign w:val="center"/>
          </w:tcPr>
          <w:p w14:paraId="0412EAB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14.47</w:t>
            </w:r>
          </w:p>
        </w:tc>
        <w:tc>
          <w:tcPr>
            <w:tcW w:w="1870" w:type="dxa"/>
            <w:shd w:val="clear" w:color="auto" w:fill="auto"/>
            <w:vAlign w:val="center"/>
          </w:tcPr>
          <w:p w14:paraId="64C365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-1.118</w:t>
            </w:r>
          </w:p>
        </w:tc>
        <w:tc>
          <w:tcPr>
            <w:tcW w:w="1870" w:type="dxa"/>
            <w:shd w:val="clear" w:color="auto" w:fill="auto"/>
            <w:vAlign w:val="center"/>
          </w:tcPr>
          <w:p w14:paraId="370A11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0.26636</w:t>
            </w:r>
          </w:p>
        </w:tc>
      </w:tr>
      <w:tr w:rsidR="00882DA8" w:rsidRPr="00AA7C5F"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A5E655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-48.89</w:t>
            </w:r>
          </w:p>
        </w:tc>
        <w:tc>
          <w:tcPr>
            <w:tcW w:w="1870" w:type="dxa"/>
            <w:shd w:val="clear" w:color="auto" w:fill="auto"/>
            <w:vAlign w:val="center"/>
          </w:tcPr>
          <w:p w14:paraId="22627C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19.30</w:t>
            </w:r>
          </w:p>
        </w:tc>
        <w:tc>
          <w:tcPr>
            <w:tcW w:w="1870" w:type="dxa"/>
            <w:shd w:val="clear" w:color="auto" w:fill="auto"/>
            <w:vAlign w:val="center"/>
          </w:tcPr>
          <w:p w14:paraId="3761F3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-2.533</w:t>
            </w:r>
          </w:p>
        </w:tc>
        <w:tc>
          <w:tcPr>
            <w:tcW w:w="1870" w:type="dxa"/>
            <w:shd w:val="clear" w:color="auto" w:fill="auto"/>
            <w:vAlign w:val="center"/>
          </w:tcPr>
          <w:p w14:paraId="43C9CC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0.01298</w:t>
            </w:r>
          </w:p>
        </w:tc>
      </w:tr>
      <w:tr w:rsidR="00882DA8" w:rsidRPr="00AA7C5F"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-47.70</w:t>
            </w:r>
          </w:p>
        </w:tc>
        <w:tc>
          <w:tcPr>
            <w:tcW w:w="1870" w:type="dxa"/>
            <w:shd w:val="clear" w:color="auto" w:fill="auto"/>
            <w:vAlign w:val="center"/>
          </w:tcPr>
          <w:p w14:paraId="1AEB37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15.68</w:t>
            </w:r>
          </w:p>
        </w:tc>
        <w:tc>
          <w:tcPr>
            <w:tcW w:w="1870" w:type="dxa"/>
            <w:shd w:val="clear" w:color="auto" w:fill="auto"/>
            <w:vAlign w:val="center"/>
          </w:tcPr>
          <w:p w14:paraId="4CAB1B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-3.043</w:t>
            </w:r>
          </w:p>
        </w:tc>
        <w:tc>
          <w:tcPr>
            <w:tcW w:w="1870" w:type="dxa"/>
            <w:shd w:val="clear" w:color="auto" w:fill="auto"/>
            <w:vAlign w:val="center"/>
          </w:tcPr>
          <w:p w14:paraId="5B57596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0.00304</w:t>
            </w:r>
          </w:p>
        </w:tc>
      </w:tr>
      <w:tr w:rsidR="00882DA8" w:rsidRPr="00AA7C5F"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7D4F18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-50.86</w:t>
            </w:r>
          </w:p>
        </w:tc>
        <w:tc>
          <w:tcPr>
            <w:tcW w:w="1870" w:type="dxa"/>
            <w:shd w:val="clear" w:color="auto" w:fill="auto"/>
            <w:vAlign w:val="center"/>
          </w:tcPr>
          <w:p w14:paraId="7F426F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17.62</w:t>
            </w:r>
          </w:p>
        </w:tc>
        <w:tc>
          <w:tcPr>
            <w:tcW w:w="1870" w:type="dxa"/>
            <w:shd w:val="clear" w:color="auto" w:fill="auto"/>
            <w:vAlign w:val="center"/>
          </w:tcPr>
          <w:p w14:paraId="32C623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-2.887</w:t>
            </w:r>
          </w:p>
        </w:tc>
        <w:tc>
          <w:tcPr>
            <w:tcW w:w="1870" w:type="dxa"/>
            <w:shd w:val="clear" w:color="auto" w:fill="auto"/>
            <w:vAlign w:val="center"/>
          </w:tcPr>
          <w:p w14:paraId="7644C88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0.00484</w:t>
            </w:r>
          </w:p>
        </w:tc>
      </w:tr>
    </w:tbl>
    <w:p w14:paraId="4E0FFE3D" w14:textId="77777777" w:rsidR="00882DA8" w:rsidRPr="00AA7C5F" w:rsidRDefault="00882DA8" w:rsidP="00882DA8">
      <w:pPr>
        <w:spacing w:line="480" w:lineRule="auto"/>
        <w:ind w:firstLine="720"/>
        <w:jc w:val="both"/>
        <w:rPr>
          <w:rFonts w:ascii="Times New Roman" w:hAnsi="Times New Roman" w:cs="Times New Roman"/>
        </w:rPr>
      </w:pPr>
    </w:p>
    <w:p w14:paraId="56994306" w14:textId="4E13BF50"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ins w:id="936" w:author="Alejandro Andreas Jaume Losa" w:date="2024-04-02T12:18:00Z">
        <w:r w:rsidR="0080544E">
          <w:rPr>
            <w:rFonts w:ascii="Times New Roman" w:hAnsi="Times New Roman" w:cs="Times New Roman"/>
          </w:rPr>
          <w:t xml:space="preserve"> Figure 8 illustrates show the responses of those who self-identified as centrist closely </w:t>
        </w:r>
      </w:ins>
      <w:ins w:id="937" w:author="Alejandro Andreas Jaume Losa" w:date="2024-04-02T12:19:00Z">
        <w:r w:rsidR="0080544E">
          <w:rPr>
            <w:rFonts w:ascii="Times New Roman" w:hAnsi="Times New Roman" w:cs="Times New Roman"/>
          </w:rPr>
          <w:t>resemble the responses of those who self-identified ideologically as center-right or right.</w:t>
        </w:r>
      </w:ins>
      <w:del w:id="938" w:author="Alejandro Andreas Jaume Losa" w:date="2024-04-02T12:19:00Z">
        <w:r w:rsidRPr="00AA7C5F" w:rsidDel="0080544E">
          <w:rPr>
            <w:rFonts w:ascii="Times New Roman" w:hAnsi="Times New Roman" w:cs="Times New Roman"/>
          </w:rPr>
          <w:delText xml:space="preserve"> </w:delText>
        </w:r>
        <w:commentRangeStart w:id="939"/>
        <w:r w:rsidRPr="00AA7C5F" w:rsidDel="0080544E">
          <w:rPr>
            <w:rFonts w:ascii="Times New Roman" w:hAnsi="Times New Roman" w:cs="Times New Roman"/>
          </w:rPr>
          <w:delText xml:space="preserve">Additionally, the analysis also revealed a greater level of consensus among progressive participants as opposed to among conservative participants, as shown by the much wider range of responses in Figure </w:delText>
        </w:r>
        <w:r w:rsidR="007A177F" w:rsidRPr="00AA7C5F" w:rsidDel="0080544E">
          <w:rPr>
            <w:rFonts w:ascii="Times New Roman" w:hAnsi="Times New Roman" w:cs="Times New Roman"/>
          </w:rPr>
          <w:delText>8</w:delText>
        </w:r>
        <w:r w:rsidRPr="00AA7C5F" w:rsidDel="0080544E">
          <w:rPr>
            <w:rFonts w:ascii="Times New Roman" w:hAnsi="Times New Roman" w:cs="Times New Roman"/>
          </w:rPr>
          <w:delText>.</w:delText>
        </w:r>
        <w:commentRangeEnd w:id="939"/>
        <w:r w:rsidR="00BE1AB4" w:rsidDel="0080544E">
          <w:rPr>
            <w:rStyle w:val="CommentReference"/>
            <w:rFonts w:ascii="Times New Roman" w:eastAsia="Times New Roman" w:hAnsi="Times New Roman" w:cs="Times New Roman"/>
            <w:kern w:val="0"/>
            <w14:ligatures w14:val="none"/>
          </w:rPr>
          <w:commentReference w:id="939"/>
        </w:r>
      </w:del>
    </w:p>
    <w:p w14:paraId="50AD275A" w14:textId="73B43EA2" w:rsidR="00882DA8" w:rsidRPr="00AA7C5F" w:rsidDel="009F4FE8" w:rsidRDefault="00882DA8" w:rsidP="00882DA8">
      <w:pPr>
        <w:spacing w:line="480" w:lineRule="auto"/>
        <w:jc w:val="both"/>
        <w:rPr>
          <w:del w:id="940" w:author="Alejandro Andreas Jaume Losa" w:date="2024-04-10T18:41:00Z"/>
          <w:rFonts w:ascii="Times New Roman" w:hAnsi="Times New Roman" w:cs="Times New Roman"/>
        </w:rPr>
      </w:pPr>
      <w:del w:id="941" w:author="Alejandro Andreas Jaume Losa" w:date="2024-04-10T18:41: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8.</w:delText>
        </w:r>
        <w:r w:rsidRPr="00AA7C5F" w:rsidDel="009F4FE8">
          <w:rPr>
            <w:rFonts w:ascii="Times New Roman" w:hAnsi="Times New Roman" w:cs="Times New Roman"/>
            <w:b/>
            <w:bCs/>
          </w:rPr>
          <w:delText xml:space="preserve"> </w:delText>
        </w:r>
        <w:r w:rsidRPr="00AA7C5F" w:rsidDel="009F4FE8">
          <w:rPr>
            <w:rFonts w:ascii="Times New Roman" w:hAnsi="Times New Roman" w:cs="Times New Roman"/>
          </w:rPr>
          <w:delText>Participant responses to the statement ‘I try to use Catalan whenever I can’.</w:delText>
        </w:r>
      </w:del>
    </w:p>
    <w:p w14:paraId="1DCB904C"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Default="009F4FE8" w:rsidP="009F4FE8">
      <w:pPr>
        <w:spacing w:line="480" w:lineRule="auto"/>
        <w:jc w:val="center"/>
        <w:rPr>
          <w:ins w:id="942" w:author="Alejandro Andreas Jaume Losa" w:date="2024-04-10T18:41:00Z"/>
          <w:rFonts w:ascii="Times New Roman" w:hAnsi="Times New Roman" w:cs="Times New Roman"/>
        </w:rPr>
        <w:pPrChange w:id="943" w:author="Alejandro Andreas Jaume Losa" w:date="2024-04-10T18:41:00Z">
          <w:pPr>
            <w:spacing w:line="480" w:lineRule="auto"/>
            <w:ind w:firstLine="720"/>
            <w:jc w:val="both"/>
          </w:pPr>
        </w:pPrChange>
      </w:pPr>
      <w:ins w:id="944" w:author="Alejandro Andreas Jaume Losa" w:date="2024-04-10T18:41:00Z">
        <w:r w:rsidRPr="00AA7C5F">
          <w:rPr>
            <w:rFonts w:ascii="Times New Roman" w:hAnsi="Times New Roman" w:cs="Times New Roman"/>
            <w:b/>
            <w:bCs/>
          </w:rPr>
          <w:t xml:space="preserve">Figure 8. </w:t>
        </w:r>
        <w:r w:rsidRPr="00AA7C5F">
          <w:rPr>
            <w:rFonts w:ascii="Times New Roman" w:hAnsi="Times New Roman" w:cs="Times New Roman"/>
          </w:rPr>
          <w:t>Participant responses to the statement ‘I try to use Catalan whenever I can’.</w:t>
        </w:r>
      </w:ins>
    </w:p>
    <w:p w14:paraId="256B7CF7" w14:textId="650185D8"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Opposite trends were found, however, when participants were presented with the statement ‘I try to use Spanish whenever I can’. Those participants who identified as progressive (far left, left, and center-left) indicated a lower level of agreement with this statement. Conversely, those </w:t>
      </w:r>
      <w:r w:rsidRPr="00AA7C5F">
        <w:rPr>
          <w:rFonts w:ascii="Times New Roman" w:hAnsi="Times New Roman" w:cs="Times New Roman"/>
        </w:rPr>
        <w:lastRenderedPageBreak/>
        <w:t xml:space="preserve">who identified as conservative (center-right and right) showed a significantly greater level of agreement with it, as presented in Table </w:t>
      </w:r>
      <w:ins w:id="945" w:author="Alejandro Andreas Jaume Losa" w:date="2024-04-10T18:50:00Z">
        <w:r w:rsidR="0005100F">
          <w:rPr>
            <w:rFonts w:ascii="Times New Roman" w:hAnsi="Times New Roman" w:cs="Times New Roman"/>
          </w:rPr>
          <w:t>7</w:t>
        </w:r>
      </w:ins>
      <w:del w:id="946" w:author="Alejandro Andreas Jaume Losa" w:date="2024-04-10T18:50:00Z">
        <w:r w:rsidR="0070546B" w:rsidRPr="00AA7C5F" w:rsidDel="0005100F">
          <w:rPr>
            <w:rFonts w:ascii="Times New Roman" w:hAnsi="Times New Roman" w:cs="Times New Roman"/>
          </w:rPr>
          <w:delText>8</w:delText>
        </w:r>
      </w:del>
      <w:r w:rsidRPr="00AA7C5F">
        <w:rPr>
          <w:rFonts w:ascii="Times New Roman" w:hAnsi="Times New Roman" w:cs="Times New Roman"/>
        </w:rPr>
        <w:t>.</w:t>
      </w:r>
    </w:p>
    <w:p w14:paraId="27A5E2E7" w14:textId="67D2E65C"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947" w:author="Alejandro Andreas Jaume Losa" w:date="2024-04-10T18:50:00Z">
        <w:r w:rsidR="0005100F">
          <w:rPr>
            <w:rFonts w:ascii="Times New Roman" w:hAnsi="Times New Roman" w:cs="Times New Roman"/>
            <w:b/>
            <w:bCs/>
          </w:rPr>
          <w:t>7</w:t>
        </w:r>
      </w:ins>
      <w:del w:id="948" w:author="Alejandro Andreas Jaume Losa" w:date="2024-04-10T18:50:00Z">
        <w:r w:rsidR="0070546B" w:rsidRPr="00AA7C5F" w:rsidDel="0005100F">
          <w:rPr>
            <w:rFonts w:ascii="Times New Roman" w:hAnsi="Times New Roman" w:cs="Times New Roman"/>
            <w:b/>
            <w:bCs/>
          </w:rPr>
          <w:delText>8</w:delText>
        </w:r>
      </w:del>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0B2F9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D16DD0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12B26A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44.143</w:t>
            </w:r>
          </w:p>
        </w:tc>
        <w:tc>
          <w:tcPr>
            <w:tcW w:w="1870" w:type="dxa"/>
            <w:shd w:val="clear" w:color="auto" w:fill="auto"/>
            <w:vAlign w:val="center"/>
          </w:tcPr>
          <w:p w14:paraId="5B6DA96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13.897</w:t>
            </w:r>
          </w:p>
        </w:tc>
        <w:tc>
          <w:tcPr>
            <w:tcW w:w="1870" w:type="dxa"/>
            <w:shd w:val="clear" w:color="auto" w:fill="auto"/>
            <w:vAlign w:val="center"/>
          </w:tcPr>
          <w:p w14:paraId="190841F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3.176</w:t>
            </w:r>
          </w:p>
        </w:tc>
        <w:tc>
          <w:tcPr>
            <w:tcW w:w="1870" w:type="dxa"/>
            <w:shd w:val="clear" w:color="auto" w:fill="auto"/>
            <w:vAlign w:val="center"/>
          </w:tcPr>
          <w:p w14:paraId="6CD8468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0.00202</w:t>
            </w:r>
          </w:p>
        </w:tc>
      </w:tr>
      <w:tr w:rsidR="00882DA8" w:rsidRPr="00AA7C5F"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DE7786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11.315</w:t>
            </w:r>
          </w:p>
        </w:tc>
        <w:tc>
          <w:tcPr>
            <w:tcW w:w="1870" w:type="dxa"/>
            <w:shd w:val="clear" w:color="auto" w:fill="auto"/>
            <w:vAlign w:val="center"/>
          </w:tcPr>
          <w:p w14:paraId="7402184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14.876</w:t>
            </w:r>
          </w:p>
        </w:tc>
        <w:tc>
          <w:tcPr>
            <w:tcW w:w="1870" w:type="dxa"/>
            <w:shd w:val="clear" w:color="auto" w:fill="auto"/>
            <w:vAlign w:val="center"/>
          </w:tcPr>
          <w:p w14:paraId="0F6B0D8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0.761</w:t>
            </w:r>
          </w:p>
        </w:tc>
        <w:tc>
          <w:tcPr>
            <w:tcW w:w="1870" w:type="dxa"/>
            <w:shd w:val="clear" w:color="auto" w:fill="auto"/>
            <w:vAlign w:val="center"/>
          </w:tcPr>
          <w:p w14:paraId="18F1C4F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0.44878</w:t>
            </w:r>
          </w:p>
        </w:tc>
      </w:tr>
      <w:tr w:rsidR="00882DA8" w:rsidRPr="00AA7C5F"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12.3071</w:t>
            </w:r>
          </w:p>
        </w:tc>
        <w:tc>
          <w:tcPr>
            <w:tcW w:w="1870" w:type="dxa"/>
            <w:shd w:val="clear" w:color="auto" w:fill="auto"/>
            <w:vAlign w:val="center"/>
          </w:tcPr>
          <w:p w14:paraId="7F0589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16.1467</w:t>
            </w:r>
          </w:p>
        </w:tc>
        <w:tc>
          <w:tcPr>
            <w:tcW w:w="1870" w:type="dxa"/>
            <w:shd w:val="clear" w:color="auto" w:fill="auto"/>
            <w:vAlign w:val="center"/>
          </w:tcPr>
          <w:p w14:paraId="127662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0.762</w:t>
            </w:r>
          </w:p>
        </w:tc>
        <w:tc>
          <w:tcPr>
            <w:tcW w:w="1870" w:type="dxa"/>
            <w:shd w:val="clear" w:color="auto" w:fill="auto"/>
            <w:vAlign w:val="center"/>
          </w:tcPr>
          <w:p w14:paraId="629CA14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0.44786</w:t>
            </w:r>
          </w:p>
        </w:tc>
      </w:tr>
      <w:tr w:rsidR="00882DA8" w:rsidRPr="00AA7C5F"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5C15B6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6.857</w:t>
            </w:r>
          </w:p>
        </w:tc>
        <w:tc>
          <w:tcPr>
            <w:tcW w:w="1870" w:type="dxa"/>
            <w:shd w:val="clear" w:color="auto" w:fill="auto"/>
            <w:vAlign w:val="center"/>
          </w:tcPr>
          <w:p w14:paraId="75DB8B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21.529</w:t>
            </w:r>
          </w:p>
        </w:tc>
        <w:tc>
          <w:tcPr>
            <w:tcW w:w="1870" w:type="dxa"/>
            <w:shd w:val="clear" w:color="auto" w:fill="auto"/>
            <w:vAlign w:val="center"/>
          </w:tcPr>
          <w:p w14:paraId="02858EF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0.319</w:t>
            </w:r>
          </w:p>
        </w:tc>
        <w:tc>
          <w:tcPr>
            <w:tcW w:w="1870" w:type="dxa"/>
            <w:shd w:val="clear" w:color="auto" w:fill="auto"/>
            <w:vAlign w:val="center"/>
          </w:tcPr>
          <w:p w14:paraId="58CA85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0.75081</w:t>
            </w:r>
          </w:p>
        </w:tc>
      </w:tr>
      <w:tr w:rsidR="00882DA8" w:rsidRPr="00AA7C5F"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54.857</w:t>
            </w:r>
          </w:p>
        </w:tc>
        <w:tc>
          <w:tcPr>
            <w:tcW w:w="1870" w:type="dxa"/>
            <w:shd w:val="clear" w:color="auto" w:fill="auto"/>
            <w:vAlign w:val="center"/>
          </w:tcPr>
          <w:p w14:paraId="72974BF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17.487</w:t>
            </w:r>
          </w:p>
        </w:tc>
        <w:tc>
          <w:tcPr>
            <w:tcW w:w="1870" w:type="dxa"/>
            <w:shd w:val="clear" w:color="auto" w:fill="auto"/>
            <w:vAlign w:val="center"/>
          </w:tcPr>
          <w:p w14:paraId="3149F2E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3.137</w:t>
            </w:r>
          </w:p>
        </w:tc>
        <w:tc>
          <w:tcPr>
            <w:tcW w:w="1870" w:type="dxa"/>
            <w:shd w:val="clear" w:color="auto" w:fill="auto"/>
            <w:vAlign w:val="center"/>
          </w:tcPr>
          <w:p w14:paraId="7CF8A6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0.00229</w:t>
            </w:r>
          </w:p>
        </w:tc>
      </w:tr>
      <w:tr w:rsidR="00882DA8" w:rsidRPr="00AA7C5F"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892AE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40.143</w:t>
            </w:r>
          </w:p>
        </w:tc>
        <w:tc>
          <w:tcPr>
            <w:tcW w:w="1870" w:type="dxa"/>
            <w:shd w:val="clear" w:color="auto" w:fill="auto"/>
            <w:vAlign w:val="center"/>
          </w:tcPr>
          <w:p w14:paraId="0E43FB5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19.653</w:t>
            </w:r>
          </w:p>
        </w:tc>
        <w:tc>
          <w:tcPr>
            <w:tcW w:w="1870" w:type="dxa"/>
            <w:shd w:val="clear" w:color="auto" w:fill="auto"/>
            <w:vAlign w:val="center"/>
          </w:tcPr>
          <w:p w14:paraId="610DFFE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2.043</w:t>
            </w:r>
          </w:p>
        </w:tc>
        <w:tc>
          <w:tcPr>
            <w:tcW w:w="1870" w:type="dxa"/>
            <w:shd w:val="clear" w:color="auto" w:fill="auto"/>
            <w:vAlign w:val="center"/>
          </w:tcPr>
          <w:p w14:paraId="7120710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0.04393</w:t>
            </w:r>
          </w:p>
        </w:tc>
      </w:tr>
    </w:tbl>
    <w:p w14:paraId="173145E5" w14:textId="77777777" w:rsidR="00882DA8" w:rsidRPr="00AA7C5F" w:rsidRDefault="00882DA8" w:rsidP="00882DA8">
      <w:pPr>
        <w:spacing w:line="480" w:lineRule="auto"/>
        <w:jc w:val="both"/>
        <w:rPr>
          <w:rFonts w:ascii="Times New Roman" w:hAnsi="Times New Roman" w:cs="Times New Roman"/>
        </w:rPr>
      </w:pPr>
    </w:p>
    <w:p w14:paraId="0A4D0670" w14:textId="16006131" w:rsidR="00882DA8" w:rsidRPr="00AA7C5F" w:rsidRDefault="00882DA8" w:rsidP="0070546B">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w:t>
      </w:r>
      <w:commentRangeStart w:id="949"/>
      <w:r w:rsidRPr="00AA7C5F">
        <w:rPr>
          <w:rFonts w:ascii="Times New Roman" w:hAnsi="Times New Roman" w:cs="Times New Roman"/>
        </w:rPr>
        <w:t xml:space="preserve">This could be due to the fact that </w:t>
      </w:r>
      <w:ins w:id="950" w:author="Alejandro Andreas Jaume Losa" w:date="2024-04-09T08:59:00Z">
        <w:r w:rsidR="007F749E">
          <w:rPr>
            <w:rFonts w:ascii="Times New Roman" w:hAnsi="Times New Roman" w:cs="Times New Roman"/>
          </w:rPr>
          <w:t>4</w:t>
        </w:r>
      </w:ins>
      <w:ins w:id="951" w:author="Alejandro Andreas Jaume Losa" w:date="2024-04-02T12:26:00Z">
        <w:r w:rsidR="00DD7F99">
          <w:rPr>
            <w:rFonts w:ascii="Times New Roman" w:hAnsi="Times New Roman" w:cs="Times New Roman"/>
          </w:rPr>
          <w:t xml:space="preserve">0% </w:t>
        </w:r>
      </w:ins>
      <w:del w:id="952" w:author="Alejandro Andreas Jaume Losa" w:date="2024-04-02T12:26:00Z">
        <w:r w:rsidRPr="00AA7C5F" w:rsidDel="00DD7F99">
          <w:rPr>
            <w:rFonts w:ascii="Times New Roman" w:hAnsi="Times New Roman" w:cs="Times New Roman"/>
          </w:rPr>
          <w:delText xml:space="preserve">the majority </w:delText>
        </w:r>
      </w:del>
      <w:r w:rsidRPr="00AA7C5F">
        <w:rPr>
          <w:rFonts w:ascii="Times New Roman" w:hAnsi="Times New Roman" w:cs="Times New Roman"/>
        </w:rPr>
        <w:t>of those who self-identified as centrists, despite being able to manifest negative attitudes toward Catalan, have this language as th</w:t>
      </w:r>
      <w:ins w:id="953" w:author="Alejandro Andreas Jaume Losa" w:date="2024-04-02T12:27:00Z">
        <w:r w:rsidR="00DD7F99">
          <w:rPr>
            <w:rFonts w:ascii="Times New Roman" w:hAnsi="Times New Roman" w:cs="Times New Roman"/>
          </w:rPr>
          <w:t xml:space="preserve">eir </w:t>
        </w:r>
      </w:ins>
      <w:del w:id="954" w:author="Alejandro Andreas Jaume Losa" w:date="2024-04-02T12:27:00Z">
        <w:r w:rsidRPr="00AA7C5F" w:rsidDel="00DD7F99">
          <w:rPr>
            <w:rFonts w:ascii="Times New Roman" w:hAnsi="Times New Roman" w:cs="Times New Roman"/>
          </w:rPr>
          <w:delText>eir first language (</w:delText>
        </w:r>
      </w:del>
      <w:r w:rsidRPr="00AA7C5F">
        <w:rPr>
          <w:rFonts w:ascii="Times New Roman" w:hAnsi="Times New Roman" w:cs="Times New Roman"/>
        </w:rPr>
        <w:t>L1</w:t>
      </w:r>
      <w:del w:id="955" w:author="Alejandro Andreas Jaume Losa" w:date="2024-04-02T12:27:00Z">
        <w:r w:rsidRPr="00AA7C5F" w:rsidDel="00DD7F99">
          <w:rPr>
            <w:rFonts w:ascii="Times New Roman" w:hAnsi="Times New Roman" w:cs="Times New Roman"/>
          </w:rPr>
          <w:delText>)</w:delText>
        </w:r>
      </w:del>
      <w:ins w:id="956" w:author="Alejandro Andreas Jaume Losa" w:date="2024-04-09T08:59:00Z">
        <w:r w:rsidR="007F749E">
          <w:rPr>
            <w:rFonts w:ascii="Times New Roman" w:hAnsi="Times New Roman" w:cs="Times New Roman"/>
          </w:rPr>
          <w:t xml:space="preserve">, and 20% have both </w:t>
        </w:r>
      </w:ins>
      <w:ins w:id="957" w:author="Alejandro Andreas Jaume Losa" w:date="2024-04-09T09:00:00Z">
        <w:r w:rsidR="007F749E">
          <w:rPr>
            <w:rFonts w:ascii="Times New Roman" w:hAnsi="Times New Roman" w:cs="Times New Roman"/>
          </w:rPr>
          <w:t xml:space="preserve">Catalan and Spanish. </w:t>
        </w:r>
      </w:ins>
      <w:del w:id="958" w:author="Alejandro Andreas Jaume Losa" w:date="2024-04-09T08:59:00Z">
        <w:r w:rsidRPr="00AA7C5F" w:rsidDel="007F749E">
          <w:rPr>
            <w:rFonts w:ascii="Times New Roman" w:hAnsi="Times New Roman" w:cs="Times New Roman"/>
          </w:rPr>
          <w:delText xml:space="preserve"> and, </w:delText>
        </w:r>
      </w:del>
      <w:ins w:id="959" w:author="Alejandro Andreas Jaume Losa" w:date="2024-04-10T09:20:00Z">
        <w:r w:rsidR="008C06C5">
          <w:rPr>
            <w:rFonts w:ascii="Times New Roman" w:hAnsi="Times New Roman" w:cs="Times New Roman"/>
          </w:rPr>
          <w:t xml:space="preserve">This could offer an explanation as to why </w:t>
        </w:r>
      </w:ins>
      <w:del w:id="960" w:author="Alejandro Andreas Jaume Losa" w:date="2024-04-09T09:00:00Z">
        <w:r w:rsidRPr="00AA7C5F" w:rsidDel="007F749E">
          <w:rPr>
            <w:rFonts w:ascii="Times New Roman" w:hAnsi="Times New Roman" w:cs="Times New Roman"/>
          </w:rPr>
          <w:delText>t</w:delText>
        </w:r>
      </w:del>
      <w:del w:id="961" w:author="Alejandro Andreas Jaume Losa" w:date="2024-04-10T09:20:00Z">
        <w:r w:rsidRPr="00AA7C5F" w:rsidDel="008C06C5">
          <w:rPr>
            <w:rFonts w:ascii="Times New Roman" w:hAnsi="Times New Roman" w:cs="Times New Roman"/>
          </w:rPr>
          <w:delText xml:space="preserve">herefore, </w:delText>
        </w:r>
      </w:del>
      <w:ins w:id="962" w:author="Alejandro Andreas Jaume Losa" w:date="2024-04-10T09:20:00Z">
        <w:r w:rsidR="008C06C5">
          <w:rPr>
            <w:rFonts w:ascii="Times New Roman" w:hAnsi="Times New Roman" w:cs="Times New Roman"/>
          </w:rPr>
          <w:t>centrists</w:t>
        </w:r>
      </w:ins>
      <w:ins w:id="963" w:author="Alejandro Andreas Jaume Losa" w:date="2024-04-09T09:00:00Z">
        <w:r w:rsidR="007F749E">
          <w:rPr>
            <w:rFonts w:ascii="Times New Roman" w:hAnsi="Times New Roman" w:cs="Times New Roman"/>
          </w:rPr>
          <w:t xml:space="preserve"> </w:t>
        </w:r>
      </w:ins>
      <w:r w:rsidRPr="00AA7C5F">
        <w:rPr>
          <w:rFonts w:ascii="Times New Roman" w:hAnsi="Times New Roman" w:cs="Times New Roman"/>
        </w:rPr>
        <w:t xml:space="preserve">do not feel the need to use Spanish whenever they </w:t>
      </w:r>
      <w:ins w:id="964" w:author="Alejandro Andreas Jaume Losa" w:date="2024-04-10T09:21:00Z">
        <w:r w:rsidR="008C06C5">
          <w:rPr>
            <w:rFonts w:ascii="Times New Roman" w:hAnsi="Times New Roman" w:cs="Times New Roman"/>
          </w:rPr>
          <w:t xml:space="preserve">can, as well as </w:t>
        </w:r>
      </w:ins>
      <w:del w:id="965" w:author="Alejandro Andreas Jaume Losa" w:date="2024-04-10T09:21:00Z">
        <w:r w:rsidRPr="00AA7C5F" w:rsidDel="008C06C5">
          <w:rPr>
            <w:rFonts w:ascii="Times New Roman" w:hAnsi="Times New Roman" w:cs="Times New Roman"/>
          </w:rPr>
          <w:delText>can</w:delText>
        </w:r>
        <w:commentRangeEnd w:id="949"/>
        <w:r w:rsidR="004E729E" w:rsidDel="008C06C5">
          <w:rPr>
            <w:rStyle w:val="CommentReference"/>
            <w:rFonts w:ascii="Times New Roman" w:eastAsia="Times New Roman" w:hAnsi="Times New Roman" w:cs="Times New Roman"/>
            <w:kern w:val="0"/>
            <w14:ligatures w14:val="none"/>
          </w:rPr>
          <w:commentReference w:id="949"/>
        </w:r>
        <w:r w:rsidRPr="00AA7C5F" w:rsidDel="008C06C5">
          <w:rPr>
            <w:rFonts w:ascii="Times New Roman" w:hAnsi="Times New Roman" w:cs="Times New Roman"/>
          </w:rPr>
          <w:delText>.</w:delText>
        </w:r>
      </w:del>
      <w:ins w:id="966" w:author="Alejandro Andreas Jaume Losa" w:date="2024-04-02T12:28:00Z">
        <w:r w:rsidR="00DD7F99" w:rsidRPr="00DD7F99">
          <w:rPr>
            <w:rFonts w:ascii="Times New Roman" w:hAnsi="Times New Roman" w:cs="Times New Roman"/>
          </w:rPr>
          <w:t>an indication that attitudes may be different than usage patterns</w:t>
        </w:r>
        <w:r w:rsidR="00DD7F99">
          <w:rPr>
            <w:rFonts w:ascii="Times New Roman" w:hAnsi="Times New Roman" w:cs="Times New Roman"/>
          </w:rPr>
          <w:t xml:space="preserve">. </w:t>
        </w:r>
      </w:ins>
      <w:del w:id="967" w:author="Alejandro Andreas Jaume Losa" w:date="2024-04-02T12:28:00Z">
        <w:r w:rsidRPr="00AA7C5F" w:rsidDel="00DD7F99">
          <w:rPr>
            <w:rFonts w:ascii="Times New Roman" w:hAnsi="Times New Roman" w:cs="Times New Roman"/>
          </w:rPr>
          <w:delText xml:space="preserve"> </w:delText>
        </w:r>
        <w:commentRangeStart w:id="968"/>
        <w:commentRangeStart w:id="969"/>
        <w:r w:rsidRPr="00AA7C5F" w:rsidDel="00DD7F99">
          <w:rPr>
            <w:rFonts w:ascii="Times New Roman" w:hAnsi="Times New Roman" w:cs="Times New Roman"/>
          </w:rPr>
          <w:delText>This could be indicating the need to distinguish more clearly between language attitudes and languages uses. Perhaps these two things are not as closely related as one might think, at least in cases where people’s political orientation is not as sided.</w:delText>
        </w:r>
        <w:commentRangeEnd w:id="968"/>
        <w:r w:rsidR="004E729E" w:rsidDel="00DD7F99">
          <w:rPr>
            <w:rStyle w:val="CommentReference"/>
            <w:rFonts w:ascii="Times New Roman" w:eastAsia="Times New Roman" w:hAnsi="Times New Roman" w:cs="Times New Roman"/>
            <w:kern w:val="0"/>
            <w14:ligatures w14:val="none"/>
          </w:rPr>
          <w:commentReference w:id="968"/>
        </w:r>
        <w:commentRangeEnd w:id="969"/>
        <w:r w:rsidR="004E729E" w:rsidDel="00DD7F99">
          <w:rPr>
            <w:rStyle w:val="CommentReference"/>
            <w:rFonts w:ascii="Times New Roman" w:eastAsia="Times New Roman" w:hAnsi="Times New Roman" w:cs="Times New Roman"/>
            <w:kern w:val="0"/>
            <w14:ligatures w14:val="none"/>
          </w:rPr>
          <w:commentReference w:id="969"/>
        </w:r>
        <w:r w:rsidRPr="00AA7C5F" w:rsidDel="00DD7F99">
          <w:rPr>
            <w:rFonts w:ascii="Times New Roman" w:hAnsi="Times New Roman" w:cs="Times New Roman"/>
          </w:rPr>
          <w:delText xml:space="preserve"> </w:delText>
        </w:r>
      </w:del>
      <w:r w:rsidRPr="00AA7C5F">
        <w:rPr>
          <w:rFonts w:ascii="Times New Roman" w:hAnsi="Times New Roman" w:cs="Times New Roman"/>
        </w:rPr>
        <w:t xml:space="preserve">It is also important to note that people who self-identified as center-right showed a </w:t>
      </w:r>
      <w:del w:id="970" w:author="Alejandro Andreas Jaume Losa" w:date="2024-04-10T09:21:00Z">
        <w:r w:rsidRPr="00AA7C5F" w:rsidDel="008C06C5">
          <w:rPr>
            <w:rFonts w:ascii="Times New Roman" w:hAnsi="Times New Roman" w:cs="Times New Roman"/>
          </w:rPr>
          <w:delText xml:space="preserve">significantly </w:delText>
        </w:r>
      </w:del>
      <w:r w:rsidRPr="00AA7C5F">
        <w:rPr>
          <w:rFonts w:ascii="Times New Roman" w:hAnsi="Times New Roman" w:cs="Times New Roman"/>
        </w:rPr>
        <w:t xml:space="preserve">greater level of agreement with this statement than those who identified as right-wing. Additionally, the analysis also </w:t>
      </w:r>
      <w:del w:id="971" w:author="Alejandro Andreas Jaume Losa" w:date="2024-04-02T12:28:00Z">
        <w:r w:rsidRPr="00AA7C5F" w:rsidDel="00DD7F99">
          <w:rPr>
            <w:rFonts w:ascii="Times New Roman" w:hAnsi="Times New Roman" w:cs="Times New Roman"/>
          </w:rPr>
          <w:delText>revealed  a</w:delText>
        </w:r>
      </w:del>
      <w:ins w:id="972" w:author="Alejandro Andreas Jaume Losa" w:date="2024-04-02T12:28:00Z">
        <w:r w:rsidR="00DD7F99" w:rsidRPr="00AA7C5F">
          <w:rPr>
            <w:rFonts w:ascii="Times New Roman" w:hAnsi="Times New Roman" w:cs="Times New Roman"/>
          </w:rPr>
          <w:t>revealed a</w:t>
        </w:r>
      </w:ins>
      <w:r w:rsidRPr="00AA7C5F">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AA7C5F">
        <w:rPr>
          <w:rFonts w:ascii="Times New Roman" w:hAnsi="Times New Roman" w:cs="Times New Roman"/>
        </w:rPr>
        <w:t>9</w:t>
      </w:r>
      <w:r w:rsidRPr="00AA7C5F">
        <w:rPr>
          <w:rFonts w:ascii="Times New Roman" w:hAnsi="Times New Roman" w:cs="Times New Roman"/>
        </w:rPr>
        <w:t>.</w:t>
      </w:r>
    </w:p>
    <w:p w14:paraId="47FCAFA2" w14:textId="7DC993AC" w:rsidR="00882DA8" w:rsidRPr="00AA7C5F" w:rsidDel="009F4FE8" w:rsidRDefault="00882DA8" w:rsidP="00882DA8">
      <w:pPr>
        <w:spacing w:line="480" w:lineRule="auto"/>
        <w:jc w:val="both"/>
        <w:rPr>
          <w:del w:id="973" w:author="Alejandro Andreas Jaume Losa" w:date="2024-04-10T18:41:00Z"/>
          <w:rFonts w:ascii="Times New Roman" w:hAnsi="Times New Roman" w:cs="Times New Roman"/>
        </w:rPr>
      </w:pPr>
      <w:del w:id="974" w:author="Alejandro Andreas Jaume Losa" w:date="2024-04-10T18:41: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9</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 try to use Spanish whenever I can’.</w:delText>
        </w:r>
      </w:del>
    </w:p>
    <w:p w14:paraId="43EAB57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Default="009F4FE8" w:rsidP="009F4FE8">
      <w:pPr>
        <w:spacing w:line="480" w:lineRule="auto"/>
        <w:jc w:val="center"/>
        <w:rPr>
          <w:ins w:id="975" w:author="Alejandro Andreas Jaume Losa" w:date="2024-04-10T18:41:00Z"/>
          <w:rFonts w:ascii="Times New Roman" w:hAnsi="Times New Roman" w:cs="Times New Roman"/>
        </w:rPr>
        <w:pPrChange w:id="976" w:author="Alejandro Andreas Jaume Losa" w:date="2024-04-10T18:42:00Z">
          <w:pPr>
            <w:spacing w:line="480" w:lineRule="auto"/>
            <w:ind w:firstLine="720"/>
            <w:jc w:val="both"/>
          </w:pPr>
        </w:pPrChange>
      </w:pPr>
      <w:ins w:id="977" w:author="Alejandro Andreas Jaume Losa" w:date="2024-04-10T18:41:00Z">
        <w:r w:rsidRPr="00AA7C5F">
          <w:rPr>
            <w:rFonts w:ascii="Times New Roman" w:hAnsi="Times New Roman" w:cs="Times New Roman"/>
            <w:b/>
            <w:bCs/>
          </w:rPr>
          <w:t>Figure 9.</w:t>
        </w:r>
        <w:r w:rsidRPr="00AA7C5F">
          <w:rPr>
            <w:rFonts w:ascii="Times New Roman" w:hAnsi="Times New Roman" w:cs="Times New Roman"/>
          </w:rPr>
          <w:t xml:space="preserve"> Participant responses to the statement ‘I try to use Spanish whenever I can’.</w:t>
        </w:r>
      </w:ins>
    </w:p>
    <w:p w14:paraId="1E415BDF" w14:textId="1C3376D7" w:rsidR="00882DA8" w:rsidRPr="00AA7C5F" w:rsidRDefault="00882DA8" w:rsidP="00DD7F99">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‘If I had children, I would like them to speak Spanish’ and ‘If I had children, I would like them to speak Catalan’ also </w:t>
      </w:r>
      <w:ins w:id="978" w:author="Alejandro Andreas Jaume Losa" w:date="2024-04-09T09:02:00Z">
        <w:r w:rsidR="007F749E">
          <w:rPr>
            <w:rFonts w:ascii="Times New Roman" w:hAnsi="Times New Roman" w:cs="Times New Roman"/>
          </w:rPr>
          <w:t>varied significantly</w:t>
        </w:r>
      </w:ins>
      <w:del w:id="979" w:author="Alejandro Andreas Jaume Losa" w:date="2024-04-09T09:02:00Z">
        <w:r w:rsidRPr="00AA7C5F" w:rsidDel="007F749E">
          <w:rPr>
            <w:rFonts w:ascii="Times New Roman" w:hAnsi="Times New Roman" w:cs="Times New Roman"/>
          </w:rPr>
          <w:delText>showed interesting differences</w:delText>
        </w:r>
      </w:del>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ins w:id="980" w:author="Alejandro Andreas Jaume Losa" w:date="2024-04-10T09:21:00Z">
        <w:r w:rsidR="008C06C5">
          <w:rPr>
            <w:rFonts w:ascii="Times New Roman" w:hAnsi="Times New Roman" w:cs="Times New Roman"/>
          </w:rPr>
          <w:t>indicating that these particular attitudes are not connected to political orientation in these data.</w:t>
        </w:r>
        <w:r w:rsidR="008C06C5">
          <w:rPr>
            <w:rFonts w:ascii="Times New Roman" w:hAnsi="Times New Roman" w:cs="Times New Roman"/>
          </w:rPr>
          <w:t xml:space="preserve"> </w:t>
        </w:r>
      </w:ins>
      <w:del w:id="981" w:author="Alejandro Andreas Jaume Losa" w:date="2024-04-10T09:21:00Z">
        <w:r w:rsidRPr="00AA7C5F" w:rsidDel="008C06C5">
          <w:rPr>
            <w:rFonts w:ascii="Times New Roman" w:hAnsi="Times New Roman" w:cs="Times New Roman"/>
          </w:rPr>
          <w:delText>indicating</w:delText>
        </w:r>
      </w:del>
      <w:del w:id="982" w:author="Alejandro Andreas Jaume Losa" w:date="2024-04-02T12:29:00Z">
        <w:r w:rsidRPr="00AA7C5F" w:rsidDel="00DD7F99">
          <w:rPr>
            <w:rFonts w:ascii="Times New Roman" w:hAnsi="Times New Roman" w:cs="Times New Roman"/>
          </w:rPr>
          <w:delText xml:space="preserve"> </w:delText>
        </w:r>
        <w:commentRangeStart w:id="983"/>
        <w:r w:rsidRPr="00AA7C5F" w:rsidDel="00DD7F99">
          <w:rPr>
            <w:rFonts w:ascii="Times New Roman" w:hAnsi="Times New Roman" w:cs="Times New Roman"/>
          </w:rPr>
          <w:delText>general consensus regarding attitudes towards Spanish</w:delText>
        </w:r>
        <w:commentRangeEnd w:id="983"/>
        <w:r w:rsidR="00AA3523" w:rsidDel="00DD7F99">
          <w:rPr>
            <w:rStyle w:val="CommentReference"/>
            <w:rFonts w:ascii="Times New Roman" w:eastAsia="Times New Roman" w:hAnsi="Times New Roman" w:cs="Times New Roman"/>
            <w:kern w:val="0"/>
            <w14:ligatures w14:val="none"/>
          </w:rPr>
          <w:commentReference w:id="983"/>
        </w:r>
        <w:r w:rsidRPr="00AA7C5F" w:rsidDel="00DD7F99">
          <w:rPr>
            <w:rFonts w:ascii="Times New Roman" w:hAnsi="Times New Roman" w:cs="Times New Roman"/>
          </w:rPr>
          <w:delText xml:space="preserve">. </w:delText>
        </w:r>
      </w:del>
      <w:r w:rsidRPr="00AA7C5F">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ins w:id="984" w:author="Alejandro Andreas Jaume Losa" w:date="2024-04-10T18:50:00Z">
        <w:r w:rsidR="0005100F">
          <w:rPr>
            <w:rFonts w:ascii="Times New Roman" w:hAnsi="Times New Roman" w:cs="Times New Roman"/>
          </w:rPr>
          <w:t>8</w:t>
        </w:r>
      </w:ins>
      <w:del w:id="985" w:author="Alejandro Andreas Jaume Losa" w:date="2024-04-10T18:50:00Z">
        <w:r w:rsidR="0070546B" w:rsidRPr="00AA7C5F" w:rsidDel="0005100F">
          <w:rPr>
            <w:rFonts w:ascii="Times New Roman" w:hAnsi="Times New Roman" w:cs="Times New Roman"/>
          </w:rPr>
          <w:delText>9</w:delText>
        </w:r>
      </w:del>
      <w:r w:rsidRPr="00AA7C5F">
        <w:rPr>
          <w:rFonts w:ascii="Times New Roman" w:hAnsi="Times New Roman" w:cs="Times New Roman"/>
        </w:rPr>
        <w:t>.</w:t>
      </w:r>
    </w:p>
    <w:p w14:paraId="4C6E3D39" w14:textId="0D6475E1"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ins w:id="986" w:author="Alejandro Andreas Jaume Losa" w:date="2024-04-10T18:50:00Z">
        <w:r w:rsidR="0005100F">
          <w:rPr>
            <w:rFonts w:ascii="Times New Roman" w:hAnsi="Times New Roman" w:cs="Times New Roman"/>
            <w:b/>
            <w:bCs/>
          </w:rPr>
          <w:t>8</w:t>
        </w:r>
      </w:ins>
      <w:del w:id="987" w:author="Alejandro Andreas Jaume Losa" w:date="2024-04-10T18:50:00Z">
        <w:r w:rsidR="0070546B" w:rsidRPr="00AA7C5F" w:rsidDel="0005100F">
          <w:rPr>
            <w:rFonts w:ascii="Times New Roman" w:hAnsi="Times New Roman" w:cs="Times New Roman"/>
            <w:b/>
            <w:bCs/>
          </w:rPr>
          <w:delText>9</w:delText>
        </w:r>
      </w:del>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67E919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70A5683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49CC0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4646A61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8.743</w:t>
            </w:r>
          </w:p>
        </w:tc>
        <w:tc>
          <w:tcPr>
            <w:tcW w:w="1870" w:type="dxa"/>
            <w:shd w:val="clear" w:color="auto" w:fill="auto"/>
            <w:vAlign w:val="center"/>
          </w:tcPr>
          <w:p w14:paraId="1F5FB7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11.438</w:t>
            </w:r>
          </w:p>
        </w:tc>
        <w:tc>
          <w:tcPr>
            <w:tcW w:w="1870" w:type="dxa"/>
            <w:shd w:val="clear" w:color="auto" w:fill="auto"/>
            <w:vAlign w:val="center"/>
          </w:tcPr>
          <w:p w14:paraId="3616151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&lt;2e-16</w:t>
            </w:r>
          </w:p>
        </w:tc>
      </w:tr>
      <w:tr w:rsidR="00882DA8" w:rsidRPr="00AA7C5F"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19F9B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-6.938</w:t>
            </w:r>
          </w:p>
        </w:tc>
        <w:tc>
          <w:tcPr>
            <w:tcW w:w="1870" w:type="dxa"/>
            <w:shd w:val="clear" w:color="auto" w:fill="auto"/>
            <w:vAlign w:val="center"/>
          </w:tcPr>
          <w:p w14:paraId="63192E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9.359</w:t>
            </w:r>
          </w:p>
        </w:tc>
        <w:tc>
          <w:tcPr>
            <w:tcW w:w="1870" w:type="dxa"/>
            <w:shd w:val="clear" w:color="auto" w:fill="auto"/>
            <w:vAlign w:val="center"/>
          </w:tcPr>
          <w:p w14:paraId="582683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-0.741</w:t>
            </w:r>
          </w:p>
        </w:tc>
        <w:tc>
          <w:tcPr>
            <w:tcW w:w="1870" w:type="dxa"/>
            <w:shd w:val="clear" w:color="auto" w:fill="auto"/>
            <w:vAlign w:val="center"/>
          </w:tcPr>
          <w:p w14:paraId="5893E1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0.46039</w:t>
            </w:r>
          </w:p>
        </w:tc>
      </w:tr>
      <w:tr w:rsidR="00882DA8" w:rsidRPr="00AA7C5F"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-14.000</w:t>
            </w:r>
          </w:p>
        </w:tc>
        <w:tc>
          <w:tcPr>
            <w:tcW w:w="1870" w:type="dxa"/>
            <w:shd w:val="clear" w:color="auto" w:fill="auto"/>
            <w:vAlign w:val="center"/>
          </w:tcPr>
          <w:p w14:paraId="566724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10.158</w:t>
            </w:r>
          </w:p>
        </w:tc>
        <w:tc>
          <w:tcPr>
            <w:tcW w:w="1870" w:type="dxa"/>
            <w:shd w:val="clear" w:color="auto" w:fill="auto"/>
            <w:vAlign w:val="center"/>
          </w:tcPr>
          <w:p w14:paraId="4DFC9EB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-1.378</w:t>
            </w:r>
          </w:p>
        </w:tc>
        <w:tc>
          <w:tcPr>
            <w:tcW w:w="1870" w:type="dxa"/>
            <w:shd w:val="clear" w:color="auto" w:fill="auto"/>
            <w:vAlign w:val="center"/>
          </w:tcPr>
          <w:p w14:paraId="6F61100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0.1715</w:t>
            </w:r>
          </w:p>
        </w:tc>
      </w:tr>
      <w:tr w:rsidR="00882DA8" w:rsidRPr="00AA7C5F"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176224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-6.000</w:t>
            </w:r>
          </w:p>
        </w:tc>
        <w:tc>
          <w:tcPr>
            <w:tcW w:w="1870" w:type="dxa"/>
            <w:shd w:val="clear" w:color="auto" w:fill="auto"/>
            <w:vAlign w:val="center"/>
          </w:tcPr>
          <w:p w14:paraId="3C0EEF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13.544</w:t>
            </w:r>
          </w:p>
        </w:tc>
        <w:tc>
          <w:tcPr>
            <w:tcW w:w="1870" w:type="dxa"/>
            <w:shd w:val="clear" w:color="auto" w:fill="auto"/>
            <w:vAlign w:val="center"/>
          </w:tcPr>
          <w:p w14:paraId="2414CFD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-0.443</w:t>
            </w:r>
          </w:p>
        </w:tc>
        <w:tc>
          <w:tcPr>
            <w:tcW w:w="1870" w:type="dxa"/>
            <w:shd w:val="clear" w:color="auto" w:fill="auto"/>
            <w:vAlign w:val="center"/>
          </w:tcPr>
          <w:p w14:paraId="4D7674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0.65880</w:t>
            </w:r>
          </w:p>
        </w:tc>
      </w:tr>
      <w:tr w:rsidR="00882DA8" w:rsidRPr="00AA7C5F"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-22.750</w:t>
            </w:r>
          </w:p>
        </w:tc>
        <w:tc>
          <w:tcPr>
            <w:tcW w:w="1870" w:type="dxa"/>
            <w:shd w:val="clear" w:color="auto" w:fill="auto"/>
            <w:vAlign w:val="center"/>
          </w:tcPr>
          <w:p w14:paraId="0AB1F8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11.001</w:t>
            </w:r>
          </w:p>
        </w:tc>
        <w:tc>
          <w:tcPr>
            <w:tcW w:w="1870" w:type="dxa"/>
            <w:shd w:val="clear" w:color="auto" w:fill="auto"/>
            <w:vAlign w:val="center"/>
          </w:tcPr>
          <w:p w14:paraId="68A028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-2.068</w:t>
            </w:r>
          </w:p>
        </w:tc>
        <w:tc>
          <w:tcPr>
            <w:tcW w:w="1870" w:type="dxa"/>
            <w:shd w:val="clear" w:color="auto" w:fill="auto"/>
            <w:vAlign w:val="center"/>
          </w:tcPr>
          <w:p w14:paraId="632F45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0.04142</w:t>
            </w:r>
          </w:p>
        </w:tc>
      </w:tr>
      <w:tr w:rsidR="00882DA8" w:rsidRPr="00AA7C5F"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69CE25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-46.000</w:t>
            </w:r>
          </w:p>
        </w:tc>
        <w:tc>
          <w:tcPr>
            <w:tcW w:w="1870" w:type="dxa"/>
            <w:shd w:val="clear" w:color="auto" w:fill="auto"/>
            <w:vAlign w:val="center"/>
          </w:tcPr>
          <w:p w14:paraId="4BA451F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12.364</w:t>
            </w:r>
          </w:p>
        </w:tc>
        <w:tc>
          <w:tcPr>
            <w:tcW w:w="1870" w:type="dxa"/>
            <w:shd w:val="clear" w:color="auto" w:fill="auto"/>
            <w:vAlign w:val="center"/>
          </w:tcPr>
          <w:p w14:paraId="79E93E3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-3.720</w:t>
            </w:r>
          </w:p>
        </w:tc>
        <w:tc>
          <w:tcPr>
            <w:tcW w:w="1870" w:type="dxa"/>
            <w:shd w:val="clear" w:color="auto" w:fill="auto"/>
            <w:vAlign w:val="center"/>
          </w:tcPr>
          <w:p w14:paraId="04044A0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0.00034</w:t>
            </w:r>
          </w:p>
        </w:tc>
      </w:tr>
    </w:tbl>
    <w:p w14:paraId="2826EEDE" w14:textId="77777777" w:rsidR="00882DA8" w:rsidRPr="00AA7C5F" w:rsidRDefault="00882DA8" w:rsidP="00882DA8">
      <w:pPr>
        <w:spacing w:line="480" w:lineRule="auto"/>
        <w:jc w:val="both"/>
        <w:rPr>
          <w:rFonts w:ascii="Times New Roman" w:hAnsi="Times New Roman" w:cs="Times New Roman"/>
        </w:rPr>
      </w:pPr>
    </w:p>
    <w:p w14:paraId="78A687E5" w14:textId="1674541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w:t>
      </w:r>
      <w:commentRangeStart w:id="988"/>
      <w:r w:rsidRPr="00AA7C5F">
        <w:rPr>
          <w:rFonts w:ascii="Times New Roman" w:hAnsi="Times New Roman" w:cs="Times New Roman"/>
        </w:rPr>
        <w:t>This could be due, once again, to a possible separation between language attitudes and linguistic uses in people whose political orientation is not sided</w:t>
      </w:r>
      <w:commentRangeEnd w:id="988"/>
      <w:r w:rsidR="00C57327">
        <w:rPr>
          <w:rStyle w:val="CommentReference"/>
          <w:rFonts w:ascii="Times New Roman" w:eastAsia="Times New Roman" w:hAnsi="Times New Roman" w:cs="Times New Roman"/>
          <w:kern w:val="0"/>
          <w14:ligatures w14:val="none"/>
        </w:rPr>
        <w:commentReference w:id="988"/>
      </w:r>
      <w:r w:rsidRPr="00AA7C5F">
        <w:rPr>
          <w:rFonts w:ascii="Times New Roman" w:hAnsi="Times New Roman" w:cs="Times New Roman"/>
        </w:rPr>
        <w:t xml:space="preserve">. As previously mentioned, </w:t>
      </w:r>
      <w:ins w:id="989" w:author="Alejandro Andreas Jaume Losa" w:date="2024-04-09T09:03:00Z">
        <w:r w:rsidR="007F749E">
          <w:rPr>
            <w:rFonts w:ascii="Times New Roman" w:hAnsi="Times New Roman" w:cs="Times New Roman"/>
          </w:rPr>
          <w:t xml:space="preserve">a significant percentage </w:t>
        </w:r>
      </w:ins>
      <w:del w:id="990" w:author="Alejandro Andreas Jaume Losa" w:date="2024-04-09T09:04:00Z">
        <w:r w:rsidRPr="00AA7C5F" w:rsidDel="007F749E">
          <w:rPr>
            <w:rFonts w:ascii="Times New Roman" w:hAnsi="Times New Roman" w:cs="Times New Roman"/>
          </w:rPr>
          <w:delText>the majority of people</w:delText>
        </w:r>
      </w:del>
      <w:ins w:id="991" w:author="Alejandro Andreas Jaume Losa" w:date="2024-04-09T09:04:00Z">
        <w:r w:rsidR="007F749E">
          <w:rPr>
            <w:rFonts w:ascii="Times New Roman" w:hAnsi="Times New Roman" w:cs="Times New Roman"/>
          </w:rPr>
          <w:t>of those</w:t>
        </w:r>
      </w:ins>
      <w:r w:rsidRPr="00AA7C5F">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del w:id="992" w:author="Alejandro Andreas Jaume Losa" w:date="2024-04-09T09:04:00Z">
        <w:r w:rsidRPr="00AA7C5F" w:rsidDel="007F749E">
          <w:rPr>
            <w:rFonts w:ascii="Times New Roman" w:hAnsi="Times New Roman" w:cs="Times New Roman"/>
          </w:rPr>
          <w:delText xml:space="preserve"> </w:delText>
        </w:r>
        <w:commentRangeStart w:id="993"/>
        <w:r w:rsidRPr="00AA7C5F" w:rsidDel="007F749E">
          <w:rPr>
            <w:rFonts w:ascii="Times New Roman" w:hAnsi="Times New Roman" w:cs="Times New Roman"/>
          </w:rPr>
          <w:delText xml:space="preserve">Additionally, the analysis also revealed  a greater level of consensus among centrists and progressive participants than among conservative participants, as shown by the much wider range of responses in Figure </w:delText>
        </w:r>
        <w:r w:rsidR="007A177F" w:rsidRPr="00AA7C5F" w:rsidDel="007F749E">
          <w:rPr>
            <w:rFonts w:ascii="Times New Roman" w:hAnsi="Times New Roman" w:cs="Times New Roman"/>
          </w:rPr>
          <w:delText>10</w:delText>
        </w:r>
        <w:commentRangeEnd w:id="993"/>
        <w:r w:rsidR="00C57327" w:rsidDel="007F749E">
          <w:rPr>
            <w:rStyle w:val="CommentReference"/>
            <w:rFonts w:ascii="Times New Roman" w:eastAsia="Times New Roman" w:hAnsi="Times New Roman" w:cs="Times New Roman"/>
            <w:kern w:val="0"/>
            <w14:ligatures w14:val="none"/>
          </w:rPr>
          <w:commentReference w:id="993"/>
        </w:r>
        <w:r w:rsidRPr="00AA7C5F" w:rsidDel="007F749E">
          <w:rPr>
            <w:rFonts w:ascii="Times New Roman" w:hAnsi="Times New Roman" w:cs="Times New Roman"/>
          </w:rPr>
          <w:delText>.</w:delText>
        </w:r>
      </w:del>
    </w:p>
    <w:p w14:paraId="27B866D0" w14:textId="5065B4FE" w:rsidR="00882DA8" w:rsidRPr="00AA7C5F" w:rsidDel="009F4FE8" w:rsidRDefault="00882DA8" w:rsidP="00882DA8">
      <w:pPr>
        <w:spacing w:line="480" w:lineRule="auto"/>
        <w:jc w:val="both"/>
        <w:rPr>
          <w:del w:id="994" w:author="Alejandro Andreas Jaume Losa" w:date="2024-04-10T18:42:00Z"/>
          <w:rFonts w:ascii="Times New Roman" w:hAnsi="Times New Roman" w:cs="Times New Roman"/>
        </w:rPr>
      </w:pPr>
      <w:del w:id="995" w:author="Alejandro Andreas Jaume Losa" w:date="2024-04-10T18:42: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10</w:delText>
        </w:r>
        <w:r w:rsidRPr="00AA7C5F" w:rsidDel="009F4FE8">
          <w:rPr>
            <w:rFonts w:ascii="Times New Roman" w:hAnsi="Times New Roman" w:cs="Times New Roman"/>
          </w:rPr>
          <w:delText>. Participant responses to the statement ‘If I had children, I would like them to speak Catalan’.</w:delText>
        </w:r>
      </w:del>
    </w:p>
    <w:p w14:paraId="684CEE89"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Default="009F4FE8" w:rsidP="009F4FE8">
      <w:pPr>
        <w:spacing w:line="480" w:lineRule="auto"/>
        <w:jc w:val="center"/>
        <w:rPr>
          <w:ins w:id="996" w:author="Alejandro Andreas Jaume Losa" w:date="2024-04-10T18:42:00Z"/>
          <w:rFonts w:ascii="Times New Roman" w:hAnsi="Times New Roman" w:cs="Times New Roman"/>
        </w:rPr>
        <w:pPrChange w:id="997" w:author="Alejandro Andreas Jaume Losa" w:date="2024-04-10T18:42:00Z">
          <w:pPr>
            <w:spacing w:line="480" w:lineRule="auto"/>
            <w:ind w:firstLine="720"/>
            <w:jc w:val="both"/>
          </w:pPr>
        </w:pPrChange>
      </w:pPr>
      <w:ins w:id="998" w:author="Alejandro Andreas Jaume Losa" w:date="2024-04-10T18:42:00Z">
        <w:r w:rsidRPr="00AA7C5F">
          <w:rPr>
            <w:rFonts w:ascii="Times New Roman" w:hAnsi="Times New Roman" w:cs="Times New Roman"/>
            <w:b/>
            <w:bCs/>
          </w:rPr>
          <w:t>Figure 10</w:t>
        </w:r>
        <w:r w:rsidRPr="00AA7C5F">
          <w:rPr>
            <w:rFonts w:ascii="Times New Roman" w:hAnsi="Times New Roman" w:cs="Times New Roman"/>
          </w:rPr>
          <w:t>. Participant responses to the statement ‘If I had children, I would like them to speak Catalan’.</w:t>
        </w:r>
      </w:ins>
    </w:p>
    <w:p w14:paraId="6A67E7B7" w14:textId="7B79448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ins w:id="999" w:author="Alejandro Andreas Jaume Losa" w:date="2024-04-09T09:04:00Z">
        <w:r w:rsidR="007F749E">
          <w:rPr>
            <w:rFonts w:ascii="Times New Roman" w:hAnsi="Times New Roman" w:cs="Times New Roman"/>
          </w:rPr>
          <w:t xml:space="preserve"> revealed </w:t>
        </w:r>
      </w:ins>
      <w:ins w:id="1000" w:author="Alejandro Andreas Jaume Losa" w:date="2024-04-09T09:05:00Z">
        <w:r w:rsidR="007F749E">
          <w:rPr>
            <w:rFonts w:ascii="Times New Roman" w:hAnsi="Times New Roman" w:cs="Times New Roman"/>
          </w:rPr>
          <w:t xml:space="preserve">notable divergence. </w:t>
        </w:r>
      </w:ins>
      <w:del w:id="1001" w:author="Alejandro Andreas Jaume Losa" w:date="2024-04-09T09:04:00Z">
        <w:r w:rsidRPr="00AA7C5F" w:rsidDel="007F749E">
          <w:rPr>
            <w:rFonts w:ascii="Times New Roman" w:hAnsi="Times New Roman" w:cs="Times New Roman"/>
          </w:rPr>
          <w:delText xml:space="preserve"> showed </w:delText>
        </w:r>
        <w:commentRangeStart w:id="1002"/>
        <w:r w:rsidRPr="00AA7C5F" w:rsidDel="007F749E">
          <w:rPr>
            <w:rFonts w:ascii="Times New Roman" w:hAnsi="Times New Roman" w:cs="Times New Roman"/>
          </w:rPr>
          <w:delText>interesting differences</w:delText>
        </w:r>
        <w:commentRangeEnd w:id="1002"/>
        <w:r w:rsidR="00C57327" w:rsidDel="007F749E">
          <w:rPr>
            <w:rStyle w:val="CommentReference"/>
            <w:rFonts w:ascii="Times New Roman" w:eastAsia="Times New Roman" w:hAnsi="Times New Roman" w:cs="Times New Roman"/>
            <w:kern w:val="0"/>
            <w14:ligatures w14:val="none"/>
          </w:rPr>
          <w:commentReference w:id="1002"/>
        </w:r>
        <w:r w:rsidRPr="00AA7C5F" w:rsidDel="007F749E">
          <w:rPr>
            <w:rFonts w:ascii="Times New Roman" w:hAnsi="Times New Roman" w:cs="Times New Roman"/>
          </w:rPr>
          <w:delText xml:space="preserve">. </w:delText>
        </w:r>
      </w:del>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ins w:id="1003" w:author="Alejandro Andreas Jaume Losa" w:date="2024-04-10T09:22:00Z">
        <w:r w:rsidR="009B28A1">
          <w:rPr>
            <w:rFonts w:ascii="Times New Roman" w:hAnsi="Times New Roman" w:cs="Times New Roman"/>
          </w:rPr>
          <w:t>indicating that these particular attitudes are not connected to political orientation in these data.</w:t>
        </w:r>
        <w:r w:rsidR="009B28A1">
          <w:rPr>
            <w:rFonts w:ascii="Times New Roman" w:hAnsi="Times New Roman" w:cs="Times New Roman"/>
          </w:rPr>
          <w:t xml:space="preserve"> </w:t>
        </w:r>
      </w:ins>
      <w:del w:id="1004" w:author="Alejandro Andreas Jaume Losa" w:date="2024-04-10T09:22:00Z">
        <w:r w:rsidRPr="00AA7C5F" w:rsidDel="009B28A1">
          <w:rPr>
            <w:rFonts w:ascii="Times New Roman" w:hAnsi="Times New Roman" w:cs="Times New Roman"/>
          </w:rPr>
          <w:delText xml:space="preserve">indicating general consensus regarding attitudes towards Spanish. </w:delText>
        </w:r>
      </w:del>
      <w:r w:rsidRPr="00AA7C5F">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del w:id="1005" w:author="Alejandro Andreas Jaume Losa" w:date="2024-04-10T18:51:00Z">
        <w:r w:rsidR="0070546B" w:rsidRPr="00AA7C5F" w:rsidDel="0005100F">
          <w:rPr>
            <w:rFonts w:ascii="Times New Roman" w:hAnsi="Times New Roman" w:cs="Times New Roman"/>
          </w:rPr>
          <w:delText>10</w:delText>
        </w:r>
      </w:del>
      <w:ins w:id="1006" w:author="Alejandro Andreas Jaume Losa" w:date="2024-04-10T18:51:00Z">
        <w:r w:rsidR="0005100F">
          <w:rPr>
            <w:rFonts w:ascii="Times New Roman" w:hAnsi="Times New Roman" w:cs="Times New Roman"/>
          </w:rPr>
          <w:t>9</w:t>
        </w:r>
      </w:ins>
      <w:r w:rsidRPr="00AA7C5F">
        <w:rPr>
          <w:rFonts w:ascii="Times New Roman" w:hAnsi="Times New Roman" w:cs="Times New Roman"/>
        </w:rPr>
        <w:t>.</w:t>
      </w:r>
    </w:p>
    <w:p w14:paraId="2F31518A" w14:textId="7B9E073B"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 xml:space="preserve">Table </w:t>
      </w:r>
      <w:del w:id="1007" w:author="Alejandro Andreas Jaume Losa" w:date="2024-04-10T18:51:00Z">
        <w:r w:rsidR="0070546B" w:rsidRPr="00AA7C5F" w:rsidDel="0005100F">
          <w:rPr>
            <w:rFonts w:ascii="Times New Roman" w:hAnsi="Times New Roman" w:cs="Times New Roman"/>
            <w:b/>
            <w:bCs/>
          </w:rPr>
          <w:delText>10</w:delText>
        </w:r>
      </w:del>
      <w:ins w:id="1008" w:author="Alejandro Andreas Jaume Losa" w:date="2024-04-10T18:51:00Z">
        <w:r w:rsidR="0005100F">
          <w:rPr>
            <w:rFonts w:ascii="Times New Roman" w:hAnsi="Times New Roman" w:cs="Times New Roman"/>
            <w:b/>
            <w:bCs/>
          </w:rPr>
          <w:t>9</w:t>
        </w:r>
      </w:ins>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396FF96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7BF515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19F37B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16.714</w:t>
            </w:r>
          </w:p>
        </w:tc>
        <w:tc>
          <w:tcPr>
            <w:tcW w:w="1870" w:type="dxa"/>
            <w:shd w:val="clear" w:color="auto" w:fill="auto"/>
            <w:vAlign w:val="center"/>
          </w:tcPr>
          <w:p w14:paraId="07A94D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14.598</w:t>
            </w:r>
          </w:p>
        </w:tc>
        <w:tc>
          <w:tcPr>
            <w:tcW w:w="1870" w:type="dxa"/>
            <w:shd w:val="clear" w:color="auto" w:fill="auto"/>
            <w:vAlign w:val="center"/>
          </w:tcPr>
          <w:p w14:paraId="051DAFE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1.145</w:t>
            </w:r>
          </w:p>
        </w:tc>
        <w:tc>
          <w:tcPr>
            <w:tcW w:w="1870" w:type="dxa"/>
            <w:shd w:val="clear" w:color="auto" w:fill="auto"/>
            <w:vAlign w:val="center"/>
          </w:tcPr>
          <w:p w14:paraId="5EF1A10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0.25517</w:t>
            </w:r>
          </w:p>
        </w:tc>
      </w:tr>
      <w:tr w:rsidR="00882DA8" w:rsidRPr="00AA7C5F"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196F37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5.452</w:t>
            </w:r>
          </w:p>
        </w:tc>
        <w:tc>
          <w:tcPr>
            <w:tcW w:w="1870" w:type="dxa"/>
            <w:shd w:val="clear" w:color="auto" w:fill="auto"/>
            <w:vAlign w:val="center"/>
          </w:tcPr>
          <w:p w14:paraId="6705D72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15.627</w:t>
            </w:r>
          </w:p>
        </w:tc>
        <w:tc>
          <w:tcPr>
            <w:tcW w:w="1870" w:type="dxa"/>
            <w:shd w:val="clear" w:color="auto" w:fill="auto"/>
            <w:vAlign w:val="center"/>
          </w:tcPr>
          <w:p w14:paraId="661C716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0.349</w:t>
            </w:r>
          </w:p>
        </w:tc>
        <w:tc>
          <w:tcPr>
            <w:tcW w:w="1870" w:type="dxa"/>
            <w:shd w:val="clear" w:color="auto" w:fill="auto"/>
            <w:vAlign w:val="center"/>
          </w:tcPr>
          <w:p w14:paraId="6C373BA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0.72794</w:t>
            </w:r>
          </w:p>
        </w:tc>
      </w:tr>
      <w:tr w:rsidR="00882DA8" w:rsidRPr="00AA7C5F"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26.436</w:t>
            </w:r>
          </w:p>
        </w:tc>
        <w:tc>
          <w:tcPr>
            <w:tcW w:w="1870" w:type="dxa"/>
            <w:shd w:val="clear" w:color="auto" w:fill="auto"/>
            <w:vAlign w:val="center"/>
          </w:tcPr>
          <w:p w14:paraId="13B20A7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16.962</w:t>
            </w:r>
          </w:p>
        </w:tc>
        <w:tc>
          <w:tcPr>
            <w:tcW w:w="1870" w:type="dxa"/>
            <w:shd w:val="clear" w:color="auto" w:fill="auto"/>
            <w:vAlign w:val="center"/>
          </w:tcPr>
          <w:p w14:paraId="3048D08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1.559</w:t>
            </w:r>
          </w:p>
        </w:tc>
        <w:tc>
          <w:tcPr>
            <w:tcW w:w="1870" w:type="dxa"/>
            <w:shd w:val="clear" w:color="auto" w:fill="auto"/>
            <w:vAlign w:val="center"/>
          </w:tcPr>
          <w:p w14:paraId="747475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0.1225</w:t>
            </w:r>
          </w:p>
        </w:tc>
      </w:tr>
      <w:tr w:rsidR="00882DA8" w:rsidRPr="00AA7C5F"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9F982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15.886</w:t>
            </w:r>
          </w:p>
        </w:tc>
        <w:tc>
          <w:tcPr>
            <w:tcW w:w="1870" w:type="dxa"/>
            <w:shd w:val="clear" w:color="auto" w:fill="auto"/>
            <w:vAlign w:val="center"/>
          </w:tcPr>
          <w:p w14:paraId="441B9E4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22.616</w:t>
            </w:r>
          </w:p>
        </w:tc>
        <w:tc>
          <w:tcPr>
            <w:tcW w:w="1870" w:type="dxa"/>
            <w:shd w:val="clear" w:color="auto" w:fill="auto"/>
            <w:vAlign w:val="center"/>
          </w:tcPr>
          <w:p w14:paraId="7294FA2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0.702</w:t>
            </w:r>
          </w:p>
        </w:tc>
        <w:tc>
          <w:tcPr>
            <w:tcW w:w="1870" w:type="dxa"/>
            <w:shd w:val="clear" w:color="auto" w:fill="auto"/>
            <w:vAlign w:val="center"/>
          </w:tcPr>
          <w:p w14:paraId="584D0ED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0.48417</w:t>
            </w:r>
          </w:p>
        </w:tc>
      </w:tr>
      <w:tr w:rsidR="00882DA8" w:rsidRPr="00AA7C5F"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51.952</w:t>
            </w:r>
          </w:p>
        </w:tc>
        <w:tc>
          <w:tcPr>
            <w:tcW w:w="1870" w:type="dxa"/>
            <w:shd w:val="clear" w:color="auto" w:fill="auto"/>
            <w:vAlign w:val="center"/>
          </w:tcPr>
          <w:p w14:paraId="1DA26D6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18.369</w:t>
            </w:r>
          </w:p>
        </w:tc>
        <w:tc>
          <w:tcPr>
            <w:tcW w:w="1870" w:type="dxa"/>
            <w:shd w:val="clear" w:color="auto" w:fill="auto"/>
            <w:vAlign w:val="center"/>
          </w:tcPr>
          <w:p w14:paraId="7B4CB88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2.828</w:t>
            </w:r>
          </w:p>
        </w:tc>
        <w:tc>
          <w:tcPr>
            <w:tcW w:w="1870" w:type="dxa"/>
            <w:shd w:val="clear" w:color="auto" w:fill="auto"/>
            <w:vAlign w:val="center"/>
          </w:tcPr>
          <w:p w14:paraId="4950DDC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0.00573</w:t>
            </w:r>
          </w:p>
        </w:tc>
      </w:tr>
      <w:tr w:rsidR="00882DA8" w:rsidRPr="00AA7C5F"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4037BB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47.143</w:t>
            </w:r>
          </w:p>
        </w:tc>
        <w:tc>
          <w:tcPr>
            <w:tcW w:w="1870" w:type="dxa"/>
            <w:shd w:val="clear" w:color="auto" w:fill="auto"/>
            <w:vAlign w:val="center"/>
          </w:tcPr>
          <w:p w14:paraId="24ACFD0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20.645</w:t>
            </w:r>
          </w:p>
        </w:tc>
        <w:tc>
          <w:tcPr>
            <w:tcW w:w="1870" w:type="dxa"/>
            <w:shd w:val="clear" w:color="auto" w:fill="auto"/>
            <w:vAlign w:val="center"/>
          </w:tcPr>
          <w:p w14:paraId="1B73090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2.283</w:t>
            </w:r>
          </w:p>
        </w:tc>
        <w:tc>
          <w:tcPr>
            <w:tcW w:w="1870" w:type="dxa"/>
            <w:shd w:val="clear" w:color="auto" w:fill="auto"/>
            <w:vAlign w:val="center"/>
          </w:tcPr>
          <w:p w14:paraId="272EEA9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0.02468</w:t>
            </w:r>
          </w:p>
        </w:tc>
      </w:tr>
    </w:tbl>
    <w:p w14:paraId="45298FCB" w14:textId="77777777" w:rsidR="00882DA8" w:rsidRPr="00AA7C5F" w:rsidRDefault="00882DA8" w:rsidP="00882DA8">
      <w:pPr>
        <w:spacing w:line="480" w:lineRule="auto"/>
        <w:jc w:val="both"/>
        <w:rPr>
          <w:rFonts w:ascii="Times New Roman" w:hAnsi="Times New Roman" w:cs="Times New Roman"/>
        </w:rPr>
      </w:pPr>
    </w:p>
    <w:p w14:paraId="667E29F9" w14:textId="1D986A4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ins w:id="1009" w:author="Kendra Dickinson" w:date="2024-03-26T12:02:00Z">
        <w:r w:rsidR="00C57327">
          <w:rPr>
            <w:rFonts w:ascii="Times New Roman" w:hAnsi="Times New Roman" w:cs="Times New Roman"/>
          </w:rPr>
          <w:t xml:space="preserve">mean </w:t>
        </w:r>
      </w:ins>
      <w:r w:rsidRPr="00AA7C5F">
        <w:rPr>
          <w:rFonts w:ascii="Times New Roman" w:hAnsi="Times New Roman" w:cs="Times New Roman"/>
        </w:rPr>
        <w:t xml:space="preserve">level of agreement with this statement was even lower than that of those who identified as center-left. </w:t>
      </w:r>
      <w:commentRangeStart w:id="1010"/>
      <w:r w:rsidRPr="00AA7C5F">
        <w:rPr>
          <w:rFonts w:ascii="Times New Roman" w:hAnsi="Times New Roman" w:cs="Times New Roman"/>
        </w:rPr>
        <w:t xml:space="preserve">This could be due, once again, to a possible separation between language attitudes and linguistic uses in people whose political orientation is not sided. </w:t>
      </w:r>
      <w:commentRangeEnd w:id="1010"/>
      <w:r w:rsidR="00C57327">
        <w:rPr>
          <w:rStyle w:val="CommentReference"/>
          <w:rFonts w:ascii="Times New Roman" w:eastAsia="Times New Roman" w:hAnsi="Times New Roman" w:cs="Times New Roman"/>
          <w:kern w:val="0"/>
          <w14:ligatures w14:val="none"/>
        </w:rPr>
        <w:commentReference w:id="1010"/>
      </w:r>
      <w:r w:rsidRPr="00AA7C5F">
        <w:rPr>
          <w:rFonts w:ascii="Times New Roman" w:hAnsi="Times New Roman" w:cs="Times New Roman"/>
        </w:rPr>
        <w:t xml:space="preserve">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111D1D63" w14:textId="282B2ABE" w:rsidR="00882DA8" w:rsidRPr="00AA7C5F" w:rsidDel="009F4FE8" w:rsidRDefault="00882DA8" w:rsidP="00882DA8">
      <w:pPr>
        <w:spacing w:line="480" w:lineRule="auto"/>
        <w:jc w:val="both"/>
        <w:rPr>
          <w:del w:id="1011" w:author="Alejandro Andreas Jaume Losa" w:date="2024-04-10T18:42:00Z"/>
          <w:rFonts w:ascii="Times New Roman" w:hAnsi="Times New Roman" w:cs="Times New Roman"/>
        </w:rPr>
      </w:pPr>
      <w:del w:id="1012" w:author="Alejandro Andreas Jaume Losa" w:date="2024-04-10T18:42: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11</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‘It is not good manners to answer in Catalan to someone who speaks to you in Spanish.</w:delText>
        </w:r>
      </w:del>
    </w:p>
    <w:p w14:paraId="24FD0FF8"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noProof/>
        </w:rPr>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9F4FE8" w:rsidRDefault="009F4FE8" w:rsidP="009F4FE8">
      <w:pPr>
        <w:spacing w:line="480" w:lineRule="auto"/>
        <w:jc w:val="center"/>
        <w:rPr>
          <w:ins w:id="1013" w:author="Alejandro Andreas Jaume Losa" w:date="2024-04-10T18:42:00Z"/>
          <w:rFonts w:ascii="Times New Roman" w:hAnsi="Times New Roman" w:cs="Times New Roman"/>
          <w:rPrChange w:id="1014" w:author="Alejandro Andreas Jaume Losa" w:date="2024-04-10T18:42:00Z">
            <w:rPr>
              <w:ins w:id="1015" w:author="Alejandro Andreas Jaume Losa" w:date="2024-04-10T18:42:00Z"/>
              <w:rFonts w:ascii="Times New Roman" w:hAnsi="Times New Roman" w:cs="Times New Roman"/>
              <w:i/>
              <w:iCs/>
            </w:rPr>
          </w:rPrChange>
        </w:rPr>
        <w:pPrChange w:id="1016" w:author="Alejandro Andreas Jaume Losa" w:date="2024-04-10T18:42:00Z">
          <w:pPr>
            <w:spacing w:line="480" w:lineRule="auto"/>
            <w:jc w:val="both"/>
          </w:pPr>
        </w:pPrChange>
      </w:pPr>
      <w:ins w:id="1017" w:author="Alejandro Andreas Jaume Losa" w:date="2024-04-10T18:42:00Z">
        <w:r w:rsidRPr="00AA7C5F">
          <w:rPr>
            <w:rFonts w:ascii="Times New Roman" w:hAnsi="Times New Roman" w:cs="Times New Roman"/>
            <w:b/>
            <w:bCs/>
          </w:rPr>
          <w:t>Figure 11.</w:t>
        </w:r>
        <w:r w:rsidRPr="00AA7C5F">
          <w:rPr>
            <w:rFonts w:ascii="Times New Roman" w:hAnsi="Times New Roman" w:cs="Times New Roman"/>
          </w:rPr>
          <w:t xml:space="preserve"> Participant responses to the statement ‘It is not good manners to answer in Catalan to someone who speaks to you in Spanish.</w:t>
        </w:r>
      </w:ins>
    </w:p>
    <w:p w14:paraId="1B5A6EFE" w14:textId="6FFCBB8A" w:rsidR="00882DA8" w:rsidRDefault="00532F9B" w:rsidP="009F4FE8">
      <w:pPr>
        <w:spacing w:line="480" w:lineRule="auto"/>
        <w:ind w:firstLine="720"/>
        <w:jc w:val="both"/>
        <w:rPr>
          <w:ins w:id="1018" w:author="Alejandro Andreas Jaume Losa" w:date="2024-04-09T09:07:00Z"/>
          <w:rFonts w:ascii="Times New Roman" w:hAnsi="Times New Roman" w:cs="Times New Roman"/>
          <w:i/>
          <w:iCs/>
        </w:rPr>
        <w:pPrChange w:id="1019" w:author="Alejandro Andreas Jaume Losa" w:date="2024-04-10T18:42:00Z">
          <w:pPr>
            <w:spacing w:line="480" w:lineRule="auto"/>
            <w:jc w:val="both"/>
          </w:pPr>
        </w:pPrChange>
      </w:pPr>
      <w:ins w:id="1020" w:author="Kendra Dickinson [2]" w:date="2024-03-19T11:52:00Z">
        <w:r w:rsidRPr="00532F9B">
          <w:rPr>
            <w:rFonts w:ascii="Times New Roman" w:hAnsi="Times New Roman" w:cs="Times New Roman"/>
            <w:i/>
            <w:iCs/>
            <w:rPrChange w:id="1021" w:author="Kendra Dickinson [2]" w:date="2024-03-19T11:52:00Z">
              <w:rPr>
                <w:rFonts w:ascii="Times New Roman" w:hAnsi="Times New Roman" w:cs="Times New Roman"/>
                <w:b/>
                <w:bCs/>
              </w:rPr>
            </w:rPrChange>
          </w:rPr>
          <w:t xml:space="preserve">4.2. </w:t>
        </w:r>
      </w:ins>
      <w:r w:rsidR="00882DA8" w:rsidRPr="00532F9B">
        <w:rPr>
          <w:rFonts w:ascii="Times New Roman" w:hAnsi="Times New Roman" w:cs="Times New Roman"/>
          <w:i/>
          <w:iCs/>
          <w:rPrChange w:id="1022" w:author="Kendra Dickinson [2]" w:date="2024-03-19T11:52:00Z">
            <w:rPr>
              <w:rFonts w:ascii="Times New Roman" w:hAnsi="Times New Roman" w:cs="Times New Roman"/>
              <w:b/>
              <w:bCs/>
            </w:rPr>
          </w:rPrChange>
        </w:rPr>
        <w:t>Language difficulty and enjoyment</w:t>
      </w:r>
    </w:p>
    <w:p w14:paraId="4B792B66" w14:textId="4D6D6CAE" w:rsidR="007F749E" w:rsidRPr="007F749E" w:rsidRDefault="007F749E">
      <w:pPr>
        <w:spacing w:line="480" w:lineRule="auto"/>
        <w:jc w:val="both"/>
        <w:rPr>
          <w:rFonts w:ascii="Times New Roman" w:hAnsi="Times New Roman" w:cs="Times New Roman"/>
          <w:rPrChange w:id="1023" w:author="Alejandro Andreas Jaume Losa" w:date="2024-04-09T09:07:00Z">
            <w:rPr>
              <w:rFonts w:ascii="Times New Roman" w:hAnsi="Times New Roman" w:cs="Times New Roman"/>
              <w:b/>
              <w:bCs/>
            </w:rPr>
          </w:rPrChange>
        </w:rPr>
        <w:pPrChange w:id="1024" w:author="Kendra Dickinson [2]" w:date="2024-03-19T11:52:00Z">
          <w:pPr>
            <w:spacing w:line="480" w:lineRule="auto"/>
            <w:ind w:firstLine="720"/>
            <w:jc w:val="both"/>
          </w:pPr>
        </w:pPrChange>
      </w:pPr>
      <w:ins w:id="1025" w:author="Alejandro Andreas Jaume Losa" w:date="2024-04-09T09:07:00Z">
        <w:r>
          <w:rPr>
            <w:rFonts w:ascii="Times New Roman" w:hAnsi="Times New Roman" w:cs="Times New Roman"/>
          </w:rPr>
          <w:tab/>
          <w:t xml:space="preserve">Several of the statements that participants evaluated also related to language difficulty and enjoyment. These statements are shown in the Appendix. In what follows, I detail the relationship between </w:t>
        </w:r>
      </w:ins>
      <w:ins w:id="1026" w:author="Alejandro Andreas Jaume Losa" w:date="2024-04-09T09:08:00Z">
        <w:r>
          <w:rPr>
            <w:rFonts w:ascii="Times New Roman" w:hAnsi="Times New Roman" w:cs="Times New Roman"/>
          </w:rPr>
          <w:t>participant responses to each of these statements and political orientation.</w:t>
        </w:r>
      </w:ins>
    </w:p>
    <w:p w14:paraId="7760CE34" w14:textId="6FE7AD7E" w:rsidR="00882DA8" w:rsidRPr="00AA7C5F" w:rsidDel="007F749E" w:rsidRDefault="00882DA8" w:rsidP="00882DA8">
      <w:pPr>
        <w:spacing w:line="480" w:lineRule="auto"/>
        <w:ind w:firstLine="720"/>
        <w:jc w:val="both"/>
        <w:rPr>
          <w:del w:id="1027" w:author="Alejandro Andreas Jaume Losa" w:date="2024-04-09T09:08:00Z"/>
          <w:rFonts w:ascii="Times New Roman" w:hAnsi="Times New Roman" w:cs="Times New Roman"/>
        </w:rPr>
      </w:pPr>
      <w:del w:id="1028" w:author="Alejandro Andreas Jaume Losa" w:date="2024-04-09T09:08:00Z">
        <w:r w:rsidRPr="00AA7C5F" w:rsidDel="007F749E">
          <w:rPr>
            <w:rFonts w:ascii="Times New Roman" w:hAnsi="Times New Roman" w:cs="Times New Roman"/>
          </w:rPr>
          <w:delText xml:space="preserve">Several of the statements that participants evaluated also related to language difficulty and enjoyment. These statements are shown in Table </w:delText>
        </w:r>
        <w:r w:rsidR="0070546B" w:rsidRPr="00AA7C5F" w:rsidDel="007F749E">
          <w:rPr>
            <w:rFonts w:ascii="Times New Roman" w:hAnsi="Times New Roman" w:cs="Times New Roman"/>
          </w:rPr>
          <w:delText>11</w:delText>
        </w:r>
        <w:r w:rsidRPr="00AA7C5F" w:rsidDel="007F749E">
          <w:rPr>
            <w:rFonts w:ascii="Times New Roman" w:hAnsi="Times New Roman" w:cs="Times New Roman"/>
          </w:rPr>
          <w:delText>. In what follows, I detail the relationship between participant responses to each of these statements and political orientation.</w:delText>
        </w:r>
      </w:del>
    </w:p>
    <w:p w14:paraId="57D3891D" w14:textId="025E8D36" w:rsidR="00882DA8" w:rsidRPr="00AA7C5F" w:rsidDel="007F749E" w:rsidRDefault="00882DA8" w:rsidP="00882DA8">
      <w:pPr>
        <w:spacing w:line="480" w:lineRule="auto"/>
        <w:jc w:val="both"/>
        <w:rPr>
          <w:del w:id="1029" w:author="Alejandro Andreas Jaume Losa" w:date="2024-04-09T09:05:00Z"/>
          <w:rFonts w:ascii="Times New Roman" w:hAnsi="Times New Roman" w:cs="Times New Roman"/>
        </w:rPr>
      </w:pPr>
      <w:commentRangeStart w:id="1030"/>
      <w:del w:id="1031" w:author="Alejandro Andreas Jaume Losa" w:date="2024-04-09T09:05:00Z">
        <w:r w:rsidRPr="00AA7C5F" w:rsidDel="007F749E">
          <w:rPr>
            <w:rFonts w:ascii="Times New Roman" w:hAnsi="Times New Roman" w:cs="Times New Roman"/>
            <w:b/>
            <w:bCs/>
          </w:rPr>
          <w:delText xml:space="preserve">Table </w:delText>
        </w:r>
        <w:r w:rsidR="0070546B" w:rsidRPr="00AA7C5F" w:rsidDel="007F749E">
          <w:rPr>
            <w:rFonts w:ascii="Times New Roman" w:hAnsi="Times New Roman" w:cs="Times New Roman"/>
            <w:b/>
            <w:bCs/>
          </w:rPr>
          <w:delText>11</w:delText>
        </w:r>
        <w:r w:rsidRPr="00AA7C5F" w:rsidDel="007F749E">
          <w:rPr>
            <w:rFonts w:ascii="Times New Roman" w:hAnsi="Times New Roman" w:cs="Times New Roman"/>
            <w:b/>
            <w:bCs/>
          </w:rPr>
          <w:delText xml:space="preserve">. </w:delText>
        </w:r>
        <w:commentRangeEnd w:id="1030"/>
        <w:r w:rsidR="00777E49" w:rsidDel="007F749E">
          <w:rPr>
            <w:rStyle w:val="CommentReference"/>
            <w:rFonts w:ascii="Times New Roman" w:eastAsia="Times New Roman" w:hAnsi="Times New Roman" w:cs="Times New Roman"/>
            <w:kern w:val="0"/>
            <w14:ligatures w14:val="none"/>
          </w:rPr>
          <w:commentReference w:id="1030"/>
        </w:r>
        <w:r w:rsidRPr="00AA7C5F" w:rsidDel="007F749E">
          <w:rPr>
            <w:rFonts w:ascii="Times New Roman" w:hAnsi="Times New Roman" w:cs="Times New Roman"/>
          </w:rPr>
          <w:delText>Statements related to language difficulty and enjoyment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7F749E" w14:paraId="18D44A14" w14:textId="34832AB7" w:rsidTr="00C70BF2">
        <w:trPr>
          <w:cnfStyle w:val="100000000000" w:firstRow="1" w:lastRow="0" w:firstColumn="0" w:lastColumn="0" w:oddVBand="0" w:evenVBand="0" w:oddHBand="0" w:evenHBand="0" w:firstRowFirstColumn="0" w:firstRowLastColumn="0" w:lastRowFirstColumn="0" w:lastRowLastColumn="0"/>
          <w:trHeight w:val="57"/>
          <w:del w:id="1032"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694010D9" w14:textId="659FD82F" w:rsidR="00882DA8" w:rsidRPr="00AA7C5F" w:rsidDel="007F749E" w:rsidRDefault="00882DA8" w:rsidP="00C70BF2">
            <w:pPr>
              <w:spacing w:line="276" w:lineRule="auto"/>
              <w:jc w:val="both"/>
              <w:rPr>
                <w:del w:id="1033" w:author="Alejandro Andreas Jaume Losa" w:date="2024-04-09T09:05:00Z"/>
                <w:rFonts w:ascii="Times New Roman" w:hAnsi="Times New Roman" w:cs="Times New Roman"/>
                <w:b w:val="0"/>
                <w:bCs w:val="0"/>
              </w:rPr>
            </w:pPr>
            <w:del w:id="1034" w:author="Alejandro Andreas Jaume Losa" w:date="2024-04-09T09:05:00Z">
              <w:r w:rsidRPr="00AA7C5F" w:rsidDel="007F749E">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59D34393" w14:textId="5CB55B79" w:rsidR="00882DA8" w:rsidRPr="00AA7C5F" w:rsidDel="007F749E"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035" w:author="Alejandro Andreas Jaume Losa" w:date="2024-04-09T09:05:00Z"/>
                <w:rFonts w:ascii="Times New Roman" w:hAnsi="Times New Roman" w:cs="Times New Roman"/>
                <w:b w:val="0"/>
                <w:bCs w:val="0"/>
              </w:rPr>
            </w:pPr>
            <w:del w:id="1036" w:author="Alejandro Andreas Jaume Losa" w:date="2024-04-09T09:05:00Z">
              <w:r w:rsidRPr="00AA7C5F" w:rsidDel="007F749E">
                <w:rPr>
                  <w:rFonts w:ascii="Times New Roman" w:hAnsi="Times New Roman" w:cs="Times New Roman"/>
                  <w:b w:val="0"/>
                  <w:bCs w:val="0"/>
                </w:rPr>
                <w:delText>Statements related to Spanish</w:delText>
              </w:r>
            </w:del>
          </w:p>
        </w:tc>
      </w:tr>
      <w:tr w:rsidR="00882DA8" w:rsidRPr="00AA7C5F" w:rsidDel="007F749E" w14:paraId="13458B78" w14:textId="34A5098A" w:rsidTr="00C70BF2">
        <w:trPr>
          <w:cnfStyle w:val="000000100000" w:firstRow="0" w:lastRow="0" w:firstColumn="0" w:lastColumn="0" w:oddVBand="0" w:evenVBand="0" w:oddHBand="1" w:evenHBand="0" w:firstRowFirstColumn="0" w:firstRowLastColumn="0" w:lastRowFirstColumn="0" w:lastRowLastColumn="0"/>
          <w:del w:id="1037"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32A956B" w14:textId="270A8EB1" w:rsidR="00882DA8" w:rsidRPr="006A383F" w:rsidDel="007F749E" w:rsidRDefault="00882DA8" w:rsidP="00C70BF2">
            <w:pPr>
              <w:spacing w:line="276" w:lineRule="auto"/>
              <w:jc w:val="both"/>
              <w:rPr>
                <w:del w:id="1038" w:author="Alejandro Andreas Jaume Losa" w:date="2024-04-09T09:05:00Z"/>
                <w:rFonts w:ascii="Times New Roman" w:hAnsi="Times New Roman" w:cs="Times New Roman"/>
                <w:b w:val="0"/>
                <w:bCs w:val="0"/>
                <w:rPrChange w:id="1039" w:author="Alejandro Andreas Jaume Losa" w:date="2024-04-10T08:26:00Z">
                  <w:rPr>
                    <w:del w:id="1040" w:author="Alejandro Andreas Jaume Losa" w:date="2024-04-09T09:05:00Z"/>
                    <w:rFonts w:ascii="Times New Roman" w:hAnsi="Times New Roman" w:cs="Times New Roman"/>
                    <w:b w:val="0"/>
                    <w:bCs w:val="0"/>
                    <w:lang w:val="es-ES"/>
                  </w:rPr>
                </w:rPrChange>
              </w:rPr>
            </w:pPr>
          </w:p>
          <w:p w14:paraId="33B2ED88" w14:textId="304D47F7" w:rsidR="00882DA8" w:rsidRPr="006A383F" w:rsidDel="007F749E" w:rsidRDefault="00882DA8" w:rsidP="00C70BF2">
            <w:pPr>
              <w:spacing w:line="276" w:lineRule="auto"/>
              <w:jc w:val="both"/>
              <w:rPr>
                <w:del w:id="1041" w:author="Alejandro Andreas Jaume Losa" w:date="2024-04-09T09:05:00Z"/>
                <w:rFonts w:ascii="Times New Roman" w:hAnsi="Times New Roman" w:cs="Times New Roman"/>
                <w:b w:val="0"/>
                <w:bCs w:val="0"/>
                <w:i/>
                <w:iCs/>
                <w:rPrChange w:id="1042" w:author="Alejandro Andreas Jaume Losa" w:date="2024-04-10T08:26:00Z">
                  <w:rPr>
                    <w:del w:id="1043" w:author="Alejandro Andreas Jaume Losa" w:date="2024-04-09T09:05:00Z"/>
                    <w:rFonts w:ascii="Times New Roman" w:hAnsi="Times New Roman" w:cs="Times New Roman"/>
                    <w:b w:val="0"/>
                    <w:bCs w:val="0"/>
                    <w:i/>
                    <w:iCs/>
                    <w:lang w:val="es-ES"/>
                  </w:rPr>
                </w:rPrChange>
              </w:rPr>
            </w:pPr>
            <w:del w:id="1044" w:author="Alejandro Andreas Jaume Losa" w:date="2024-04-09T09:05:00Z">
              <w:r w:rsidRPr="006A383F" w:rsidDel="007F749E">
                <w:rPr>
                  <w:rFonts w:ascii="Times New Roman" w:hAnsi="Times New Roman" w:cs="Times New Roman"/>
                  <w:b w:val="0"/>
                  <w:bCs w:val="0"/>
                  <w:i/>
                  <w:iCs/>
                  <w:rPrChange w:id="1045" w:author="Alejandro Andreas Jaume Losa" w:date="2024-04-10T08:26:00Z">
                    <w:rPr>
                      <w:rFonts w:ascii="Times New Roman" w:hAnsi="Times New Roman" w:cs="Times New Roman"/>
                      <w:b w:val="0"/>
                      <w:bCs w:val="0"/>
                      <w:i/>
                      <w:iCs/>
                      <w:lang w:val="es-ES"/>
                    </w:rPr>
                  </w:rPrChange>
                </w:rPr>
                <w:delText>El català és una llengua difícil d’aprendre</w:delText>
              </w:r>
            </w:del>
          </w:p>
          <w:p w14:paraId="724F5511" w14:textId="41E897F7" w:rsidR="00882DA8" w:rsidRPr="006A383F" w:rsidDel="007F749E" w:rsidRDefault="00882DA8" w:rsidP="00C70BF2">
            <w:pPr>
              <w:spacing w:line="276" w:lineRule="auto"/>
              <w:jc w:val="both"/>
              <w:rPr>
                <w:del w:id="1046" w:author="Alejandro Andreas Jaume Losa" w:date="2024-04-09T09:05:00Z"/>
                <w:rFonts w:ascii="Times New Roman" w:hAnsi="Times New Roman" w:cs="Times New Roman"/>
                <w:b w:val="0"/>
                <w:bCs w:val="0"/>
                <w:i/>
                <w:iCs/>
                <w:rPrChange w:id="1047" w:author="Alejandro Andreas Jaume Losa" w:date="2024-04-10T08:26:00Z">
                  <w:rPr>
                    <w:del w:id="1048" w:author="Alejandro Andreas Jaume Losa" w:date="2024-04-09T09:05:00Z"/>
                    <w:rFonts w:ascii="Times New Roman" w:hAnsi="Times New Roman" w:cs="Times New Roman"/>
                    <w:b w:val="0"/>
                    <w:bCs w:val="0"/>
                    <w:i/>
                    <w:iCs/>
                    <w:lang w:val="es-ES"/>
                  </w:rPr>
                </w:rPrChange>
              </w:rPr>
            </w:pPr>
            <w:del w:id="1049" w:author="Alejandro Andreas Jaume Losa" w:date="2024-04-09T09:05:00Z">
              <w:r w:rsidRPr="006A383F" w:rsidDel="007F749E">
                <w:rPr>
                  <w:rFonts w:ascii="Times New Roman" w:hAnsi="Times New Roman" w:cs="Times New Roman"/>
                  <w:b w:val="0"/>
                  <w:bCs w:val="0"/>
                  <w:i/>
                  <w:iCs/>
                  <w:rPrChange w:id="1050" w:author="Alejandro Andreas Jaume Losa" w:date="2024-04-10T08:26:00Z">
                    <w:rPr>
                      <w:rFonts w:ascii="Times New Roman" w:hAnsi="Times New Roman" w:cs="Times New Roman"/>
                      <w:b w:val="0"/>
                      <w:bCs w:val="0"/>
                      <w:i/>
                      <w:iCs/>
                      <w:lang w:val="es-ES"/>
                    </w:rPr>
                  </w:rPrChange>
                </w:rPr>
                <w:delText>El castalán es una lengua difícil de aprender</w:delText>
              </w:r>
            </w:del>
          </w:p>
          <w:p w14:paraId="687F6522" w14:textId="0513149A" w:rsidR="00882DA8" w:rsidRPr="00AA7C5F" w:rsidDel="007F749E" w:rsidRDefault="00882DA8" w:rsidP="00C70BF2">
            <w:pPr>
              <w:spacing w:line="276" w:lineRule="auto"/>
              <w:jc w:val="both"/>
              <w:rPr>
                <w:del w:id="1051" w:author="Alejandro Andreas Jaume Losa" w:date="2024-04-09T09:05:00Z"/>
                <w:rFonts w:ascii="Times New Roman" w:hAnsi="Times New Roman" w:cs="Times New Roman"/>
                <w:b w:val="0"/>
                <w:bCs w:val="0"/>
              </w:rPr>
            </w:pPr>
            <w:del w:id="1052" w:author="Alejandro Andreas Jaume Losa" w:date="2024-04-09T09:05:00Z">
              <w:r w:rsidRPr="00AA7C5F" w:rsidDel="007F749E">
                <w:rPr>
                  <w:rFonts w:ascii="Times New Roman" w:hAnsi="Times New Roman" w:cs="Times New Roman"/>
                  <w:b w:val="0"/>
                  <w:bCs w:val="0"/>
                </w:rPr>
                <w:delText>Catalan is a difficult language to learn</w:delText>
              </w:r>
            </w:del>
          </w:p>
        </w:tc>
        <w:tc>
          <w:tcPr>
            <w:tcW w:w="4675" w:type="dxa"/>
            <w:tcBorders>
              <w:top w:val="single" w:sz="4" w:space="0" w:color="auto"/>
            </w:tcBorders>
            <w:shd w:val="clear" w:color="auto" w:fill="auto"/>
          </w:tcPr>
          <w:p w14:paraId="7A57C235" w14:textId="4809FCCF"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053" w:author="Alejandro Andreas Jaume Losa" w:date="2024-04-09T09:05:00Z"/>
                <w:rFonts w:ascii="Times New Roman" w:hAnsi="Times New Roman" w:cs="Times New Roman"/>
              </w:rPr>
            </w:pPr>
          </w:p>
          <w:p w14:paraId="13C26AEF" w14:textId="721797FD"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054" w:author="Alejandro Andreas Jaume Losa" w:date="2024-04-09T09:05:00Z"/>
                <w:rFonts w:ascii="Times New Roman" w:hAnsi="Times New Roman" w:cs="Times New Roman"/>
                <w:i/>
                <w:iCs/>
                <w:rPrChange w:id="1055" w:author="Alejandro Andreas Jaume Losa" w:date="2024-04-10T08:26:00Z">
                  <w:rPr>
                    <w:del w:id="1056" w:author="Alejandro Andreas Jaume Losa" w:date="2024-04-09T09:05:00Z"/>
                    <w:rFonts w:ascii="Times New Roman" w:hAnsi="Times New Roman" w:cs="Times New Roman"/>
                    <w:i/>
                    <w:iCs/>
                    <w:lang w:val="es-ES"/>
                  </w:rPr>
                </w:rPrChange>
              </w:rPr>
            </w:pPr>
            <w:del w:id="1057" w:author="Alejandro Andreas Jaume Losa" w:date="2024-04-09T09:05:00Z">
              <w:r w:rsidRPr="006A383F" w:rsidDel="007F749E">
                <w:rPr>
                  <w:rFonts w:ascii="Times New Roman" w:hAnsi="Times New Roman" w:cs="Times New Roman"/>
                  <w:i/>
                  <w:iCs/>
                  <w:rPrChange w:id="1058" w:author="Alejandro Andreas Jaume Losa" w:date="2024-04-10T08:26:00Z">
                    <w:rPr>
                      <w:rFonts w:ascii="Times New Roman" w:hAnsi="Times New Roman" w:cs="Times New Roman"/>
                      <w:i/>
                      <w:iCs/>
                      <w:lang w:val="es-ES"/>
                    </w:rPr>
                  </w:rPrChange>
                </w:rPr>
                <w:delText>El castellà és una llengua difícil d’aprendre</w:delText>
              </w:r>
            </w:del>
          </w:p>
          <w:p w14:paraId="248D1A15" w14:textId="321C08FE"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059" w:author="Alejandro Andreas Jaume Losa" w:date="2024-04-09T09:05:00Z"/>
                <w:rFonts w:ascii="Times New Roman" w:hAnsi="Times New Roman" w:cs="Times New Roman"/>
                <w:i/>
                <w:iCs/>
                <w:rPrChange w:id="1060" w:author="Alejandro Andreas Jaume Losa" w:date="2024-04-10T08:26:00Z">
                  <w:rPr>
                    <w:del w:id="1061" w:author="Alejandro Andreas Jaume Losa" w:date="2024-04-09T09:05:00Z"/>
                    <w:rFonts w:ascii="Times New Roman" w:hAnsi="Times New Roman" w:cs="Times New Roman"/>
                    <w:i/>
                    <w:iCs/>
                    <w:lang w:val="es-ES"/>
                  </w:rPr>
                </w:rPrChange>
              </w:rPr>
            </w:pPr>
            <w:del w:id="1062" w:author="Alejandro Andreas Jaume Losa" w:date="2024-04-09T09:05:00Z">
              <w:r w:rsidRPr="006A383F" w:rsidDel="007F749E">
                <w:rPr>
                  <w:rFonts w:ascii="Times New Roman" w:hAnsi="Times New Roman" w:cs="Times New Roman"/>
                  <w:i/>
                  <w:iCs/>
                  <w:rPrChange w:id="1063" w:author="Alejandro Andreas Jaume Losa" w:date="2024-04-10T08:26:00Z">
                    <w:rPr>
                      <w:rFonts w:ascii="Times New Roman" w:hAnsi="Times New Roman" w:cs="Times New Roman"/>
                      <w:i/>
                      <w:iCs/>
                      <w:lang w:val="es-ES"/>
                    </w:rPr>
                  </w:rPrChange>
                </w:rPr>
                <w:delText>El castellano es una lengua difícil de aprender</w:delText>
              </w:r>
            </w:del>
          </w:p>
          <w:p w14:paraId="542E6780" w14:textId="0AA9F191"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064" w:author="Alejandro Andreas Jaume Losa" w:date="2024-04-09T09:05:00Z"/>
                <w:rFonts w:ascii="Times New Roman" w:hAnsi="Times New Roman" w:cs="Times New Roman"/>
              </w:rPr>
            </w:pPr>
            <w:del w:id="1065" w:author="Alejandro Andreas Jaume Losa" w:date="2024-04-09T09:05:00Z">
              <w:r w:rsidRPr="00AA7C5F" w:rsidDel="007F749E">
                <w:rPr>
                  <w:rFonts w:ascii="Times New Roman" w:hAnsi="Times New Roman" w:cs="Times New Roman"/>
                </w:rPr>
                <w:delText>Spanish is a difficult language to learn</w:delText>
              </w:r>
            </w:del>
          </w:p>
        </w:tc>
      </w:tr>
      <w:tr w:rsidR="00882DA8" w:rsidRPr="00AA7C5F" w:rsidDel="007F749E" w14:paraId="6812D526" w14:textId="5B8F91E7" w:rsidTr="00C70BF2">
        <w:trPr>
          <w:del w:id="1066"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E0438A2" w14:textId="3A6BC003" w:rsidR="00882DA8" w:rsidRPr="00AA7C5F" w:rsidDel="007F749E" w:rsidRDefault="00882DA8" w:rsidP="00C70BF2">
            <w:pPr>
              <w:spacing w:line="276" w:lineRule="auto"/>
              <w:jc w:val="both"/>
              <w:rPr>
                <w:del w:id="1067" w:author="Alejandro Andreas Jaume Losa" w:date="2024-04-09T09:05:00Z"/>
                <w:rFonts w:ascii="Times New Roman" w:hAnsi="Times New Roman" w:cs="Times New Roman"/>
              </w:rPr>
            </w:pPr>
          </w:p>
          <w:p w14:paraId="32FD87FA" w14:textId="0FFDC24C" w:rsidR="00882DA8" w:rsidRPr="006A383F" w:rsidDel="007F749E" w:rsidRDefault="00882DA8" w:rsidP="00C70BF2">
            <w:pPr>
              <w:spacing w:line="276" w:lineRule="auto"/>
              <w:jc w:val="both"/>
              <w:rPr>
                <w:del w:id="1068" w:author="Alejandro Andreas Jaume Losa" w:date="2024-04-09T09:05:00Z"/>
                <w:rFonts w:ascii="Times New Roman" w:hAnsi="Times New Roman" w:cs="Times New Roman"/>
                <w:b w:val="0"/>
                <w:bCs w:val="0"/>
                <w:i/>
                <w:iCs/>
                <w:rPrChange w:id="1069" w:author="Alejandro Andreas Jaume Losa" w:date="2024-04-10T08:26:00Z">
                  <w:rPr>
                    <w:del w:id="1070" w:author="Alejandro Andreas Jaume Losa" w:date="2024-04-09T09:05:00Z"/>
                    <w:rFonts w:ascii="Times New Roman" w:hAnsi="Times New Roman" w:cs="Times New Roman"/>
                    <w:b w:val="0"/>
                    <w:bCs w:val="0"/>
                    <w:i/>
                    <w:iCs/>
                    <w:lang w:val="es-ES"/>
                  </w:rPr>
                </w:rPrChange>
              </w:rPr>
            </w:pPr>
            <w:del w:id="1071" w:author="Alejandro Andreas Jaume Losa" w:date="2024-04-09T09:05:00Z">
              <w:r w:rsidRPr="006A383F" w:rsidDel="007F749E">
                <w:rPr>
                  <w:rFonts w:ascii="Times New Roman" w:hAnsi="Times New Roman" w:cs="Times New Roman"/>
                  <w:b w:val="0"/>
                  <w:bCs w:val="0"/>
                  <w:i/>
                  <w:iCs/>
                  <w:rPrChange w:id="1072" w:author="Alejandro Andreas Jaume Losa" w:date="2024-04-10T08:26:00Z">
                    <w:rPr>
                      <w:rFonts w:ascii="Times New Roman" w:hAnsi="Times New Roman" w:cs="Times New Roman"/>
                      <w:b w:val="0"/>
                      <w:bCs w:val="0"/>
                      <w:i/>
                      <w:iCs/>
                      <w:lang w:val="es-ES"/>
                    </w:rPr>
                  </w:rPrChange>
                </w:rPr>
                <w:delText>A una persona de fora li costarà menys aprendre el castellà que el català</w:delText>
              </w:r>
            </w:del>
          </w:p>
          <w:p w14:paraId="435655AA" w14:textId="2ABD4A26" w:rsidR="00882DA8" w:rsidRPr="006A383F" w:rsidDel="007F749E" w:rsidRDefault="00882DA8" w:rsidP="00C70BF2">
            <w:pPr>
              <w:spacing w:line="276" w:lineRule="auto"/>
              <w:jc w:val="both"/>
              <w:rPr>
                <w:del w:id="1073" w:author="Alejandro Andreas Jaume Losa" w:date="2024-04-09T09:05:00Z"/>
                <w:rFonts w:ascii="Times New Roman" w:hAnsi="Times New Roman" w:cs="Times New Roman"/>
                <w:b w:val="0"/>
                <w:bCs w:val="0"/>
                <w:i/>
                <w:iCs/>
                <w:rPrChange w:id="1074" w:author="Alejandro Andreas Jaume Losa" w:date="2024-04-10T08:26:00Z">
                  <w:rPr>
                    <w:del w:id="1075" w:author="Alejandro Andreas Jaume Losa" w:date="2024-04-09T09:05:00Z"/>
                    <w:rFonts w:ascii="Times New Roman" w:hAnsi="Times New Roman" w:cs="Times New Roman"/>
                    <w:b w:val="0"/>
                    <w:bCs w:val="0"/>
                    <w:i/>
                    <w:iCs/>
                    <w:lang w:val="es-ES"/>
                  </w:rPr>
                </w:rPrChange>
              </w:rPr>
            </w:pPr>
            <w:del w:id="1076" w:author="Alejandro Andreas Jaume Losa" w:date="2024-04-09T09:05:00Z">
              <w:r w:rsidRPr="006A383F" w:rsidDel="007F749E">
                <w:rPr>
                  <w:rFonts w:ascii="Times New Roman" w:hAnsi="Times New Roman" w:cs="Times New Roman"/>
                  <w:b w:val="0"/>
                  <w:bCs w:val="0"/>
                  <w:i/>
                  <w:iCs/>
                  <w:rPrChange w:id="1077" w:author="Alejandro Andreas Jaume Losa" w:date="2024-04-10T08:26:00Z">
                    <w:rPr>
                      <w:rFonts w:ascii="Times New Roman" w:hAnsi="Times New Roman" w:cs="Times New Roman"/>
                      <w:b w:val="0"/>
                      <w:bCs w:val="0"/>
                      <w:i/>
                      <w:iCs/>
                      <w:lang w:val="es-ES"/>
                    </w:rPr>
                  </w:rPrChange>
                </w:rPr>
                <w:delText>A una persona de fuera le costará menos aprender el castellano que el catalán</w:delText>
              </w:r>
            </w:del>
          </w:p>
          <w:p w14:paraId="62213E69" w14:textId="333B81D8" w:rsidR="00882DA8" w:rsidRPr="00AA7C5F" w:rsidDel="007F749E" w:rsidRDefault="00882DA8" w:rsidP="00C70BF2">
            <w:pPr>
              <w:spacing w:line="276" w:lineRule="auto"/>
              <w:jc w:val="both"/>
              <w:rPr>
                <w:del w:id="1078" w:author="Alejandro Andreas Jaume Losa" w:date="2024-04-09T09:05:00Z"/>
                <w:rFonts w:ascii="Times New Roman" w:hAnsi="Times New Roman" w:cs="Times New Roman"/>
                <w:b w:val="0"/>
                <w:bCs w:val="0"/>
              </w:rPr>
            </w:pPr>
            <w:del w:id="1079" w:author="Alejandro Andreas Jaume Losa" w:date="2024-04-09T09:05:00Z">
              <w:r w:rsidRPr="00AA7C5F" w:rsidDel="007F749E">
                <w:rPr>
                  <w:rFonts w:ascii="Times New Roman" w:hAnsi="Times New Roman" w:cs="Times New Roman"/>
                  <w:b w:val="0"/>
                  <w:bCs w:val="0"/>
                </w:rPr>
                <w:delText>An outsider will find it less difficult to learn Spanish than Catalan</w:delText>
              </w:r>
            </w:del>
          </w:p>
        </w:tc>
        <w:tc>
          <w:tcPr>
            <w:tcW w:w="4675" w:type="dxa"/>
            <w:shd w:val="clear" w:color="auto" w:fill="auto"/>
          </w:tcPr>
          <w:p w14:paraId="30643250" w14:textId="0CF0F923"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080" w:author="Alejandro Andreas Jaume Losa" w:date="2024-04-09T09:05:00Z"/>
                <w:rFonts w:ascii="Times New Roman" w:hAnsi="Times New Roman" w:cs="Times New Roman"/>
              </w:rPr>
            </w:pPr>
          </w:p>
          <w:p w14:paraId="0EEAFDAF" w14:textId="755F1402"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081" w:author="Alejandro Andreas Jaume Losa" w:date="2024-04-09T09:05:00Z"/>
                <w:rFonts w:ascii="Times New Roman" w:hAnsi="Times New Roman" w:cs="Times New Roman"/>
              </w:rPr>
            </w:pPr>
            <w:del w:id="1082" w:author="Alejandro Andreas Jaume Losa" w:date="2024-04-09T09:05:00Z">
              <w:r w:rsidRPr="00AA7C5F" w:rsidDel="007F749E">
                <w:rPr>
                  <w:rFonts w:ascii="Times New Roman" w:hAnsi="Times New Roman" w:cs="Times New Roman"/>
                </w:rPr>
                <w:delText>N/A</w:delText>
              </w:r>
            </w:del>
          </w:p>
        </w:tc>
      </w:tr>
      <w:tr w:rsidR="00882DA8" w:rsidRPr="00AA7C5F" w:rsidDel="007F749E" w14:paraId="049A8658" w14:textId="3FB318DF" w:rsidTr="00C70BF2">
        <w:trPr>
          <w:cnfStyle w:val="000000100000" w:firstRow="0" w:lastRow="0" w:firstColumn="0" w:lastColumn="0" w:oddVBand="0" w:evenVBand="0" w:oddHBand="1" w:evenHBand="0" w:firstRowFirstColumn="0" w:firstRowLastColumn="0" w:lastRowFirstColumn="0" w:lastRowLastColumn="0"/>
          <w:del w:id="1083"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58803F3" w14:textId="2DDD2A74" w:rsidR="00882DA8" w:rsidRPr="006A383F" w:rsidDel="007F749E" w:rsidRDefault="00882DA8" w:rsidP="00C70BF2">
            <w:pPr>
              <w:spacing w:line="276" w:lineRule="auto"/>
              <w:jc w:val="both"/>
              <w:rPr>
                <w:del w:id="1084" w:author="Alejandro Andreas Jaume Losa" w:date="2024-04-09T09:05:00Z"/>
                <w:rFonts w:ascii="Times New Roman" w:hAnsi="Times New Roman" w:cs="Times New Roman"/>
                <w:b w:val="0"/>
                <w:bCs w:val="0"/>
                <w:rPrChange w:id="1085" w:author="Alejandro Andreas Jaume Losa" w:date="2024-04-10T08:26:00Z">
                  <w:rPr>
                    <w:del w:id="1086" w:author="Alejandro Andreas Jaume Losa" w:date="2024-04-09T09:05:00Z"/>
                    <w:rFonts w:ascii="Times New Roman" w:hAnsi="Times New Roman" w:cs="Times New Roman"/>
                    <w:b w:val="0"/>
                    <w:bCs w:val="0"/>
                    <w:lang w:val="es-ES"/>
                  </w:rPr>
                </w:rPrChange>
              </w:rPr>
            </w:pPr>
          </w:p>
          <w:p w14:paraId="3E0C3F65" w14:textId="103F12E3" w:rsidR="00882DA8" w:rsidRPr="006A383F" w:rsidDel="007F749E" w:rsidRDefault="00882DA8" w:rsidP="00C70BF2">
            <w:pPr>
              <w:spacing w:line="276" w:lineRule="auto"/>
              <w:jc w:val="both"/>
              <w:rPr>
                <w:del w:id="1087" w:author="Alejandro Andreas Jaume Losa" w:date="2024-04-09T09:05:00Z"/>
                <w:rFonts w:ascii="Times New Roman" w:hAnsi="Times New Roman" w:cs="Times New Roman"/>
                <w:b w:val="0"/>
                <w:bCs w:val="0"/>
                <w:i/>
                <w:iCs/>
                <w:rPrChange w:id="1088" w:author="Alejandro Andreas Jaume Losa" w:date="2024-04-10T08:26:00Z">
                  <w:rPr>
                    <w:del w:id="1089" w:author="Alejandro Andreas Jaume Losa" w:date="2024-04-09T09:05:00Z"/>
                    <w:rFonts w:ascii="Times New Roman" w:hAnsi="Times New Roman" w:cs="Times New Roman"/>
                    <w:b w:val="0"/>
                    <w:bCs w:val="0"/>
                    <w:i/>
                    <w:iCs/>
                    <w:lang w:val="es-ES"/>
                  </w:rPr>
                </w:rPrChange>
              </w:rPr>
            </w:pPr>
            <w:del w:id="1090" w:author="Alejandro Andreas Jaume Losa" w:date="2024-04-09T09:05:00Z">
              <w:r w:rsidRPr="006A383F" w:rsidDel="007F749E">
                <w:rPr>
                  <w:rFonts w:ascii="Times New Roman" w:hAnsi="Times New Roman" w:cs="Times New Roman"/>
                  <w:b w:val="0"/>
                  <w:bCs w:val="0"/>
                  <w:i/>
                  <w:iCs/>
                  <w:rPrChange w:id="1091" w:author="Alejandro Andreas Jaume Losa" w:date="2024-04-10T08:26:00Z">
                    <w:rPr>
                      <w:rFonts w:ascii="Times New Roman" w:hAnsi="Times New Roman" w:cs="Times New Roman"/>
                      <w:b w:val="0"/>
                      <w:bCs w:val="0"/>
                      <w:i/>
                      <w:iCs/>
                      <w:lang w:val="es-ES"/>
                    </w:rPr>
                  </w:rPrChange>
                </w:rPr>
                <w:delText>És desagradable aprendre català</w:delText>
              </w:r>
            </w:del>
          </w:p>
          <w:p w14:paraId="76E8CF6B" w14:textId="764D517E" w:rsidR="00882DA8" w:rsidRPr="006A383F" w:rsidDel="007F749E" w:rsidRDefault="00882DA8" w:rsidP="00C70BF2">
            <w:pPr>
              <w:spacing w:line="276" w:lineRule="auto"/>
              <w:jc w:val="both"/>
              <w:rPr>
                <w:del w:id="1092" w:author="Alejandro Andreas Jaume Losa" w:date="2024-04-09T09:05:00Z"/>
                <w:rFonts w:ascii="Times New Roman" w:hAnsi="Times New Roman" w:cs="Times New Roman"/>
                <w:b w:val="0"/>
                <w:bCs w:val="0"/>
                <w:i/>
                <w:iCs/>
                <w:rPrChange w:id="1093" w:author="Alejandro Andreas Jaume Losa" w:date="2024-04-10T08:26:00Z">
                  <w:rPr>
                    <w:del w:id="1094" w:author="Alejandro Andreas Jaume Losa" w:date="2024-04-09T09:05:00Z"/>
                    <w:rFonts w:ascii="Times New Roman" w:hAnsi="Times New Roman" w:cs="Times New Roman"/>
                    <w:b w:val="0"/>
                    <w:bCs w:val="0"/>
                    <w:i/>
                    <w:iCs/>
                    <w:lang w:val="es-ES"/>
                  </w:rPr>
                </w:rPrChange>
              </w:rPr>
            </w:pPr>
            <w:del w:id="1095" w:author="Alejandro Andreas Jaume Losa" w:date="2024-04-09T09:05:00Z">
              <w:r w:rsidRPr="006A383F" w:rsidDel="007F749E">
                <w:rPr>
                  <w:rFonts w:ascii="Times New Roman" w:hAnsi="Times New Roman" w:cs="Times New Roman"/>
                  <w:b w:val="0"/>
                  <w:bCs w:val="0"/>
                  <w:i/>
                  <w:iCs/>
                  <w:rPrChange w:id="1096" w:author="Alejandro Andreas Jaume Losa" w:date="2024-04-10T08:26:00Z">
                    <w:rPr>
                      <w:rFonts w:ascii="Times New Roman" w:hAnsi="Times New Roman" w:cs="Times New Roman"/>
                      <w:b w:val="0"/>
                      <w:bCs w:val="0"/>
                      <w:i/>
                      <w:iCs/>
                      <w:lang w:val="es-ES"/>
                    </w:rPr>
                  </w:rPrChange>
                </w:rPr>
                <w:delText>Es desagradable aprender catalán</w:delText>
              </w:r>
            </w:del>
          </w:p>
          <w:p w14:paraId="5C6A31E2" w14:textId="1713658E" w:rsidR="00882DA8" w:rsidRPr="00AA7C5F" w:rsidDel="007F749E" w:rsidRDefault="00882DA8" w:rsidP="00C70BF2">
            <w:pPr>
              <w:spacing w:line="276" w:lineRule="auto"/>
              <w:jc w:val="both"/>
              <w:rPr>
                <w:del w:id="1097" w:author="Alejandro Andreas Jaume Losa" w:date="2024-04-09T09:05:00Z"/>
                <w:rFonts w:ascii="Times New Roman" w:hAnsi="Times New Roman" w:cs="Times New Roman"/>
                <w:b w:val="0"/>
                <w:bCs w:val="0"/>
              </w:rPr>
            </w:pPr>
            <w:del w:id="1098" w:author="Alejandro Andreas Jaume Losa" w:date="2024-04-09T09:05:00Z">
              <w:r w:rsidRPr="00AA7C5F" w:rsidDel="007F749E">
                <w:rPr>
                  <w:rFonts w:ascii="Times New Roman" w:hAnsi="Times New Roman" w:cs="Times New Roman"/>
                  <w:b w:val="0"/>
                  <w:bCs w:val="0"/>
                </w:rPr>
                <w:delText>It is unpleasant to learn Catalan</w:delText>
              </w:r>
            </w:del>
          </w:p>
        </w:tc>
        <w:tc>
          <w:tcPr>
            <w:tcW w:w="4675" w:type="dxa"/>
            <w:shd w:val="clear" w:color="auto" w:fill="auto"/>
          </w:tcPr>
          <w:p w14:paraId="7108883C" w14:textId="5E2BAAF0"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099" w:author="Alejandro Andreas Jaume Losa" w:date="2024-04-09T09:05:00Z"/>
                <w:rFonts w:ascii="Times New Roman" w:hAnsi="Times New Roman" w:cs="Times New Roman"/>
              </w:rPr>
            </w:pPr>
          </w:p>
          <w:p w14:paraId="6F5F5D88" w14:textId="3DF64114"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00" w:author="Alejandro Andreas Jaume Losa" w:date="2024-04-09T09:05:00Z"/>
                <w:rFonts w:ascii="Times New Roman" w:hAnsi="Times New Roman" w:cs="Times New Roman"/>
                <w:i/>
                <w:iCs/>
                <w:rPrChange w:id="1101" w:author="Alejandro Andreas Jaume Losa" w:date="2024-04-10T08:26:00Z">
                  <w:rPr>
                    <w:del w:id="1102" w:author="Alejandro Andreas Jaume Losa" w:date="2024-04-09T09:05:00Z"/>
                    <w:rFonts w:ascii="Times New Roman" w:hAnsi="Times New Roman" w:cs="Times New Roman"/>
                    <w:i/>
                    <w:iCs/>
                    <w:lang w:val="es-ES"/>
                  </w:rPr>
                </w:rPrChange>
              </w:rPr>
            </w:pPr>
            <w:del w:id="1103" w:author="Alejandro Andreas Jaume Losa" w:date="2024-04-09T09:05:00Z">
              <w:r w:rsidRPr="006A383F" w:rsidDel="007F749E">
                <w:rPr>
                  <w:rFonts w:ascii="Times New Roman" w:hAnsi="Times New Roman" w:cs="Times New Roman"/>
                  <w:i/>
                  <w:iCs/>
                  <w:rPrChange w:id="1104" w:author="Alejandro Andreas Jaume Losa" w:date="2024-04-10T08:26:00Z">
                    <w:rPr>
                      <w:rFonts w:ascii="Times New Roman" w:hAnsi="Times New Roman" w:cs="Times New Roman"/>
                      <w:i/>
                      <w:iCs/>
                      <w:lang w:val="es-ES"/>
                    </w:rPr>
                  </w:rPrChange>
                </w:rPr>
                <w:delText>És desagradable aprendre castellà</w:delText>
              </w:r>
            </w:del>
          </w:p>
          <w:p w14:paraId="38940E70" w14:textId="3AC9993A"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05" w:author="Alejandro Andreas Jaume Losa" w:date="2024-04-09T09:05:00Z"/>
                <w:rFonts w:ascii="Times New Roman" w:hAnsi="Times New Roman" w:cs="Times New Roman"/>
                <w:i/>
                <w:iCs/>
                <w:rPrChange w:id="1106" w:author="Alejandro Andreas Jaume Losa" w:date="2024-04-10T08:26:00Z">
                  <w:rPr>
                    <w:del w:id="1107" w:author="Alejandro Andreas Jaume Losa" w:date="2024-04-09T09:05:00Z"/>
                    <w:rFonts w:ascii="Times New Roman" w:hAnsi="Times New Roman" w:cs="Times New Roman"/>
                    <w:i/>
                    <w:iCs/>
                    <w:lang w:val="es-ES"/>
                  </w:rPr>
                </w:rPrChange>
              </w:rPr>
            </w:pPr>
            <w:del w:id="1108" w:author="Alejandro Andreas Jaume Losa" w:date="2024-04-09T09:05:00Z">
              <w:r w:rsidRPr="006A383F" w:rsidDel="007F749E">
                <w:rPr>
                  <w:rFonts w:ascii="Times New Roman" w:hAnsi="Times New Roman" w:cs="Times New Roman"/>
                  <w:i/>
                  <w:iCs/>
                  <w:rPrChange w:id="1109" w:author="Alejandro Andreas Jaume Losa" w:date="2024-04-10T08:26:00Z">
                    <w:rPr>
                      <w:rFonts w:ascii="Times New Roman" w:hAnsi="Times New Roman" w:cs="Times New Roman"/>
                      <w:i/>
                      <w:iCs/>
                      <w:lang w:val="es-ES"/>
                    </w:rPr>
                  </w:rPrChange>
                </w:rPr>
                <w:delText>Es desagradable aprender castellano</w:delText>
              </w:r>
            </w:del>
          </w:p>
          <w:p w14:paraId="22FAA50C" w14:textId="47FC937E"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10" w:author="Alejandro Andreas Jaume Losa" w:date="2024-04-09T09:05:00Z"/>
                <w:rFonts w:ascii="Times New Roman" w:hAnsi="Times New Roman" w:cs="Times New Roman"/>
              </w:rPr>
            </w:pPr>
            <w:del w:id="1111" w:author="Alejandro Andreas Jaume Losa" w:date="2024-04-09T09:05:00Z">
              <w:r w:rsidRPr="00AA7C5F" w:rsidDel="007F749E">
                <w:rPr>
                  <w:rFonts w:ascii="Times New Roman" w:hAnsi="Times New Roman" w:cs="Times New Roman"/>
                </w:rPr>
                <w:delText>It is unpleasant to learn Spanish</w:delText>
              </w:r>
            </w:del>
          </w:p>
        </w:tc>
      </w:tr>
      <w:tr w:rsidR="00882DA8" w:rsidRPr="00AA7C5F" w:rsidDel="007F749E" w14:paraId="3C08FC85" w14:textId="3C27AF5E" w:rsidTr="00C70BF2">
        <w:trPr>
          <w:del w:id="1112"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7208E4C" w14:textId="54CE0385" w:rsidR="00882DA8" w:rsidRPr="00AA7C5F" w:rsidDel="007F749E" w:rsidRDefault="00882DA8" w:rsidP="00C70BF2">
            <w:pPr>
              <w:spacing w:line="276" w:lineRule="auto"/>
              <w:jc w:val="both"/>
              <w:rPr>
                <w:del w:id="1113" w:author="Alejandro Andreas Jaume Losa" w:date="2024-04-09T09:05:00Z"/>
                <w:rFonts w:ascii="Times New Roman" w:hAnsi="Times New Roman" w:cs="Times New Roman"/>
              </w:rPr>
            </w:pPr>
          </w:p>
          <w:p w14:paraId="76FFD984" w14:textId="3E5DD64F" w:rsidR="00882DA8" w:rsidRPr="006A383F" w:rsidDel="007F749E" w:rsidRDefault="00882DA8" w:rsidP="00C70BF2">
            <w:pPr>
              <w:spacing w:line="276" w:lineRule="auto"/>
              <w:jc w:val="both"/>
              <w:rPr>
                <w:del w:id="1114" w:author="Alejandro Andreas Jaume Losa" w:date="2024-04-09T09:05:00Z"/>
                <w:rFonts w:ascii="Times New Roman" w:hAnsi="Times New Roman" w:cs="Times New Roman"/>
                <w:b w:val="0"/>
                <w:bCs w:val="0"/>
                <w:i/>
                <w:iCs/>
                <w:rPrChange w:id="1115" w:author="Alejandro Andreas Jaume Losa" w:date="2024-04-10T08:26:00Z">
                  <w:rPr>
                    <w:del w:id="1116" w:author="Alejandro Andreas Jaume Losa" w:date="2024-04-09T09:05:00Z"/>
                    <w:rFonts w:ascii="Times New Roman" w:hAnsi="Times New Roman" w:cs="Times New Roman"/>
                    <w:b w:val="0"/>
                    <w:bCs w:val="0"/>
                    <w:i/>
                    <w:iCs/>
                    <w:lang w:val="es-ES"/>
                  </w:rPr>
                </w:rPrChange>
              </w:rPr>
            </w:pPr>
            <w:del w:id="1117" w:author="Alejandro Andreas Jaume Losa" w:date="2024-04-09T09:05:00Z">
              <w:r w:rsidRPr="006A383F" w:rsidDel="007F749E">
                <w:rPr>
                  <w:rFonts w:ascii="Times New Roman" w:hAnsi="Times New Roman" w:cs="Times New Roman"/>
                  <w:b w:val="0"/>
                  <w:bCs w:val="0"/>
                  <w:i/>
                  <w:iCs/>
                  <w:rPrChange w:id="1118" w:author="Alejandro Andreas Jaume Losa" w:date="2024-04-10T08:26:00Z">
                    <w:rPr>
                      <w:rFonts w:ascii="Times New Roman" w:hAnsi="Times New Roman" w:cs="Times New Roman"/>
                      <w:b w:val="0"/>
                      <w:bCs w:val="0"/>
                      <w:i/>
                      <w:iCs/>
                      <w:lang w:val="es-ES"/>
                    </w:rPr>
                  </w:rPrChange>
                </w:rPr>
                <w:delText>És avorrit aprendre català</w:delText>
              </w:r>
            </w:del>
          </w:p>
          <w:p w14:paraId="504889F9" w14:textId="036C1243" w:rsidR="00882DA8" w:rsidRPr="006A383F" w:rsidDel="007F749E" w:rsidRDefault="00882DA8" w:rsidP="00C70BF2">
            <w:pPr>
              <w:spacing w:line="276" w:lineRule="auto"/>
              <w:jc w:val="both"/>
              <w:rPr>
                <w:del w:id="1119" w:author="Alejandro Andreas Jaume Losa" w:date="2024-04-09T09:05:00Z"/>
                <w:rFonts w:ascii="Times New Roman" w:hAnsi="Times New Roman" w:cs="Times New Roman"/>
                <w:b w:val="0"/>
                <w:bCs w:val="0"/>
                <w:i/>
                <w:iCs/>
                <w:rPrChange w:id="1120" w:author="Alejandro Andreas Jaume Losa" w:date="2024-04-10T08:26:00Z">
                  <w:rPr>
                    <w:del w:id="1121" w:author="Alejandro Andreas Jaume Losa" w:date="2024-04-09T09:05:00Z"/>
                    <w:rFonts w:ascii="Times New Roman" w:hAnsi="Times New Roman" w:cs="Times New Roman"/>
                    <w:b w:val="0"/>
                    <w:bCs w:val="0"/>
                    <w:i/>
                    <w:iCs/>
                    <w:lang w:val="es-ES"/>
                  </w:rPr>
                </w:rPrChange>
              </w:rPr>
            </w:pPr>
            <w:del w:id="1122" w:author="Alejandro Andreas Jaume Losa" w:date="2024-04-09T09:05:00Z">
              <w:r w:rsidRPr="006A383F" w:rsidDel="007F749E">
                <w:rPr>
                  <w:rFonts w:ascii="Times New Roman" w:hAnsi="Times New Roman" w:cs="Times New Roman"/>
                  <w:b w:val="0"/>
                  <w:bCs w:val="0"/>
                  <w:i/>
                  <w:iCs/>
                  <w:rPrChange w:id="1123" w:author="Alejandro Andreas Jaume Losa" w:date="2024-04-10T08:26:00Z">
                    <w:rPr>
                      <w:rFonts w:ascii="Times New Roman" w:hAnsi="Times New Roman" w:cs="Times New Roman"/>
                      <w:b w:val="0"/>
                      <w:bCs w:val="0"/>
                      <w:i/>
                      <w:iCs/>
                      <w:lang w:val="es-ES"/>
                    </w:rPr>
                  </w:rPrChange>
                </w:rPr>
                <w:delText>Es aburrido aprender catalán</w:delText>
              </w:r>
            </w:del>
          </w:p>
          <w:p w14:paraId="09E1FA64" w14:textId="377347B0" w:rsidR="00882DA8" w:rsidRPr="00AA7C5F" w:rsidDel="007F749E" w:rsidRDefault="00882DA8" w:rsidP="00C70BF2">
            <w:pPr>
              <w:spacing w:line="276" w:lineRule="auto"/>
              <w:jc w:val="both"/>
              <w:rPr>
                <w:del w:id="1124" w:author="Alejandro Andreas Jaume Losa" w:date="2024-04-09T09:05:00Z"/>
                <w:rFonts w:ascii="Times New Roman" w:hAnsi="Times New Roman" w:cs="Times New Roman"/>
                <w:b w:val="0"/>
                <w:bCs w:val="0"/>
              </w:rPr>
            </w:pPr>
            <w:del w:id="1125" w:author="Alejandro Andreas Jaume Losa" w:date="2024-04-09T09:05:00Z">
              <w:r w:rsidRPr="00AA7C5F" w:rsidDel="007F749E">
                <w:rPr>
                  <w:rFonts w:ascii="Times New Roman" w:hAnsi="Times New Roman" w:cs="Times New Roman"/>
                  <w:b w:val="0"/>
                  <w:bCs w:val="0"/>
                </w:rPr>
                <w:delText>It is boring to learn Catalan</w:delText>
              </w:r>
            </w:del>
          </w:p>
        </w:tc>
        <w:tc>
          <w:tcPr>
            <w:tcW w:w="4675" w:type="dxa"/>
            <w:shd w:val="clear" w:color="auto" w:fill="auto"/>
          </w:tcPr>
          <w:p w14:paraId="3D4F7524" w14:textId="5C91FE2E"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26" w:author="Alejandro Andreas Jaume Losa" w:date="2024-04-09T09:05:00Z"/>
                <w:rFonts w:ascii="Times New Roman" w:hAnsi="Times New Roman" w:cs="Times New Roman"/>
              </w:rPr>
            </w:pPr>
          </w:p>
          <w:p w14:paraId="2C4DC35E" w14:textId="5A8C39A4" w:rsidR="00882DA8" w:rsidRPr="006A383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27" w:author="Alejandro Andreas Jaume Losa" w:date="2024-04-09T09:05:00Z"/>
                <w:rFonts w:ascii="Times New Roman" w:hAnsi="Times New Roman" w:cs="Times New Roman"/>
                <w:bCs/>
                <w:i/>
                <w:iCs/>
                <w:rPrChange w:id="1128" w:author="Alejandro Andreas Jaume Losa" w:date="2024-04-10T08:26:00Z">
                  <w:rPr>
                    <w:del w:id="1129" w:author="Alejandro Andreas Jaume Losa" w:date="2024-04-09T09:05:00Z"/>
                    <w:rFonts w:ascii="Times New Roman" w:hAnsi="Times New Roman" w:cs="Times New Roman"/>
                    <w:bCs/>
                    <w:i/>
                    <w:iCs/>
                    <w:lang w:val="es-ES"/>
                  </w:rPr>
                </w:rPrChange>
              </w:rPr>
            </w:pPr>
            <w:del w:id="1130" w:author="Alejandro Andreas Jaume Losa" w:date="2024-04-09T09:05:00Z">
              <w:r w:rsidRPr="006A383F" w:rsidDel="007F749E">
                <w:rPr>
                  <w:rFonts w:ascii="Times New Roman" w:hAnsi="Times New Roman" w:cs="Times New Roman"/>
                  <w:bCs/>
                  <w:i/>
                  <w:iCs/>
                  <w:rPrChange w:id="1131" w:author="Alejandro Andreas Jaume Losa" w:date="2024-04-10T08:26:00Z">
                    <w:rPr>
                      <w:rFonts w:ascii="Times New Roman" w:hAnsi="Times New Roman" w:cs="Times New Roman"/>
                      <w:bCs/>
                      <w:i/>
                      <w:iCs/>
                      <w:lang w:val="es-ES"/>
                    </w:rPr>
                  </w:rPrChange>
                </w:rPr>
                <w:delText>És avorrit aprendre castellà</w:delText>
              </w:r>
            </w:del>
          </w:p>
          <w:p w14:paraId="3E4CA618" w14:textId="2F278578" w:rsidR="00882DA8" w:rsidRPr="006A383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32" w:author="Alejandro Andreas Jaume Losa" w:date="2024-04-09T09:05:00Z"/>
                <w:rFonts w:ascii="Times New Roman" w:hAnsi="Times New Roman" w:cs="Times New Roman"/>
                <w:bCs/>
                <w:i/>
                <w:iCs/>
                <w:rPrChange w:id="1133" w:author="Alejandro Andreas Jaume Losa" w:date="2024-04-10T08:26:00Z">
                  <w:rPr>
                    <w:del w:id="1134" w:author="Alejandro Andreas Jaume Losa" w:date="2024-04-09T09:05:00Z"/>
                    <w:rFonts w:ascii="Times New Roman" w:hAnsi="Times New Roman" w:cs="Times New Roman"/>
                    <w:bCs/>
                    <w:i/>
                    <w:iCs/>
                    <w:lang w:val="es-ES"/>
                  </w:rPr>
                </w:rPrChange>
              </w:rPr>
            </w:pPr>
            <w:del w:id="1135" w:author="Alejandro Andreas Jaume Losa" w:date="2024-04-09T09:05:00Z">
              <w:r w:rsidRPr="006A383F" w:rsidDel="007F749E">
                <w:rPr>
                  <w:rFonts w:ascii="Times New Roman" w:hAnsi="Times New Roman" w:cs="Times New Roman"/>
                  <w:bCs/>
                  <w:i/>
                  <w:iCs/>
                  <w:rPrChange w:id="1136" w:author="Alejandro Andreas Jaume Losa" w:date="2024-04-10T08:26:00Z">
                    <w:rPr>
                      <w:rFonts w:ascii="Times New Roman" w:hAnsi="Times New Roman" w:cs="Times New Roman"/>
                      <w:bCs/>
                      <w:i/>
                      <w:iCs/>
                      <w:lang w:val="es-ES"/>
                    </w:rPr>
                  </w:rPrChange>
                </w:rPr>
                <w:delText>Es aburrido aprender castellano</w:delText>
              </w:r>
            </w:del>
          </w:p>
          <w:p w14:paraId="1D8CC25C" w14:textId="7680897E"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37" w:author="Alejandro Andreas Jaume Losa" w:date="2024-04-09T09:05:00Z"/>
                <w:rFonts w:ascii="Times New Roman" w:hAnsi="Times New Roman" w:cs="Times New Roman"/>
              </w:rPr>
            </w:pPr>
            <w:del w:id="1138" w:author="Alejandro Andreas Jaume Losa" w:date="2024-04-09T09:05:00Z">
              <w:r w:rsidRPr="00AA7C5F" w:rsidDel="007F749E">
                <w:rPr>
                  <w:rFonts w:ascii="Times New Roman" w:hAnsi="Times New Roman" w:cs="Times New Roman"/>
                </w:rPr>
                <w:delText>It is boring to learn Spanish</w:delText>
              </w:r>
            </w:del>
          </w:p>
        </w:tc>
      </w:tr>
      <w:tr w:rsidR="00882DA8" w:rsidRPr="00AA7C5F" w:rsidDel="007F749E" w14:paraId="50E13A82" w14:textId="13BD24AB" w:rsidTr="00C70BF2">
        <w:trPr>
          <w:cnfStyle w:val="000000100000" w:firstRow="0" w:lastRow="0" w:firstColumn="0" w:lastColumn="0" w:oddVBand="0" w:evenVBand="0" w:oddHBand="1" w:evenHBand="0" w:firstRowFirstColumn="0" w:firstRowLastColumn="0" w:lastRowFirstColumn="0" w:lastRowLastColumn="0"/>
          <w:del w:id="1139"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FCC3D87" w14:textId="597F8815" w:rsidR="00882DA8" w:rsidRPr="00AA7C5F" w:rsidDel="007F749E" w:rsidRDefault="00882DA8" w:rsidP="00C70BF2">
            <w:pPr>
              <w:spacing w:line="276" w:lineRule="auto"/>
              <w:jc w:val="both"/>
              <w:rPr>
                <w:del w:id="1140" w:author="Alejandro Andreas Jaume Losa" w:date="2024-04-09T09:05:00Z"/>
                <w:rFonts w:ascii="Times New Roman" w:hAnsi="Times New Roman" w:cs="Times New Roman"/>
                <w:b w:val="0"/>
                <w:bCs w:val="0"/>
              </w:rPr>
            </w:pPr>
          </w:p>
          <w:p w14:paraId="19613B43" w14:textId="351E4F16" w:rsidR="00882DA8" w:rsidRPr="006A383F" w:rsidDel="007F749E" w:rsidRDefault="00882DA8" w:rsidP="00C70BF2">
            <w:pPr>
              <w:spacing w:line="276" w:lineRule="auto"/>
              <w:jc w:val="both"/>
              <w:rPr>
                <w:del w:id="1141" w:author="Alejandro Andreas Jaume Losa" w:date="2024-04-09T09:05:00Z"/>
                <w:rFonts w:ascii="Times New Roman" w:hAnsi="Times New Roman" w:cs="Times New Roman"/>
                <w:b w:val="0"/>
                <w:bCs w:val="0"/>
                <w:i/>
                <w:iCs/>
                <w:rPrChange w:id="1142" w:author="Alejandro Andreas Jaume Losa" w:date="2024-04-10T08:26:00Z">
                  <w:rPr>
                    <w:del w:id="1143" w:author="Alejandro Andreas Jaume Losa" w:date="2024-04-09T09:05:00Z"/>
                    <w:rFonts w:ascii="Times New Roman" w:hAnsi="Times New Roman" w:cs="Times New Roman"/>
                    <w:b w:val="0"/>
                    <w:bCs w:val="0"/>
                    <w:i/>
                    <w:iCs/>
                    <w:lang w:val="es-ES"/>
                  </w:rPr>
                </w:rPrChange>
              </w:rPr>
            </w:pPr>
            <w:del w:id="1144" w:author="Alejandro Andreas Jaume Losa" w:date="2024-04-09T09:05:00Z">
              <w:r w:rsidRPr="006A383F" w:rsidDel="007F749E">
                <w:rPr>
                  <w:rFonts w:ascii="Times New Roman" w:hAnsi="Times New Roman" w:cs="Times New Roman"/>
                  <w:b w:val="0"/>
                  <w:bCs w:val="0"/>
                  <w:i/>
                  <w:iCs/>
                  <w:rPrChange w:id="1145" w:author="Alejandro Andreas Jaume Losa" w:date="2024-04-10T08:26:00Z">
                    <w:rPr>
                      <w:rFonts w:ascii="Times New Roman" w:hAnsi="Times New Roman" w:cs="Times New Roman"/>
                      <w:b w:val="0"/>
                      <w:bCs w:val="0"/>
                      <w:i/>
                      <w:iCs/>
                      <w:lang w:val="es-ES"/>
                    </w:rPr>
                  </w:rPrChange>
                </w:rPr>
                <w:delText>El català és una llengua bonica</w:delText>
              </w:r>
            </w:del>
          </w:p>
          <w:p w14:paraId="422B3D4D" w14:textId="57FB3F57" w:rsidR="00882DA8" w:rsidRPr="006A383F" w:rsidDel="007F749E" w:rsidRDefault="00882DA8" w:rsidP="00C70BF2">
            <w:pPr>
              <w:spacing w:line="276" w:lineRule="auto"/>
              <w:jc w:val="both"/>
              <w:rPr>
                <w:del w:id="1146" w:author="Alejandro Andreas Jaume Losa" w:date="2024-04-09T09:05:00Z"/>
                <w:rFonts w:ascii="Times New Roman" w:hAnsi="Times New Roman" w:cs="Times New Roman"/>
                <w:b w:val="0"/>
                <w:bCs w:val="0"/>
                <w:i/>
                <w:iCs/>
                <w:rPrChange w:id="1147" w:author="Alejandro Andreas Jaume Losa" w:date="2024-04-10T08:26:00Z">
                  <w:rPr>
                    <w:del w:id="1148" w:author="Alejandro Andreas Jaume Losa" w:date="2024-04-09T09:05:00Z"/>
                    <w:rFonts w:ascii="Times New Roman" w:hAnsi="Times New Roman" w:cs="Times New Roman"/>
                    <w:b w:val="0"/>
                    <w:bCs w:val="0"/>
                    <w:i/>
                    <w:iCs/>
                    <w:lang w:val="es-ES"/>
                  </w:rPr>
                </w:rPrChange>
              </w:rPr>
            </w:pPr>
            <w:del w:id="1149" w:author="Alejandro Andreas Jaume Losa" w:date="2024-04-09T09:05:00Z">
              <w:r w:rsidRPr="006A383F" w:rsidDel="007F749E">
                <w:rPr>
                  <w:rFonts w:ascii="Times New Roman" w:hAnsi="Times New Roman" w:cs="Times New Roman"/>
                  <w:b w:val="0"/>
                  <w:bCs w:val="0"/>
                  <w:i/>
                  <w:iCs/>
                  <w:rPrChange w:id="1150" w:author="Alejandro Andreas Jaume Losa" w:date="2024-04-10T08:26:00Z">
                    <w:rPr>
                      <w:rFonts w:ascii="Times New Roman" w:hAnsi="Times New Roman" w:cs="Times New Roman"/>
                      <w:b w:val="0"/>
                      <w:bCs w:val="0"/>
                      <w:i/>
                      <w:iCs/>
                      <w:lang w:val="es-ES"/>
                    </w:rPr>
                  </w:rPrChange>
                </w:rPr>
                <w:delText>El catalán es una lengua bonita</w:delText>
              </w:r>
            </w:del>
          </w:p>
          <w:p w14:paraId="0FDB8326" w14:textId="5EA86D74" w:rsidR="00882DA8" w:rsidRPr="00AA7C5F" w:rsidDel="007F749E" w:rsidRDefault="00882DA8" w:rsidP="00C70BF2">
            <w:pPr>
              <w:spacing w:line="276" w:lineRule="auto"/>
              <w:jc w:val="both"/>
              <w:rPr>
                <w:del w:id="1151" w:author="Alejandro Andreas Jaume Losa" w:date="2024-04-09T09:05:00Z"/>
                <w:rFonts w:ascii="Times New Roman" w:hAnsi="Times New Roman" w:cs="Times New Roman"/>
                <w:b w:val="0"/>
                <w:bCs w:val="0"/>
              </w:rPr>
            </w:pPr>
            <w:del w:id="1152" w:author="Alejandro Andreas Jaume Losa" w:date="2024-04-09T09:05:00Z">
              <w:r w:rsidRPr="00AA7C5F" w:rsidDel="007F749E">
                <w:rPr>
                  <w:rFonts w:ascii="Times New Roman" w:hAnsi="Times New Roman" w:cs="Times New Roman"/>
                  <w:b w:val="0"/>
                  <w:bCs w:val="0"/>
                </w:rPr>
                <w:delText>Catalan is a beautiful language</w:delText>
              </w:r>
            </w:del>
          </w:p>
        </w:tc>
        <w:tc>
          <w:tcPr>
            <w:tcW w:w="4675" w:type="dxa"/>
            <w:shd w:val="clear" w:color="auto" w:fill="auto"/>
          </w:tcPr>
          <w:p w14:paraId="734309EA" w14:textId="7E7BEDED"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53" w:author="Alejandro Andreas Jaume Losa" w:date="2024-04-09T09:05:00Z"/>
                <w:rFonts w:ascii="Times New Roman" w:hAnsi="Times New Roman" w:cs="Times New Roman"/>
              </w:rPr>
            </w:pPr>
          </w:p>
          <w:p w14:paraId="6DE0504A" w14:textId="5128D29D"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54" w:author="Alejandro Andreas Jaume Losa" w:date="2024-04-09T09:05:00Z"/>
                <w:rFonts w:ascii="Times New Roman" w:hAnsi="Times New Roman" w:cs="Times New Roman"/>
                <w:i/>
                <w:iCs/>
                <w:rPrChange w:id="1155" w:author="Alejandro Andreas Jaume Losa" w:date="2024-04-10T08:26:00Z">
                  <w:rPr>
                    <w:del w:id="1156" w:author="Alejandro Andreas Jaume Losa" w:date="2024-04-09T09:05:00Z"/>
                    <w:rFonts w:ascii="Times New Roman" w:hAnsi="Times New Roman" w:cs="Times New Roman"/>
                    <w:i/>
                    <w:iCs/>
                    <w:lang w:val="es-ES"/>
                  </w:rPr>
                </w:rPrChange>
              </w:rPr>
            </w:pPr>
            <w:del w:id="1157" w:author="Alejandro Andreas Jaume Losa" w:date="2024-04-09T09:05:00Z">
              <w:r w:rsidRPr="006A383F" w:rsidDel="007F749E">
                <w:rPr>
                  <w:rFonts w:ascii="Times New Roman" w:hAnsi="Times New Roman" w:cs="Times New Roman"/>
                  <w:i/>
                  <w:iCs/>
                  <w:rPrChange w:id="1158" w:author="Alejandro Andreas Jaume Losa" w:date="2024-04-10T08:26:00Z">
                    <w:rPr>
                      <w:rFonts w:ascii="Times New Roman" w:hAnsi="Times New Roman" w:cs="Times New Roman"/>
                      <w:i/>
                      <w:iCs/>
                      <w:lang w:val="es-ES"/>
                    </w:rPr>
                  </w:rPrChange>
                </w:rPr>
                <w:delText>El castellà és una llengua bonica</w:delText>
              </w:r>
            </w:del>
          </w:p>
          <w:p w14:paraId="51751181" w14:textId="687F9C40" w:rsidR="00882DA8" w:rsidRPr="006A383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59" w:author="Alejandro Andreas Jaume Losa" w:date="2024-04-09T09:05:00Z"/>
                <w:rFonts w:ascii="Times New Roman" w:hAnsi="Times New Roman" w:cs="Times New Roman"/>
                <w:i/>
                <w:iCs/>
                <w:rPrChange w:id="1160" w:author="Alejandro Andreas Jaume Losa" w:date="2024-04-10T08:26:00Z">
                  <w:rPr>
                    <w:del w:id="1161" w:author="Alejandro Andreas Jaume Losa" w:date="2024-04-09T09:05:00Z"/>
                    <w:rFonts w:ascii="Times New Roman" w:hAnsi="Times New Roman" w:cs="Times New Roman"/>
                    <w:i/>
                    <w:iCs/>
                    <w:lang w:val="es-ES"/>
                  </w:rPr>
                </w:rPrChange>
              </w:rPr>
            </w:pPr>
            <w:del w:id="1162" w:author="Alejandro Andreas Jaume Losa" w:date="2024-04-09T09:05:00Z">
              <w:r w:rsidRPr="006A383F" w:rsidDel="007F749E">
                <w:rPr>
                  <w:rFonts w:ascii="Times New Roman" w:hAnsi="Times New Roman" w:cs="Times New Roman"/>
                  <w:i/>
                  <w:iCs/>
                  <w:rPrChange w:id="1163" w:author="Alejandro Andreas Jaume Losa" w:date="2024-04-10T08:26:00Z">
                    <w:rPr>
                      <w:rFonts w:ascii="Times New Roman" w:hAnsi="Times New Roman" w:cs="Times New Roman"/>
                      <w:i/>
                      <w:iCs/>
                      <w:lang w:val="es-ES"/>
                    </w:rPr>
                  </w:rPrChange>
                </w:rPr>
                <w:delText>El castellano es una lengua bonita</w:delText>
              </w:r>
            </w:del>
          </w:p>
          <w:p w14:paraId="132D6DFD" w14:textId="7148DFC3" w:rsidR="00882DA8" w:rsidRPr="00AA7C5F" w:rsidDel="007F749E"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164" w:author="Alejandro Andreas Jaume Losa" w:date="2024-04-09T09:05:00Z"/>
                <w:rFonts w:ascii="Times New Roman" w:hAnsi="Times New Roman" w:cs="Times New Roman"/>
              </w:rPr>
            </w:pPr>
            <w:del w:id="1165" w:author="Alejandro Andreas Jaume Losa" w:date="2024-04-09T09:05:00Z">
              <w:r w:rsidRPr="00AA7C5F" w:rsidDel="007F749E">
                <w:rPr>
                  <w:rFonts w:ascii="Times New Roman" w:hAnsi="Times New Roman" w:cs="Times New Roman"/>
                </w:rPr>
                <w:delText>Spanish is a beautiful language</w:delText>
              </w:r>
            </w:del>
          </w:p>
        </w:tc>
      </w:tr>
      <w:tr w:rsidR="00882DA8" w:rsidRPr="00AA7C5F" w:rsidDel="007F749E" w14:paraId="52138926" w14:textId="60634139" w:rsidTr="00C70BF2">
        <w:trPr>
          <w:del w:id="1166" w:author="Alejandro Andreas Jaume Losa" w:date="2024-04-09T09:05: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6B8E5E85" w14:textId="5A348305" w:rsidR="00882DA8" w:rsidRPr="00AA7C5F" w:rsidDel="007F749E" w:rsidRDefault="00882DA8" w:rsidP="00C70BF2">
            <w:pPr>
              <w:spacing w:line="276" w:lineRule="auto"/>
              <w:jc w:val="both"/>
              <w:rPr>
                <w:del w:id="1167" w:author="Alejandro Andreas Jaume Losa" w:date="2024-04-09T09:05:00Z"/>
                <w:rFonts w:ascii="Times New Roman" w:hAnsi="Times New Roman" w:cs="Times New Roman"/>
              </w:rPr>
            </w:pPr>
          </w:p>
          <w:p w14:paraId="4FCD1797" w14:textId="4A483CFC" w:rsidR="00882DA8" w:rsidRPr="006A383F" w:rsidDel="007F749E" w:rsidRDefault="00882DA8" w:rsidP="00C70BF2">
            <w:pPr>
              <w:spacing w:line="276" w:lineRule="auto"/>
              <w:jc w:val="both"/>
              <w:rPr>
                <w:del w:id="1168" w:author="Alejandro Andreas Jaume Losa" w:date="2024-04-09T09:05:00Z"/>
                <w:rFonts w:ascii="Times New Roman" w:hAnsi="Times New Roman" w:cs="Times New Roman"/>
                <w:b w:val="0"/>
                <w:bCs w:val="0"/>
                <w:i/>
                <w:iCs/>
                <w:rPrChange w:id="1169" w:author="Alejandro Andreas Jaume Losa" w:date="2024-04-10T08:26:00Z">
                  <w:rPr>
                    <w:del w:id="1170" w:author="Alejandro Andreas Jaume Losa" w:date="2024-04-09T09:05:00Z"/>
                    <w:rFonts w:ascii="Times New Roman" w:hAnsi="Times New Roman" w:cs="Times New Roman"/>
                    <w:b w:val="0"/>
                    <w:bCs w:val="0"/>
                    <w:i/>
                    <w:iCs/>
                    <w:lang w:val="es-ES"/>
                  </w:rPr>
                </w:rPrChange>
              </w:rPr>
            </w:pPr>
            <w:del w:id="1171" w:author="Alejandro Andreas Jaume Losa" w:date="2024-04-09T09:05:00Z">
              <w:r w:rsidRPr="006A383F" w:rsidDel="007F749E">
                <w:rPr>
                  <w:rFonts w:ascii="Times New Roman" w:hAnsi="Times New Roman" w:cs="Times New Roman"/>
                  <w:b w:val="0"/>
                  <w:bCs w:val="0"/>
                  <w:i/>
                  <w:iCs/>
                  <w:rPrChange w:id="1172" w:author="Alejandro Andreas Jaume Losa" w:date="2024-04-10T08:26:00Z">
                    <w:rPr>
                      <w:rFonts w:ascii="Times New Roman" w:hAnsi="Times New Roman" w:cs="Times New Roman"/>
                      <w:b w:val="0"/>
                      <w:bCs w:val="0"/>
                      <w:i/>
                      <w:iCs/>
                      <w:lang w:val="es-ES"/>
                    </w:rPr>
                  </w:rPrChange>
                </w:rPr>
                <w:delText>El català és una llengua que sona malament</w:delText>
              </w:r>
            </w:del>
          </w:p>
          <w:p w14:paraId="0A0EDEB1" w14:textId="6C5F5AA8" w:rsidR="00882DA8" w:rsidRPr="006A383F" w:rsidDel="007F749E" w:rsidRDefault="00882DA8" w:rsidP="00C70BF2">
            <w:pPr>
              <w:spacing w:line="276" w:lineRule="auto"/>
              <w:jc w:val="both"/>
              <w:rPr>
                <w:del w:id="1173" w:author="Alejandro Andreas Jaume Losa" w:date="2024-04-09T09:05:00Z"/>
                <w:rFonts w:ascii="Times New Roman" w:hAnsi="Times New Roman" w:cs="Times New Roman"/>
                <w:i/>
                <w:iCs/>
                <w:rPrChange w:id="1174" w:author="Alejandro Andreas Jaume Losa" w:date="2024-04-10T08:26:00Z">
                  <w:rPr>
                    <w:del w:id="1175" w:author="Alejandro Andreas Jaume Losa" w:date="2024-04-09T09:05:00Z"/>
                    <w:rFonts w:ascii="Times New Roman" w:hAnsi="Times New Roman" w:cs="Times New Roman"/>
                    <w:i/>
                    <w:iCs/>
                    <w:lang w:val="es-ES"/>
                  </w:rPr>
                </w:rPrChange>
              </w:rPr>
            </w:pPr>
            <w:del w:id="1176" w:author="Alejandro Andreas Jaume Losa" w:date="2024-04-09T09:05:00Z">
              <w:r w:rsidRPr="006A383F" w:rsidDel="007F749E">
                <w:rPr>
                  <w:rFonts w:ascii="Times New Roman" w:hAnsi="Times New Roman" w:cs="Times New Roman"/>
                  <w:b w:val="0"/>
                  <w:bCs w:val="0"/>
                  <w:i/>
                  <w:iCs/>
                  <w:rPrChange w:id="1177" w:author="Alejandro Andreas Jaume Losa" w:date="2024-04-10T08:26:00Z">
                    <w:rPr>
                      <w:rFonts w:ascii="Times New Roman" w:hAnsi="Times New Roman" w:cs="Times New Roman"/>
                      <w:b w:val="0"/>
                      <w:bCs w:val="0"/>
                      <w:i/>
                      <w:iCs/>
                      <w:lang w:val="es-ES"/>
                    </w:rPr>
                  </w:rPrChange>
                </w:rPr>
                <w:delText>El catalán es una lengua que suena mal</w:delText>
              </w:r>
            </w:del>
          </w:p>
          <w:p w14:paraId="7781CFD0" w14:textId="45452EB8" w:rsidR="00882DA8" w:rsidRPr="00AA7C5F" w:rsidDel="007F749E" w:rsidRDefault="00882DA8" w:rsidP="00C70BF2">
            <w:pPr>
              <w:spacing w:line="276" w:lineRule="auto"/>
              <w:jc w:val="both"/>
              <w:rPr>
                <w:del w:id="1178" w:author="Alejandro Andreas Jaume Losa" w:date="2024-04-09T09:05:00Z"/>
                <w:rFonts w:ascii="Times New Roman" w:hAnsi="Times New Roman" w:cs="Times New Roman"/>
                <w:b w:val="0"/>
                <w:bCs w:val="0"/>
              </w:rPr>
            </w:pPr>
            <w:del w:id="1179" w:author="Alejandro Andreas Jaume Losa" w:date="2024-04-09T09:05:00Z">
              <w:r w:rsidRPr="00AA7C5F" w:rsidDel="007F749E">
                <w:rPr>
                  <w:rFonts w:ascii="Times New Roman" w:hAnsi="Times New Roman" w:cs="Times New Roman"/>
                  <w:b w:val="0"/>
                  <w:bCs w:val="0"/>
                </w:rPr>
                <w:delText>Catalan is a language that sounds bad</w:delText>
              </w:r>
            </w:del>
          </w:p>
        </w:tc>
        <w:tc>
          <w:tcPr>
            <w:tcW w:w="4675" w:type="dxa"/>
            <w:tcBorders>
              <w:bottom w:val="single" w:sz="4" w:space="0" w:color="auto"/>
            </w:tcBorders>
            <w:shd w:val="clear" w:color="auto" w:fill="auto"/>
          </w:tcPr>
          <w:p w14:paraId="4A0E6283" w14:textId="0A1E1DD1"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80" w:author="Alejandro Andreas Jaume Losa" w:date="2024-04-09T09:05:00Z"/>
                <w:rFonts w:ascii="Times New Roman" w:hAnsi="Times New Roman" w:cs="Times New Roman"/>
              </w:rPr>
            </w:pPr>
          </w:p>
          <w:p w14:paraId="24E6107C" w14:textId="52C91862" w:rsidR="00882DA8" w:rsidRPr="006A383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81" w:author="Alejandro Andreas Jaume Losa" w:date="2024-04-09T09:05:00Z"/>
                <w:rFonts w:ascii="Times New Roman" w:hAnsi="Times New Roman" w:cs="Times New Roman"/>
                <w:i/>
                <w:iCs/>
                <w:rPrChange w:id="1182" w:author="Alejandro Andreas Jaume Losa" w:date="2024-04-10T08:26:00Z">
                  <w:rPr>
                    <w:del w:id="1183" w:author="Alejandro Andreas Jaume Losa" w:date="2024-04-09T09:05:00Z"/>
                    <w:rFonts w:ascii="Times New Roman" w:hAnsi="Times New Roman" w:cs="Times New Roman"/>
                    <w:i/>
                    <w:iCs/>
                    <w:lang w:val="es-ES"/>
                  </w:rPr>
                </w:rPrChange>
              </w:rPr>
            </w:pPr>
            <w:del w:id="1184" w:author="Alejandro Andreas Jaume Losa" w:date="2024-04-09T09:05:00Z">
              <w:r w:rsidRPr="006A383F" w:rsidDel="007F749E">
                <w:rPr>
                  <w:rFonts w:ascii="Times New Roman" w:hAnsi="Times New Roman" w:cs="Times New Roman"/>
                  <w:i/>
                  <w:iCs/>
                  <w:rPrChange w:id="1185" w:author="Alejandro Andreas Jaume Losa" w:date="2024-04-10T08:26:00Z">
                    <w:rPr>
                      <w:rFonts w:ascii="Times New Roman" w:hAnsi="Times New Roman" w:cs="Times New Roman"/>
                      <w:i/>
                      <w:iCs/>
                      <w:lang w:val="es-ES"/>
                    </w:rPr>
                  </w:rPrChange>
                </w:rPr>
                <w:delText>El castellà és una llengua que sona malament</w:delText>
              </w:r>
            </w:del>
          </w:p>
          <w:p w14:paraId="2913372C" w14:textId="696C5995" w:rsidR="00882DA8" w:rsidRPr="006A383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86" w:author="Alejandro Andreas Jaume Losa" w:date="2024-04-09T09:05:00Z"/>
                <w:rFonts w:ascii="Times New Roman" w:hAnsi="Times New Roman" w:cs="Times New Roman"/>
                <w:i/>
                <w:iCs/>
                <w:rPrChange w:id="1187" w:author="Alejandro Andreas Jaume Losa" w:date="2024-04-10T08:26:00Z">
                  <w:rPr>
                    <w:del w:id="1188" w:author="Alejandro Andreas Jaume Losa" w:date="2024-04-09T09:05:00Z"/>
                    <w:rFonts w:ascii="Times New Roman" w:hAnsi="Times New Roman" w:cs="Times New Roman"/>
                    <w:i/>
                    <w:iCs/>
                    <w:lang w:val="es-ES"/>
                  </w:rPr>
                </w:rPrChange>
              </w:rPr>
            </w:pPr>
            <w:del w:id="1189" w:author="Alejandro Andreas Jaume Losa" w:date="2024-04-09T09:05:00Z">
              <w:r w:rsidRPr="006A383F" w:rsidDel="007F749E">
                <w:rPr>
                  <w:rFonts w:ascii="Times New Roman" w:hAnsi="Times New Roman" w:cs="Times New Roman"/>
                  <w:i/>
                  <w:iCs/>
                  <w:rPrChange w:id="1190" w:author="Alejandro Andreas Jaume Losa" w:date="2024-04-10T08:26:00Z">
                    <w:rPr>
                      <w:rFonts w:ascii="Times New Roman" w:hAnsi="Times New Roman" w:cs="Times New Roman"/>
                      <w:i/>
                      <w:iCs/>
                      <w:lang w:val="es-ES"/>
                    </w:rPr>
                  </w:rPrChange>
                </w:rPr>
                <w:delText>El castellano es una lengua que suena mal</w:delText>
              </w:r>
            </w:del>
          </w:p>
          <w:p w14:paraId="61384975" w14:textId="4AA21EC2"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91" w:author="Alejandro Andreas Jaume Losa" w:date="2024-04-09T09:05:00Z"/>
                <w:rFonts w:ascii="Times New Roman" w:hAnsi="Times New Roman" w:cs="Times New Roman"/>
              </w:rPr>
            </w:pPr>
            <w:del w:id="1192" w:author="Alejandro Andreas Jaume Losa" w:date="2024-04-09T09:05:00Z">
              <w:r w:rsidRPr="00AA7C5F" w:rsidDel="007F749E">
                <w:rPr>
                  <w:rFonts w:ascii="Times New Roman" w:hAnsi="Times New Roman" w:cs="Times New Roman"/>
                </w:rPr>
                <w:delText>Spanish is a language that sounds bad</w:delText>
              </w:r>
            </w:del>
          </w:p>
          <w:p w14:paraId="4766E95E" w14:textId="4882E3A0" w:rsidR="00882DA8" w:rsidRPr="00AA7C5F" w:rsidDel="007F749E"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193" w:author="Alejandro Andreas Jaume Losa" w:date="2024-04-09T09:05:00Z"/>
                <w:rFonts w:ascii="Times New Roman" w:hAnsi="Times New Roman" w:cs="Times New Roman"/>
              </w:rPr>
            </w:pPr>
          </w:p>
        </w:tc>
      </w:tr>
    </w:tbl>
    <w:p w14:paraId="52815404" w14:textId="5338B7EB" w:rsidR="00882DA8" w:rsidRPr="00AA7C5F" w:rsidDel="007F749E" w:rsidRDefault="007F749E" w:rsidP="00882DA8">
      <w:pPr>
        <w:spacing w:line="480" w:lineRule="auto"/>
        <w:jc w:val="both"/>
        <w:rPr>
          <w:del w:id="1194" w:author="Alejandro Andreas Jaume Losa" w:date="2024-04-09T09:08:00Z"/>
          <w:rFonts w:ascii="Times New Roman" w:hAnsi="Times New Roman" w:cs="Times New Roman"/>
        </w:rPr>
      </w:pPr>
      <w:ins w:id="1195" w:author="Alejandro Andreas Jaume Losa" w:date="2024-04-09T09:08:00Z">
        <w:r>
          <w:rPr>
            <w:rFonts w:ascii="Times New Roman" w:hAnsi="Times New Roman" w:cs="Times New Roman"/>
          </w:rPr>
          <w:tab/>
        </w:r>
      </w:ins>
    </w:p>
    <w:p w14:paraId="5C435ADA" w14:textId="72E60A77" w:rsidR="009B28A1" w:rsidRDefault="00882DA8">
      <w:pPr>
        <w:spacing w:line="480" w:lineRule="auto"/>
        <w:jc w:val="both"/>
        <w:rPr>
          <w:ins w:id="1196" w:author="Alejandro Andreas Jaume Losa" w:date="2024-04-10T09:23:00Z"/>
          <w:rFonts w:ascii="Times New Roman" w:hAnsi="Times New Roman" w:cs="Times New Roman"/>
        </w:rPr>
      </w:pPr>
      <w:r w:rsidRPr="00AA7C5F">
        <w:rPr>
          <w:rFonts w:ascii="Times New Roman" w:hAnsi="Times New Roman" w:cs="Times New Roman"/>
        </w:rPr>
        <w:t>Analysis of participant responses to the statements ‘Catalan is a difficult language to learn’, ‘Spanish is a difficult language to learn’, ‘Catalan is a language that sounds bad’, and ‘Spanish is a language that sounds bad’ revealed no statistically significant differences in responses with regard to political orientation. All participants, independent of political orientation, showed unfavorable responses to these statements,</w:t>
      </w:r>
      <w:ins w:id="1197" w:author="Alejandro Andreas Jaume Losa" w:date="2024-04-10T09:23:00Z">
        <w:r w:rsidR="009B28A1">
          <w:rPr>
            <w:rFonts w:ascii="Times New Roman" w:hAnsi="Times New Roman" w:cs="Times New Roman"/>
          </w:rPr>
          <w:t xml:space="preserve"> </w:t>
        </w:r>
        <w:r w:rsidR="009B28A1">
          <w:rPr>
            <w:rFonts w:ascii="Times New Roman" w:hAnsi="Times New Roman" w:cs="Times New Roman"/>
          </w:rPr>
          <w:t>indicating that these particular attitudes are not connected to political orientation in these data.</w:t>
        </w:r>
      </w:ins>
    </w:p>
    <w:p w14:paraId="4680F5CB" w14:textId="65F244A5" w:rsidR="00882DA8" w:rsidRPr="00AA7C5F" w:rsidDel="009B28A1" w:rsidRDefault="00882DA8">
      <w:pPr>
        <w:spacing w:line="480" w:lineRule="auto"/>
        <w:jc w:val="both"/>
        <w:rPr>
          <w:del w:id="1198" w:author="Alejandro Andreas Jaume Losa" w:date="2024-04-10T09:23:00Z"/>
          <w:rFonts w:ascii="Times New Roman" w:hAnsi="Times New Roman" w:cs="Times New Roman"/>
        </w:rPr>
        <w:pPrChange w:id="1199" w:author="Alejandro Andreas Jaume Losa" w:date="2024-04-09T09:08:00Z">
          <w:pPr>
            <w:spacing w:line="480" w:lineRule="auto"/>
            <w:ind w:firstLine="720"/>
            <w:jc w:val="both"/>
          </w:pPr>
        </w:pPrChange>
      </w:pPr>
      <w:del w:id="1200" w:author="Alejandro Andreas Jaume Losa" w:date="2024-04-10T09:23:00Z">
        <w:r w:rsidRPr="00AA7C5F" w:rsidDel="009B28A1">
          <w:rPr>
            <w:rFonts w:ascii="Times New Roman" w:hAnsi="Times New Roman" w:cs="Times New Roman"/>
          </w:rPr>
          <w:lastRenderedPageBreak/>
          <w:delText xml:space="preserve"> indicating general consensus regarding attitudes towards perceived the level of difficulty of both Catalan and Spanish as well as toward how both languages sound.</w:delText>
        </w:r>
      </w:del>
    </w:p>
    <w:p w14:paraId="5C624C81" w14:textId="4B2D603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 ‘An outsider will find it less difficult to learn Spanish than Catalan’ </w:t>
      </w:r>
      <w:del w:id="1201" w:author="Alejandro Andreas Jaume Losa" w:date="2024-04-09T09:09:00Z">
        <w:r w:rsidRPr="00AA7C5F" w:rsidDel="007F749E">
          <w:rPr>
            <w:rFonts w:ascii="Times New Roman" w:hAnsi="Times New Roman" w:cs="Times New Roman"/>
          </w:rPr>
          <w:delText xml:space="preserve">showed </w:delText>
        </w:r>
        <w:commentRangeStart w:id="1202"/>
        <w:r w:rsidRPr="00AA7C5F" w:rsidDel="007F749E">
          <w:rPr>
            <w:rFonts w:ascii="Times New Roman" w:hAnsi="Times New Roman" w:cs="Times New Roman"/>
          </w:rPr>
          <w:delText>interesting differences</w:delText>
        </w:r>
        <w:commentRangeEnd w:id="1202"/>
        <w:r w:rsidR="00777E49" w:rsidDel="007F749E">
          <w:rPr>
            <w:rStyle w:val="CommentReference"/>
            <w:rFonts w:ascii="Times New Roman" w:eastAsia="Times New Roman" w:hAnsi="Times New Roman" w:cs="Times New Roman"/>
            <w:kern w:val="0"/>
            <w14:ligatures w14:val="none"/>
          </w:rPr>
          <w:commentReference w:id="1202"/>
        </w:r>
      </w:del>
      <w:ins w:id="1203" w:author="Alejandro Andreas Jaume Losa" w:date="2024-04-09T09:09:00Z">
        <w:r w:rsidR="007F749E">
          <w:rPr>
            <w:rFonts w:ascii="Times New Roman" w:hAnsi="Times New Roman" w:cs="Times New Roman"/>
          </w:rPr>
          <w:t>also demonstrated noteworthy variations</w:t>
        </w:r>
      </w:ins>
      <w:r w:rsidRPr="00AA7C5F">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del w:id="1204" w:author="Alejandro Andreas Jaume Losa" w:date="2024-04-10T18:51:00Z">
        <w:r w:rsidR="0070546B" w:rsidRPr="00AA7C5F" w:rsidDel="0005100F">
          <w:rPr>
            <w:rFonts w:ascii="Times New Roman" w:hAnsi="Times New Roman" w:cs="Times New Roman"/>
          </w:rPr>
          <w:delText>12</w:delText>
        </w:r>
      </w:del>
      <w:ins w:id="1205" w:author="Alejandro Andreas Jaume Losa" w:date="2024-04-10T18:51:00Z">
        <w:r w:rsidR="0005100F">
          <w:rPr>
            <w:rFonts w:ascii="Times New Roman" w:hAnsi="Times New Roman" w:cs="Times New Roman"/>
          </w:rPr>
          <w:t>10</w:t>
        </w:r>
      </w:ins>
      <w:r w:rsidRPr="00AA7C5F">
        <w:rPr>
          <w:rFonts w:ascii="Times New Roman" w:hAnsi="Times New Roman" w:cs="Times New Roman"/>
        </w:rPr>
        <w:t>.</w:t>
      </w:r>
    </w:p>
    <w:p w14:paraId="421DCFF3" w14:textId="580FFF70"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del w:id="1206" w:author="Alejandro Andreas Jaume Losa" w:date="2024-04-10T18:51:00Z">
        <w:r w:rsidR="0070546B" w:rsidRPr="00AA7C5F" w:rsidDel="0005100F">
          <w:rPr>
            <w:rFonts w:ascii="Times New Roman" w:hAnsi="Times New Roman" w:cs="Times New Roman"/>
            <w:b/>
            <w:bCs/>
          </w:rPr>
          <w:delText>12</w:delText>
        </w:r>
      </w:del>
      <w:ins w:id="1207" w:author="Alejandro Andreas Jaume Losa" w:date="2024-04-10T18:51:00Z">
        <w:r w:rsidR="0005100F">
          <w:rPr>
            <w:rFonts w:ascii="Times New Roman" w:hAnsi="Times New Roman" w:cs="Times New Roman"/>
            <w:b/>
            <w:bCs/>
          </w:rPr>
          <w:t>10</w:t>
        </w:r>
      </w:ins>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058BF4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77B01B7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A1B191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22.29</w:t>
            </w:r>
          </w:p>
        </w:tc>
        <w:tc>
          <w:tcPr>
            <w:tcW w:w="1870" w:type="dxa"/>
            <w:shd w:val="clear" w:color="auto" w:fill="auto"/>
            <w:vAlign w:val="center"/>
          </w:tcPr>
          <w:p w14:paraId="45DB17D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14.47</w:t>
            </w:r>
          </w:p>
        </w:tc>
        <w:tc>
          <w:tcPr>
            <w:tcW w:w="1870" w:type="dxa"/>
            <w:shd w:val="clear" w:color="auto" w:fill="auto"/>
            <w:vAlign w:val="center"/>
          </w:tcPr>
          <w:p w14:paraId="012EA1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1.540</w:t>
            </w:r>
          </w:p>
        </w:tc>
        <w:tc>
          <w:tcPr>
            <w:tcW w:w="1870" w:type="dxa"/>
            <w:shd w:val="clear" w:color="auto" w:fill="auto"/>
            <w:vAlign w:val="center"/>
          </w:tcPr>
          <w:p w14:paraId="74E6F7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0.1270</w:t>
            </w:r>
          </w:p>
        </w:tc>
      </w:tr>
      <w:tr w:rsidR="00882DA8" w:rsidRPr="00AA7C5F"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357B3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12.42</w:t>
            </w:r>
          </w:p>
        </w:tc>
        <w:tc>
          <w:tcPr>
            <w:tcW w:w="1870" w:type="dxa"/>
            <w:shd w:val="clear" w:color="auto" w:fill="auto"/>
            <w:vAlign w:val="center"/>
          </w:tcPr>
          <w:p w14:paraId="267C8CF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15.49</w:t>
            </w:r>
          </w:p>
        </w:tc>
        <w:tc>
          <w:tcPr>
            <w:tcW w:w="1870" w:type="dxa"/>
            <w:shd w:val="clear" w:color="auto" w:fill="auto"/>
            <w:vAlign w:val="center"/>
          </w:tcPr>
          <w:p w14:paraId="133946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0.802</w:t>
            </w:r>
          </w:p>
        </w:tc>
        <w:tc>
          <w:tcPr>
            <w:tcW w:w="1870" w:type="dxa"/>
            <w:shd w:val="clear" w:color="auto" w:fill="auto"/>
            <w:vAlign w:val="center"/>
          </w:tcPr>
          <w:p w14:paraId="175E53E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0.4247</w:t>
            </w:r>
          </w:p>
        </w:tc>
      </w:tr>
      <w:tr w:rsidR="00882DA8" w:rsidRPr="00AA7C5F"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14.21</w:t>
            </w:r>
          </w:p>
        </w:tc>
        <w:tc>
          <w:tcPr>
            <w:tcW w:w="1870" w:type="dxa"/>
            <w:shd w:val="clear" w:color="auto" w:fill="auto"/>
            <w:vAlign w:val="center"/>
          </w:tcPr>
          <w:p w14:paraId="1D5D9F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16.82</w:t>
            </w:r>
          </w:p>
        </w:tc>
        <w:tc>
          <w:tcPr>
            <w:tcW w:w="1870" w:type="dxa"/>
            <w:shd w:val="clear" w:color="auto" w:fill="auto"/>
            <w:vAlign w:val="center"/>
          </w:tcPr>
          <w:p w14:paraId="2BC8AA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0.845</w:t>
            </w:r>
          </w:p>
        </w:tc>
        <w:tc>
          <w:tcPr>
            <w:tcW w:w="1870" w:type="dxa"/>
            <w:shd w:val="clear" w:color="auto" w:fill="auto"/>
            <w:vAlign w:val="center"/>
          </w:tcPr>
          <w:p w14:paraId="4C47BC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0.4001</w:t>
            </w:r>
          </w:p>
        </w:tc>
      </w:tr>
      <w:tr w:rsidR="00882DA8" w:rsidRPr="00AA7C5F"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8D35E5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12.71</w:t>
            </w:r>
          </w:p>
        </w:tc>
        <w:tc>
          <w:tcPr>
            <w:tcW w:w="1870" w:type="dxa"/>
            <w:shd w:val="clear" w:color="auto" w:fill="auto"/>
            <w:vAlign w:val="center"/>
          </w:tcPr>
          <w:p w14:paraId="6FD83E7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22.42</w:t>
            </w:r>
          </w:p>
        </w:tc>
        <w:tc>
          <w:tcPr>
            <w:tcW w:w="1870" w:type="dxa"/>
            <w:shd w:val="clear" w:color="auto" w:fill="auto"/>
            <w:vAlign w:val="center"/>
          </w:tcPr>
          <w:p w14:paraId="55E096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0.567</w:t>
            </w:r>
          </w:p>
        </w:tc>
        <w:tc>
          <w:tcPr>
            <w:tcW w:w="1870" w:type="dxa"/>
            <w:shd w:val="clear" w:color="auto" w:fill="auto"/>
            <w:vAlign w:val="center"/>
          </w:tcPr>
          <w:p w14:paraId="2403F6A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0.5721</w:t>
            </w:r>
          </w:p>
        </w:tc>
      </w:tr>
      <w:tr w:rsidR="00882DA8" w:rsidRPr="00AA7C5F"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38.71</w:t>
            </w:r>
          </w:p>
        </w:tc>
        <w:tc>
          <w:tcPr>
            <w:tcW w:w="1870" w:type="dxa"/>
            <w:shd w:val="clear" w:color="auto" w:fill="auto"/>
            <w:vAlign w:val="center"/>
          </w:tcPr>
          <w:p w14:paraId="5F42C0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18.21</w:t>
            </w:r>
          </w:p>
        </w:tc>
        <w:tc>
          <w:tcPr>
            <w:tcW w:w="1870" w:type="dxa"/>
            <w:shd w:val="clear" w:color="auto" w:fill="auto"/>
            <w:vAlign w:val="center"/>
          </w:tcPr>
          <w:p w14:paraId="1ED0567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2.126</w:t>
            </w:r>
          </w:p>
        </w:tc>
        <w:tc>
          <w:tcPr>
            <w:tcW w:w="1870" w:type="dxa"/>
            <w:shd w:val="clear" w:color="auto" w:fill="auto"/>
            <w:vAlign w:val="center"/>
          </w:tcPr>
          <w:p w14:paraId="39914BA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0.0362</w:t>
            </w:r>
          </w:p>
        </w:tc>
      </w:tr>
      <w:tr w:rsidR="00882DA8" w:rsidRPr="00AA7C5F"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74F8183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23.71</w:t>
            </w:r>
          </w:p>
        </w:tc>
        <w:tc>
          <w:tcPr>
            <w:tcW w:w="1870" w:type="dxa"/>
            <w:shd w:val="clear" w:color="auto" w:fill="auto"/>
            <w:vAlign w:val="center"/>
          </w:tcPr>
          <w:p w14:paraId="6CC4F79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20.47</w:t>
            </w:r>
          </w:p>
        </w:tc>
        <w:tc>
          <w:tcPr>
            <w:tcW w:w="1870" w:type="dxa"/>
            <w:shd w:val="clear" w:color="auto" w:fill="auto"/>
            <w:vAlign w:val="center"/>
          </w:tcPr>
          <w:p w14:paraId="5B5AB24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1.159</w:t>
            </w:r>
          </w:p>
        </w:tc>
        <w:tc>
          <w:tcPr>
            <w:tcW w:w="1870" w:type="dxa"/>
            <w:shd w:val="clear" w:color="auto" w:fill="auto"/>
            <w:vAlign w:val="center"/>
          </w:tcPr>
          <w:p w14:paraId="4175E24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0.2496</w:t>
            </w:r>
          </w:p>
        </w:tc>
      </w:tr>
    </w:tbl>
    <w:p w14:paraId="50073E50" w14:textId="77777777" w:rsidR="00882DA8" w:rsidRPr="00AA7C5F" w:rsidRDefault="00882DA8" w:rsidP="00882DA8">
      <w:pPr>
        <w:spacing w:line="480" w:lineRule="auto"/>
        <w:jc w:val="both"/>
        <w:rPr>
          <w:rFonts w:ascii="Times New Roman" w:hAnsi="Times New Roman" w:cs="Times New Roman"/>
        </w:rPr>
      </w:pPr>
    </w:p>
    <w:p w14:paraId="40EE7601" w14:textId="64E476E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del w:id="1208" w:author="Kendra Dickinson" w:date="2024-03-26T12:35:00Z">
        <w:r w:rsidRPr="00AA7C5F" w:rsidDel="005F3B77">
          <w:rPr>
            <w:rFonts w:ascii="Times New Roman" w:hAnsi="Times New Roman" w:cs="Times New Roman"/>
          </w:rPr>
          <w:delText>This seems to indicate another emerging trend</w:delText>
        </w:r>
      </w:del>
      <w:ins w:id="1209" w:author="Kendra Dickinson" w:date="2024-03-26T12:35:00Z">
        <w:r w:rsidR="005F3B77">
          <w:rPr>
            <w:rFonts w:ascii="Times New Roman" w:hAnsi="Times New Roman" w:cs="Times New Roman"/>
          </w:rPr>
          <w:t>This aligns with the previously-noted trend</w:t>
        </w:r>
      </w:ins>
      <w:r w:rsidRPr="00AA7C5F">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w:t>
      </w:r>
      <w:commentRangeStart w:id="1210"/>
      <w:r w:rsidRPr="00AA7C5F">
        <w:rPr>
          <w:rFonts w:ascii="Times New Roman" w:hAnsi="Times New Roman" w:cs="Times New Roman"/>
        </w:rPr>
        <w:t>In fact, their level of agreement with this statement is even lower than that of those who identified as center-le</w:t>
      </w:r>
      <w:ins w:id="1211" w:author="Alejandro Andreas Jaume Losa" w:date="2024-04-09T09:11:00Z">
        <w:r w:rsidR="007F749E">
          <w:rPr>
            <w:rFonts w:ascii="Times New Roman" w:hAnsi="Times New Roman" w:cs="Times New Roman"/>
          </w:rPr>
          <w:t xml:space="preserve">ft (mean=35, </w:t>
        </w:r>
      </w:ins>
      <w:ins w:id="1212" w:author="Alejandro Andreas Jaume Losa" w:date="2024-04-09T09:12:00Z">
        <w:r w:rsidR="007F749E">
          <w:rPr>
            <w:rFonts w:ascii="Times New Roman" w:hAnsi="Times New Roman" w:cs="Times New Roman"/>
          </w:rPr>
          <w:t>centrists, and mean=36.5</w:t>
        </w:r>
      </w:ins>
      <w:del w:id="1213" w:author="Alejandro Andreas Jaume Losa" w:date="2024-04-09T09:11:00Z">
        <w:r w:rsidRPr="00AA7C5F" w:rsidDel="007F749E">
          <w:rPr>
            <w:rFonts w:ascii="Times New Roman" w:hAnsi="Times New Roman" w:cs="Times New Roman"/>
          </w:rPr>
          <w:delText>ft.</w:delText>
        </w:r>
      </w:del>
      <w:ins w:id="1214" w:author="Alejandro Andreas Jaume Losa" w:date="2024-04-09T09:12:00Z">
        <w:r w:rsidR="007F749E">
          <w:rPr>
            <w:rFonts w:ascii="Times New Roman" w:hAnsi="Times New Roman" w:cs="Times New Roman"/>
          </w:rPr>
          <w:t>). A</w:t>
        </w:r>
      </w:ins>
      <w:del w:id="1215" w:author="Alejandro Andreas Jaume Losa" w:date="2024-04-09T09:11:00Z">
        <w:r w:rsidRPr="00AA7C5F" w:rsidDel="007F749E">
          <w:rPr>
            <w:rFonts w:ascii="Times New Roman" w:hAnsi="Times New Roman" w:cs="Times New Roman"/>
          </w:rPr>
          <w:delText xml:space="preserve"> </w:delText>
        </w:r>
        <w:commentRangeEnd w:id="1210"/>
        <w:r w:rsidR="005F3B77" w:rsidDel="007F749E">
          <w:rPr>
            <w:rStyle w:val="CommentReference"/>
            <w:rFonts w:ascii="Times New Roman" w:eastAsia="Times New Roman" w:hAnsi="Times New Roman" w:cs="Times New Roman"/>
            <w:kern w:val="0"/>
            <w14:ligatures w14:val="none"/>
          </w:rPr>
          <w:commentReference w:id="1210"/>
        </w:r>
        <w:r w:rsidRPr="00AA7C5F" w:rsidDel="007F749E">
          <w:rPr>
            <w:rFonts w:ascii="Times New Roman" w:hAnsi="Times New Roman" w:cs="Times New Roman"/>
          </w:rPr>
          <w:delText>A</w:delText>
        </w:r>
      </w:del>
      <w:r w:rsidRPr="00AA7C5F">
        <w:rPr>
          <w:rFonts w:ascii="Times New Roman" w:hAnsi="Times New Roman" w:cs="Times New Roman"/>
        </w:rPr>
        <w:t xml:space="preserve">dditionally, the analysis also revealed  a greater level of consensus among participants in both extremes, far-left and right, as shown by the much wider range of responses in Figure </w:t>
      </w:r>
      <w:r w:rsidR="007A177F" w:rsidRPr="00AA7C5F">
        <w:rPr>
          <w:rFonts w:ascii="Times New Roman" w:hAnsi="Times New Roman" w:cs="Times New Roman"/>
        </w:rPr>
        <w:t>12.</w:t>
      </w:r>
    </w:p>
    <w:p w14:paraId="1731D045" w14:textId="06592AA8" w:rsidR="00882DA8" w:rsidRPr="00AA7C5F" w:rsidDel="009F4FE8" w:rsidRDefault="00882DA8" w:rsidP="00882DA8">
      <w:pPr>
        <w:spacing w:line="480" w:lineRule="auto"/>
        <w:jc w:val="both"/>
        <w:rPr>
          <w:del w:id="1216" w:author="Alejandro Andreas Jaume Losa" w:date="2024-04-10T18:43:00Z"/>
          <w:rFonts w:ascii="Times New Roman" w:hAnsi="Times New Roman" w:cs="Times New Roman"/>
        </w:rPr>
      </w:pPr>
      <w:del w:id="1217" w:author="Alejandro Andreas Jaume Losa" w:date="2024-04-10T18:43: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12</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‘An outsider will find it less difficult to learn Spanish than Catalan’.</w:delText>
        </w:r>
      </w:del>
    </w:p>
    <w:p w14:paraId="6D0F9A9D"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noProof/>
        </w:rPr>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Default="009F4FE8" w:rsidP="009F4FE8">
      <w:pPr>
        <w:spacing w:line="480" w:lineRule="auto"/>
        <w:jc w:val="center"/>
        <w:rPr>
          <w:ins w:id="1218" w:author="Alejandro Andreas Jaume Losa" w:date="2024-04-10T18:43:00Z"/>
          <w:rFonts w:ascii="Times New Roman" w:hAnsi="Times New Roman" w:cs="Times New Roman"/>
        </w:rPr>
        <w:pPrChange w:id="1219" w:author="Alejandro Andreas Jaume Losa" w:date="2024-04-10T18:43:00Z">
          <w:pPr>
            <w:spacing w:line="480" w:lineRule="auto"/>
            <w:ind w:firstLine="720"/>
            <w:jc w:val="both"/>
          </w:pPr>
        </w:pPrChange>
      </w:pPr>
      <w:ins w:id="1220" w:author="Alejandro Andreas Jaume Losa" w:date="2024-04-10T18:43:00Z">
        <w:r w:rsidRPr="00AA7C5F">
          <w:rPr>
            <w:rFonts w:ascii="Times New Roman" w:hAnsi="Times New Roman" w:cs="Times New Roman"/>
            <w:b/>
            <w:bCs/>
          </w:rPr>
          <w:t>Figure 12.</w:t>
        </w:r>
        <w:r w:rsidRPr="00AA7C5F">
          <w:rPr>
            <w:rFonts w:ascii="Times New Roman" w:hAnsi="Times New Roman" w:cs="Times New Roman"/>
          </w:rPr>
          <w:t xml:space="preserve"> Participant responses to the statement ‘An outsider will find it less difficult to learn Spanish than Catalan’.</w:t>
        </w:r>
      </w:ins>
    </w:p>
    <w:p w14:paraId="0AAB780B" w14:textId="5075E95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unpleasant to learn Spanish’ and ‘It is unpleasant to learn Catalan’, also </w:t>
      </w:r>
      <w:del w:id="1221" w:author="Alejandro Andreas Jaume Losa" w:date="2024-04-09T09:12:00Z">
        <w:r w:rsidRPr="00AA7C5F" w:rsidDel="007F749E">
          <w:rPr>
            <w:rFonts w:ascii="Times New Roman" w:hAnsi="Times New Roman" w:cs="Times New Roman"/>
          </w:rPr>
          <w:delText xml:space="preserve">showed </w:delText>
        </w:r>
        <w:commentRangeStart w:id="1222"/>
        <w:r w:rsidRPr="00AA7C5F" w:rsidDel="007F749E">
          <w:rPr>
            <w:rFonts w:ascii="Times New Roman" w:hAnsi="Times New Roman" w:cs="Times New Roman"/>
          </w:rPr>
          <w:delText>interesting differences</w:delText>
        </w:r>
        <w:commentRangeEnd w:id="1222"/>
        <w:r w:rsidR="005F3B77" w:rsidDel="007F749E">
          <w:rPr>
            <w:rStyle w:val="CommentReference"/>
            <w:rFonts w:ascii="Times New Roman" w:eastAsia="Times New Roman" w:hAnsi="Times New Roman" w:cs="Times New Roman"/>
            <w:kern w:val="0"/>
            <w14:ligatures w14:val="none"/>
          </w:rPr>
          <w:commentReference w:id="1222"/>
        </w:r>
      </w:del>
      <w:ins w:id="1223" w:author="Alejandro Andreas Jaume Losa" w:date="2024-04-09T09:12:00Z">
        <w:r w:rsidR="007F749E">
          <w:rPr>
            <w:rFonts w:ascii="Times New Roman" w:hAnsi="Times New Roman" w:cs="Times New Roman"/>
          </w:rPr>
          <w:t>displayed compelling di</w:t>
        </w:r>
      </w:ins>
      <w:ins w:id="1224" w:author="Alejandro Andreas Jaume Losa" w:date="2024-04-09T09:13:00Z">
        <w:r w:rsidR="007F749E">
          <w:rPr>
            <w:rFonts w:ascii="Times New Roman" w:hAnsi="Times New Roman" w:cs="Times New Roman"/>
          </w:rPr>
          <w:t>s</w:t>
        </w:r>
      </w:ins>
      <w:ins w:id="1225" w:author="Alejandro Andreas Jaume Losa" w:date="2024-04-09T09:12:00Z">
        <w:r w:rsidR="007F749E">
          <w:rPr>
            <w:rFonts w:ascii="Times New Roman" w:hAnsi="Times New Roman" w:cs="Times New Roman"/>
          </w:rPr>
          <w:t>si</w:t>
        </w:r>
      </w:ins>
      <w:ins w:id="1226" w:author="Alejandro Andreas Jaume Losa" w:date="2024-04-09T09:13:00Z">
        <w:r w:rsidR="007F749E">
          <w:rPr>
            <w:rFonts w:ascii="Times New Roman" w:hAnsi="Times New Roman" w:cs="Times New Roman"/>
          </w:rPr>
          <w:t>milarities</w:t>
        </w:r>
      </w:ins>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ins w:id="1227" w:author="Alejandro Andreas Jaume Losa" w:date="2024-04-10T09:24:00Z">
        <w:r w:rsidR="009B28A1">
          <w:rPr>
            <w:rFonts w:ascii="Times New Roman" w:hAnsi="Times New Roman" w:cs="Times New Roman"/>
          </w:rPr>
          <w:t>indicating that these particular attitudes are not connected to political orientation in these data</w:t>
        </w:r>
      </w:ins>
      <w:del w:id="1228" w:author="Alejandro Andreas Jaume Losa" w:date="2024-04-10T09:24:00Z">
        <w:r w:rsidRPr="00AA7C5F" w:rsidDel="009B28A1">
          <w:rPr>
            <w:rFonts w:ascii="Times New Roman" w:hAnsi="Times New Roman" w:cs="Times New Roman"/>
          </w:rPr>
          <w:delText>indicating general consensus regarding attitudes towards</w:delText>
        </w:r>
      </w:del>
      <w:ins w:id="1229" w:author="Kendra Dickinson" w:date="2024-03-26T12:37:00Z">
        <w:del w:id="1230" w:author="Alejandro Andreas Jaume Losa" w:date="2024-04-10T09:24:00Z">
          <w:r w:rsidR="005F3B77" w:rsidDel="009B28A1">
            <w:rPr>
              <w:rFonts w:ascii="Times New Roman" w:hAnsi="Times New Roman" w:cs="Times New Roman"/>
            </w:rPr>
            <w:delText>overall general disagreement with the notion that</w:delText>
          </w:r>
        </w:del>
      </w:ins>
      <w:del w:id="1231" w:author="Alejandro Andreas Jaume Losa" w:date="2024-04-10T09:24:00Z">
        <w:r w:rsidRPr="00AA7C5F" w:rsidDel="009B28A1">
          <w:rPr>
            <w:rFonts w:ascii="Times New Roman" w:hAnsi="Times New Roman" w:cs="Times New Roman"/>
          </w:rPr>
          <w:delText xml:space="preserve"> Spanish</w:delText>
        </w:r>
      </w:del>
      <w:ins w:id="1232" w:author="Kendra Dickinson" w:date="2024-03-26T12:37:00Z">
        <w:del w:id="1233" w:author="Alejandro Andreas Jaume Losa" w:date="2024-04-10T09:24:00Z">
          <w:r w:rsidR="005F3B77" w:rsidDel="009B28A1">
            <w:rPr>
              <w:rFonts w:ascii="Times New Roman" w:hAnsi="Times New Roman" w:cs="Times New Roman"/>
            </w:rPr>
            <w:delText xml:space="preserve"> is unpleasant to learn</w:delText>
          </w:r>
        </w:del>
      </w:ins>
      <w:r w:rsidRPr="00AA7C5F">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del w:id="1234" w:author="Alejandro Andreas Jaume Losa" w:date="2024-04-10T18:51:00Z">
        <w:r w:rsidR="0070546B" w:rsidRPr="00AA7C5F" w:rsidDel="0005100F">
          <w:rPr>
            <w:rFonts w:ascii="Times New Roman" w:hAnsi="Times New Roman" w:cs="Times New Roman"/>
          </w:rPr>
          <w:delText>13</w:delText>
        </w:r>
      </w:del>
      <w:ins w:id="1235" w:author="Alejandro Andreas Jaume Losa" w:date="2024-04-10T18:51:00Z">
        <w:r w:rsidR="0005100F">
          <w:rPr>
            <w:rFonts w:ascii="Times New Roman" w:hAnsi="Times New Roman" w:cs="Times New Roman"/>
          </w:rPr>
          <w:t>11</w:t>
        </w:r>
      </w:ins>
      <w:r w:rsidRPr="00AA7C5F">
        <w:rPr>
          <w:rFonts w:ascii="Times New Roman" w:hAnsi="Times New Roman" w:cs="Times New Roman"/>
        </w:rPr>
        <w:t>.</w:t>
      </w:r>
    </w:p>
    <w:p w14:paraId="6F28ECF9" w14:textId="1C7B6492"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 xml:space="preserve">Table </w:t>
      </w:r>
      <w:del w:id="1236" w:author="Alejandro Andreas Jaume Losa" w:date="2024-04-10T18:51:00Z">
        <w:r w:rsidR="0070546B" w:rsidRPr="00AA7C5F" w:rsidDel="0005100F">
          <w:rPr>
            <w:rFonts w:ascii="Times New Roman" w:hAnsi="Times New Roman" w:cs="Times New Roman"/>
            <w:b/>
            <w:bCs/>
          </w:rPr>
          <w:delText>13</w:delText>
        </w:r>
      </w:del>
      <w:ins w:id="1237" w:author="Alejandro Andreas Jaume Losa" w:date="2024-04-10T18:51:00Z">
        <w:r w:rsidR="0005100F">
          <w:rPr>
            <w:rFonts w:ascii="Times New Roman" w:hAnsi="Times New Roman" w:cs="Times New Roman"/>
            <w:b/>
            <w:bCs/>
          </w:rPr>
          <w:t>11</w:t>
        </w:r>
      </w:ins>
      <w:r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B7E6E8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C637B1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F77501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2.571</w:t>
            </w:r>
          </w:p>
        </w:tc>
        <w:tc>
          <w:tcPr>
            <w:tcW w:w="1870" w:type="dxa"/>
            <w:shd w:val="clear" w:color="auto" w:fill="auto"/>
            <w:vAlign w:val="center"/>
          </w:tcPr>
          <w:p w14:paraId="68F7A9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7.493</w:t>
            </w:r>
          </w:p>
        </w:tc>
        <w:tc>
          <w:tcPr>
            <w:tcW w:w="1870" w:type="dxa"/>
            <w:shd w:val="clear" w:color="auto" w:fill="auto"/>
            <w:vAlign w:val="center"/>
          </w:tcPr>
          <w:p w14:paraId="003439F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0.343</w:t>
            </w:r>
          </w:p>
        </w:tc>
        <w:tc>
          <w:tcPr>
            <w:tcW w:w="1870" w:type="dxa"/>
            <w:shd w:val="clear" w:color="auto" w:fill="auto"/>
            <w:vAlign w:val="center"/>
          </w:tcPr>
          <w:p w14:paraId="6EA0B1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0.7322</w:t>
            </w:r>
          </w:p>
        </w:tc>
      </w:tr>
      <w:tr w:rsidR="00882DA8" w:rsidRPr="00AA7C5F"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79A1940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3.429</w:t>
            </w:r>
          </w:p>
        </w:tc>
        <w:tc>
          <w:tcPr>
            <w:tcW w:w="1870" w:type="dxa"/>
            <w:shd w:val="clear" w:color="auto" w:fill="auto"/>
            <w:vAlign w:val="center"/>
          </w:tcPr>
          <w:p w14:paraId="46B95B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8.020</w:t>
            </w:r>
          </w:p>
        </w:tc>
        <w:tc>
          <w:tcPr>
            <w:tcW w:w="1870" w:type="dxa"/>
            <w:shd w:val="clear" w:color="auto" w:fill="auto"/>
            <w:vAlign w:val="center"/>
          </w:tcPr>
          <w:p w14:paraId="4FFE515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0.427</w:t>
            </w:r>
          </w:p>
        </w:tc>
        <w:tc>
          <w:tcPr>
            <w:tcW w:w="1870" w:type="dxa"/>
            <w:shd w:val="clear" w:color="auto" w:fill="auto"/>
            <w:vAlign w:val="center"/>
          </w:tcPr>
          <w:p w14:paraId="6A8436F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0.6700</w:t>
            </w:r>
          </w:p>
        </w:tc>
      </w:tr>
      <w:tr w:rsidR="00882DA8" w:rsidRPr="00AA7C5F"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9.879</w:t>
            </w:r>
          </w:p>
        </w:tc>
        <w:tc>
          <w:tcPr>
            <w:tcW w:w="1870" w:type="dxa"/>
            <w:shd w:val="clear" w:color="auto" w:fill="auto"/>
            <w:vAlign w:val="center"/>
          </w:tcPr>
          <w:p w14:paraId="0D693BE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8.706</w:t>
            </w:r>
          </w:p>
        </w:tc>
        <w:tc>
          <w:tcPr>
            <w:tcW w:w="1870" w:type="dxa"/>
            <w:shd w:val="clear" w:color="auto" w:fill="auto"/>
            <w:vAlign w:val="center"/>
          </w:tcPr>
          <w:p w14:paraId="192C29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1.135</w:t>
            </w:r>
          </w:p>
        </w:tc>
        <w:tc>
          <w:tcPr>
            <w:tcW w:w="1870" w:type="dxa"/>
            <w:shd w:val="clear" w:color="auto" w:fill="auto"/>
            <w:vAlign w:val="center"/>
          </w:tcPr>
          <w:p w14:paraId="4E3EBF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0.2594</w:t>
            </w:r>
          </w:p>
        </w:tc>
      </w:tr>
      <w:tr w:rsidR="00882DA8" w:rsidRPr="00AA7C5F"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B707F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6.829</w:t>
            </w:r>
          </w:p>
        </w:tc>
        <w:tc>
          <w:tcPr>
            <w:tcW w:w="1870" w:type="dxa"/>
            <w:shd w:val="clear" w:color="auto" w:fill="auto"/>
            <w:vAlign w:val="center"/>
          </w:tcPr>
          <w:p w14:paraId="35D7A95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11.608</w:t>
            </w:r>
          </w:p>
        </w:tc>
        <w:tc>
          <w:tcPr>
            <w:tcW w:w="1870" w:type="dxa"/>
            <w:shd w:val="clear" w:color="auto" w:fill="auto"/>
            <w:vAlign w:val="center"/>
          </w:tcPr>
          <w:p w14:paraId="2D883A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0.588</w:t>
            </w:r>
          </w:p>
        </w:tc>
        <w:tc>
          <w:tcPr>
            <w:tcW w:w="1870" w:type="dxa"/>
            <w:shd w:val="clear" w:color="auto" w:fill="auto"/>
            <w:vAlign w:val="center"/>
          </w:tcPr>
          <w:p w14:paraId="5E3F26E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0.5578</w:t>
            </w:r>
          </w:p>
        </w:tc>
      </w:tr>
      <w:tr w:rsidR="00882DA8" w:rsidRPr="00AA7C5F"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15.429</w:t>
            </w:r>
          </w:p>
        </w:tc>
        <w:tc>
          <w:tcPr>
            <w:tcW w:w="1870" w:type="dxa"/>
            <w:shd w:val="clear" w:color="auto" w:fill="auto"/>
            <w:vAlign w:val="center"/>
          </w:tcPr>
          <w:p w14:paraId="3FB6A7C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9.428</w:t>
            </w:r>
          </w:p>
        </w:tc>
        <w:tc>
          <w:tcPr>
            <w:tcW w:w="1870" w:type="dxa"/>
            <w:shd w:val="clear" w:color="auto" w:fill="auto"/>
            <w:vAlign w:val="center"/>
          </w:tcPr>
          <w:p w14:paraId="5D4E9EF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1.636</w:t>
            </w:r>
          </w:p>
        </w:tc>
        <w:tc>
          <w:tcPr>
            <w:tcW w:w="1870" w:type="dxa"/>
            <w:shd w:val="clear" w:color="auto" w:fill="auto"/>
            <w:vAlign w:val="center"/>
          </w:tcPr>
          <w:p w14:paraId="2C3502E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0.1051</w:t>
            </w:r>
          </w:p>
        </w:tc>
      </w:tr>
      <w:tr w:rsidR="00882DA8" w:rsidRPr="00AA7C5F"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B153E7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23.714</w:t>
            </w:r>
          </w:p>
        </w:tc>
        <w:tc>
          <w:tcPr>
            <w:tcW w:w="1870" w:type="dxa"/>
            <w:shd w:val="clear" w:color="auto" w:fill="auto"/>
            <w:vAlign w:val="center"/>
          </w:tcPr>
          <w:p w14:paraId="390A2F7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10.596</w:t>
            </w:r>
          </w:p>
        </w:tc>
        <w:tc>
          <w:tcPr>
            <w:tcW w:w="1870" w:type="dxa"/>
            <w:shd w:val="clear" w:color="auto" w:fill="auto"/>
            <w:vAlign w:val="center"/>
          </w:tcPr>
          <w:p w14:paraId="56CB2EE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2.238</w:t>
            </w:r>
          </w:p>
        </w:tc>
        <w:tc>
          <w:tcPr>
            <w:tcW w:w="1870" w:type="dxa"/>
            <w:shd w:val="clear" w:color="auto" w:fill="auto"/>
            <w:vAlign w:val="center"/>
          </w:tcPr>
          <w:p w14:paraId="4BD37C3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0.0276</w:t>
            </w:r>
          </w:p>
        </w:tc>
      </w:tr>
    </w:tbl>
    <w:p w14:paraId="3724C7B8" w14:textId="77777777" w:rsidR="00882DA8" w:rsidRPr="00AA7C5F" w:rsidRDefault="00882DA8" w:rsidP="00882DA8">
      <w:pPr>
        <w:spacing w:line="480" w:lineRule="auto"/>
        <w:jc w:val="both"/>
        <w:rPr>
          <w:rFonts w:ascii="Times New Roman" w:hAnsi="Times New Roman" w:cs="Times New Roman"/>
        </w:rPr>
      </w:pPr>
    </w:p>
    <w:p w14:paraId="190EB4B0" w14:textId="4B0A118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ins w:id="1238" w:author="Alejandro Andreas Jaume Losa" w:date="2024-04-09T09:13:00Z">
        <w:r w:rsidR="007F749E">
          <w:rPr>
            <w:rFonts w:ascii="Times New Roman" w:hAnsi="Times New Roman" w:cs="Times New Roman"/>
          </w:rPr>
          <w:t>.</w:t>
        </w:r>
      </w:ins>
      <w:del w:id="1239" w:author="Alejandro Andreas Jaume Losa" w:date="2024-04-09T09:13:00Z">
        <w:r w:rsidRPr="00AA7C5F" w:rsidDel="007F749E">
          <w:rPr>
            <w:rFonts w:ascii="Times New Roman" w:hAnsi="Times New Roman" w:cs="Times New Roman"/>
          </w:rPr>
          <w:delText xml:space="preserve">. </w:delText>
        </w:r>
        <w:commentRangeStart w:id="1240"/>
        <w:r w:rsidRPr="00AA7C5F" w:rsidDel="007F749E">
          <w:rPr>
            <w:rFonts w:ascii="Times New Roman" w:hAnsi="Times New Roman" w:cs="Times New Roman"/>
          </w:rPr>
          <w:delText xml:space="preserve">Additionally, the analysis also revealed  a greater level of consensus among progressive and centrist participants, as shown by the much wider range of responses in Figure </w:delText>
        </w:r>
        <w:r w:rsidR="007A177F" w:rsidRPr="00AA7C5F" w:rsidDel="007F749E">
          <w:rPr>
            <w:rFonts w:ascii="Times New Roman" w:hAnsi="Times New Roman" w:cs="Times New Roman"/>
          </w:rPr>
          <w:delText>13</w:delText>
        </w:r>
        <w:r w:rsidRPr="00AA7C5F" w:rsidDel="007F749E">
          <w:rPr>
            <w:rFonts w:ascii="Times New Roman" w:hAnsi="Times New Roman" w:cs="Times New Roman"/>
          </w:rPr>
          <w:delText>.</w:delText>
        </w:r>
        <w:commentRangeEnd w:id="1240"/>
        <w:r w:rsidR="005F3B77" w:rsidDel="007F749E">
          <w:rPr>
            <w:rStyle w:val="CommentReference"/>
            <w:rFonts w:ascii="Times New Roman" w:eastAsia="Times New Roman" w:hAnsi="Times New Roman" w:cs="Times New Roman"/>
            <w:kern w:val="0"/>
            <w14:ligatures w14:val="none"/>
          </w:rPr>
          <w:commentReference w:id="1240"/>
        </w:r>
      </w:del>
    </w:p>
    <w:p w14:paraId="64368B6B" w14:textId="2D9FFA2C" w:rsidR="00882DA8" w:rsidRPr="00AA7C5F" w:rsidDel="009F4FE8" w:rsidRDefault="00882DA8" w:rsidP="00882DA8">
      <w:pPr>
        <w:spacing w:line="480" w:lineRule="auto"/>
        <w:jc w:val="both"/>
        <w:rPr>
          <w:del w:id="1241" w:author="Alejandro Andreas Jaume Losa" w:date="2024-04-10T18:43:00Z"/>
          <w:rFonts w:ascii="Times New Roman" w:hAnsi="Times New Roman" w:cs="Times New Roman"/>
        </w:rPr>
      </w:pPr>
      <w:del w:id="1242" w:author="Alejandro Andreas Jaume Losa" w:date="2024-04-10T18:43: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13</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‘It is unpleasant to learn Catalan’.</w:delText>
        </w:r>
      </w:del>
    </w:p>
    <w:p w14:paraId="1B8F6CA7" w14:textId="77777777" w:rsidR="00882DA8" w:rsidRDefault="00882DA8" w:rsidP="00882DA8">
      <w:pPr>
        <w:spacing w:line="480" w:lineRule="auto"/>
        <w:jc w:val="both"/>
        <w:rPr>
          <w:ins w:id="1243" w:author="Alejandro Andreas Jaume Losa" w:date="2024-04-10T18:43:00Z"/>
          <w:rFonts w:ascii="Times New Roman" w:hAnsi="Times New Roman" w:cs="Times New Roman"/>
          <w:b/>
          <w:bCs/>
        </w:rPr>
      </w:pPr>
      <w:r w:rsidRPr="00AA7C5F">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9F4FE8" w:rsidRDefault="009F4FE8" w:rsidP="009F4FE8">
      <w:pPr>
        <w:spacing w:line="480" w:lineRule="auto"/>
        <w:jc w:val="center"/>
        <w:rPr>
          <w:rFonts w:ascii="Times New Roman" w:hAnsi="Times New Roman" w:cs="Times New Roman"/>
          <w:rPrChange w:id="1244" w:author="Alejandro Andreas Jaume Losa" w:date="2024-04-10T18:43:00Z">
            <w:rPr>
              <w:rFonts w:ascii="Times New Roman" w:hAnsi="Times New Roman" w:cs="Times New Roman"/>
              <w:b/>
              <w:bCs/>
            </w:rPr>
          </w:rPrChange>
        </w:rPr>
        <w:pPrChange w:id="1245" w:author="Alejandro Andreas Jaume Losa" w:date="2024-04-10T18:43:00Z">
          <w:pPr>
            <w:spacing w:line="480" w:lineRule="auto"/>
            <w:jc w:val="both"/>
          </w:pPr>
        </w:pPrChange>
      </w:pPr>
      <w:ins w:id="1246" w:author="Alejandro Andreas Jaume Losa" w:date="2024-04-10T18:43:00Z">
        <w:r w:rsidRPr="00AA7C5F">
          <w:rPr>
            <w:rFonts w:ascii="Times New Roman" w:hAnsi="Times New Roman" w:cs="Times New Roman"/>
            <w:b/>
            <w:bCs/>
          </w:rPr>
          <w:t>Figure 13.</w:t>
        </w:r>
        <w:r w:rsidRPr="00AA7C5F">
          <w:rPr>
            <w:rFonts w:ascii="Times New Roman" w:hAnsi="Times New Roman" w:cs="Times New Roman"/>
          </w:rPr>
          <w:t xml:space="preserve"> Participant responses to the statement ‘It is unpleasant to learn Catalan’.</w:t>
        </w:r>
      </w:ins>
    </w:p>
    <w:p w14:paraId="684801E8" w14:textId="2B854CB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ins w:id="1247" w:author="Alejandro Andreas Jaume Losa" w:date="2024-04-10T09:25:00Z">
        <w:r w:rsidR="009B28A1">
          <w:rPr>
            <w:rFonts w:ascii="Times New Roman" w:hAnsi="Times New Roman" w:cs="Times New Roman"/>
          </w:rPr>
          <w:t>indicating that these particular attitudes are not connected to political orientation in these data.</w:t>
        </w:r>
        <w:r w:rsidR="009B28A1">
          <w:rPr>
            <w:rFonts w:ascii="Times New Roman" w:hAnsi="Times New Roman" w:cs="Times New Roman"/>
          </w:rPr>
          <w:t xml:space="preserve"> </w:t>
        </w:r>
      </w:ins>
      <w:del w:id="1248" w:author="Alejandro Andreas Jaume Losa" w:date="2024-04-10T09:25:00Z">
        <w:r w:rsidRPr="00AA7C5F" w:rsidDel="009B28A1">
          <w:rPr>
            <w:rFonts w:ascii="Times New Roman" w:hAnsi="Times New Roman" w:cs="Times New Roman"/>
          </w:rPr>
          <w:delText xml:space="preserve">indicating general consensus regarding attitudes towards Spanish. </w:delText>
        </w:r>
      </w:del>
      <w:r w:rsidRPr="00AA7C5F">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ins w:id="1249" w:author="Alejandro Andreas Jaume Losa" w:date="2024-04-10T18:51:00Z">
        <w:r w:rsidR="0005100F">
          <w:rPr>
            <w:rFonts w:ascii="Times New Roman" w:hAnsi="Times New Roman" w:cs="Times New Roman"/>
          </w:rPr>
          <w:t>12</w:t>
        </w:r>
      </w:ins>
      <w:ins w:id="1250" w:author="Alejandro Andreas Jaume Losa" w:date="2024-04-10T18:52:00Z">
        <w:r w:rsidR="0005100F">
          <w:rPr>
            <w:rFonts w:ascii="Times New Roman" w:hAnsi="Times New Roman" w:cs="Times New Roman"/>
          </w:rPr>
          <w:t>.</w:t>
        </w:r>
      </w:ins>
      <w:del w:id="1251" w:author="Alejandro Andreas Jaume Losa" w:date="2024-04-10T18:51:00Z">
        <w:r w:rsidR="0070546B" w:rsidRPr="00AA7C5F" w:rsidDel="0005100F">
          <w:rPr>
            <w:rFonts w:ascii="Times New Roman" w:hAnsi="Times New Roman" w:cs="Times New Roman"/>
          </w:rPr>
          <w:delText>14</w:delText>
        </w:r>
        <w:r w:rsidRPr="00AA7C5F" w:rsidDel="0005100F">
          <w:rPr>
            <w:rFonts w:ascii="Times New Roman" w:hAnsi="Times New Roman" w:cs="Times New Roman"/>
          </w:rPr>
          <w:delText>.</w:delText>
        </w:r>
      </w:del>
    </w:p>
    <w:p w14:paraId="2D7E06CF" w14:textId="1B4AE49B"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del w:id="1252" w:author="Alejandro Andreas Jaume Losa" w:date="2024-04-10T18:51:00Z">
        <w:r w:rsidR="0070546B" w:rsidRPr="00AA7C5F" w:rsidDel="0005100F">
          <w:rPr>
            <w:rFonts w:ascii="Times New Roman" w:hAnsi="Times New Roman" w:cs="Times New Roman"/>
            <w:b/>
            <w:bCs/>
          </w:rPr>
          <w:delText>14</w:delText>
        </w:r>
      </w:del>
      <w:ins w:id="1253" w:author="Alejandro Andreas Jaume Losa" w:date="2024-04-10T18:51:00Z">
        <w:r w:rsidR="0005100F">
          <w:rPr>
            <w:rFonts w:ascii="Times New Roman" w:hAnsi="Times New Roman" w:cs="Times New Roman"/>
            <w:b/>
            <w:bCs/>
          </w:rPr>
          <w:t>12</w:t>
        </w:r>
      </w:ins>
      <w:r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6E13AD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99B099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BCAFA1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1.857</w:t>
            </w:r>
          </w:p>
        </w:tc>
        <w:tc>
          <w:tcPr>
            <w:tcW w:w="1870" w:type="dxa"/>
            <w:shd w:val="clear" w:color="auto" w:fill="auto"/>
            <w:vAlign w:val="center"/>
          </w:tcPr>
          <w:p w14:paraId="1441F4F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9.638</w:t>
            </w:r>
          </w:p>
        </w:tc>
        <w:tc>
          <w:tcPr>
            <w:tcW w:w="1870" w:type="dxa"/>
            <w:shd w:val="clear" w:color="auto" w:fill="auto"/>
            <w:vAlign w:val="center"/>
          </w:tcPr>
          <w:p w14:paraId="415FF4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0.193</w:t>
            </w:r>
          </w:p>
        </w:tc>
        <w:tc>
          <w:tcPr>
            <w:tcW w:w="1870" w:type="dxa"/>
            <w:shd w:val="clear" w:color="auto" w:fill="auto"/>
            <w:vAlign w:val="center"/>
          </w:tcPr>
          <w:p w14:paraId="1934095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0.8476</w:t>
            </w:r>
          </w:p>
        </w:tc>
      </w:tr>
      <w:tr w:rsidR="00882DA8" w:rsidRPr="00AA7C5F"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F795D1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8.685</w:t>
            </w:r>
          </w:p>
        </w:tc>
        <w:tc>
          <w:tcPr>
            <w:tcW w:w="1870" w:type="dxa"/>
            <w:shd w:val="clear" w:color="auto" w:fill="auto"/>
            <w:vAlign w:val="center"/>
          </w:tcPr>
          <w:p w14:paraId="7DF4CB6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10.317</w:t>
            </w:r>
          </w:p>
        </w:tc>
        <w:tc>
          <w:tcPr>
            <w:tcW w:w="1870" w:type="dxa"/>
            <w:shd w:val="clear" w:color="auto" w:fill="auto"/>
            <w:vAlign w:val="center"/>
          </w:tcPr>
          <w:p w14:paraId="332B903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0.842</w:t>
            </w:r>
          </w:p>
        </w:tc>
        <w:tc>
          <w:tcPr>
            <w:tcW w:w="1870" w:type="dxa"/>
            <w:shd w:val="clear" w:color="auto" w:fill="auto"/>
            <w:vAlign w:val="center"/>
          </w:tcPr>
          <w:p w14:paraId="2948AC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0.4021</w:t>
            </w:r>
          </w:p>
        </w:tc>
      </w:tr>
      <w:tr w:rsidR="00882DA8" w:rsidRPr="00AA7C5F"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18.643</w:t>
            </w:r>
          </w:p>
        </w:tc>
        <w:tc>
          <w:tcPr>
            <w:tcW w:w="1870" w:type="dxa"/>
            <w:shd w:val="clear" w:color="auto" w:fill="auto"/>
            <w:vAlign w:val="center"/>
          </w:tcPr>
          <w:p w14:paraId="68BE39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11.198</w:t>
            </w:r>
          </w:p>
        </w:tc>
        <w:tc>
          <w:tcPr>
            <w:tcW w:w="1870" w:type="dxa"/>
            <w:shd w:val="clear" w:color="auto" w:fill="auto"/>
            <w:vAlign w:val="center"/>
          </w:tcPr>
          <w:p w14:paraId="64B101E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1.665</w:t>
            </w:r>
          </w:p>
        </w:tc>
        <w:tc>
          <w:tcPr>
            <w:tcW w:w="1870" w:type="dxa"/>
            <w:shd w:val="clear" w:color="auto" w:fill="auto"/>
            <w:vAlign w:val="center"/>
          </w:tcPr>
          <w:p w14:paraId="75A2B9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0.0993</w:t>
            </w:r>
          </w:p>
        </w:tc>
      </w:tr>
      <w:tr w:rsidR="00882DA8" w:rsidRPr="00AA7C5F"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8AD795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37.943</w:t>
            </w:r>
          </w:p>
        </w:tc>
        <w:tc>
          <w:tcPr>
            <w:tcW w:w="1870" w:type="dxa"/>
            <w:shd w:val="clear" w:color="auto" w:fill="auto"/>
            <w:vAlign w:val="center"/>
          </w:tcPr>
          <w:p w14:paraId="5214472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14.931</w:t>
            </w:r>
          </w:p>
        </w:tc>
        <w:tc>
          <w:tcPr>
            <w:tcW w:w="1870" w:type="dxa"/>
            <w:shd w:val="clear" w:color="auto" w:fill="auto"/>
            <w:vAlign w:val="center"/>
          </w:tcPr>
          <w:p w14:paraId="6EFAB9D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2.541</w:t>
            </w:r>
          </w:p>
        </w:tc>
        <w:tc>
          <w:tcPr>
            <w:tcW w:w="1870" w:type="dxa"/>
            <w:shd w:val="clear" w:color="auto" w:fill="auto"/>
            <w:vAlign w:val="center"/>
          </w:tcPr>
          <w:p w14:paraId="23B89E6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0.0127</w:t>
            </w:r>
          </w:p>
        </w:tc>
      </w:tr>
      <w:tr w:rsidR="00882DA8" w:rsidRPr="00AA7C5F"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28.143</w:t>
            </w:r>
          </w:p>
        </w:tc>
        <w:tc>
          <w:tcPr>
            <w:tcW w:w="1870" w:type="dxa"/>
            <w:shd w:val="clear" w:color="auto" w:fill="auto"/>
            <w:vAlign w:val="center"/>
          </w:tcPr>
          <w:p w14:paraId="3365C0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12.127</w:t>
            </w:r>
          </w:p>
        </w:tc>
        <w:tc>
          <w:tcPr>
            <w:tcW w:w="1870" w:type="dxa"/>
            <w:shd w:val="clear" w:color="auto" w:fill="auto"/>
            <w:vAlign w:val="center"/>
          </w:tcPr>
          <w:p w14:paraId="6184DD6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2.321</w:t>
            </w:r>
          </w:p>
        </w:tc>
        <w:tc>
          <w:tcPr>
            <w:tcW w:w="1870" w:type="dxa"/>
            <w:shd w:val="clear" w:color="auto" w:fill="auto"/>
            <w:vAlign w:val="center"/>
          </w:tcPr>
          <w:p w14:paraId="412DB0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0.0225</w:t>
            </w:r>
          </w:p>
        </w:tc>
      </w:tr>
      <w:tr w:rsidR="00882DA8" w:rsidRPr="00AA7C5F"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AFB138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21.286</w:t>
            </w:r>
          </w:p>
        </w:tc>
        <w:tc>
          <w:tcPr>
            <w:tcW w:w="1870" w:type="dxa"/>
            <w:shd w:val="clear" w:color="auto" w:fill="auto"/>
            <w:vAlign w:val="center"/>
          </w:tcPr>
          <w:p w14:paraId="1D29CB1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13.630</w:t>
            </w:r>
          </w:p>
        </w:tc>
        <w:tc>
          <w:tcPr>
            <w:tcW w:w="1870" w:type="dxa"/>
            <w:shd w:val="clear" w:color="auto" w:fill="auto"/>
            <w:vAlign w:val="center"/>
          </w:tcPr>
          <w:p w14:paraId="675FD92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1.562</w:t>
            </w:r>
          </w:p>
        </w:tc>
        <w:tc>
          <w:tcPr>
            <w:tcW w:w="1870" w:type="dxa"/>
            <w:shd w:val="clear" w:color="auto" w:fill="auto"/>
            <w:vAlign w:val="center"/>
          </w:tcPr>
          <w:p w14:paraId="631BDF0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0.1218</w:t>
            </w:r>
          </w:p>
        </w:tc>
      </w:tr>
    </w:tbl>
    <w:p w14:paraId="2098077B" w14:textId="77777777" w:rsidR="00882DA8" w:rsidRPr="00AA7C5F" w:rsidRDefault="00882DA8" w:rsidP="00882DA8">
      <w:pPr>
        <w:spacing w:line="480" w:lineRule="auto"/>
        <w:jc w:val="both"/>
        <w:rPr>
          <w:rFonts w:ascii="Times New Roman" w:hAnsi="Times New Roman" w:cs="Times New Roman"/>
          <w:b/>
          <w:bCs/>
        </w:rPr>
      </w:pPr>
    </w:p>
    <w:p w14:paraId="0363C18B" w14:textId="38E0F394" w:rsidR="00882DA8" w:rsidRPr="00AA7C5F" w:rsidDel="009F4FE8" w:rsidRDefault="00882DA8" w:rsidP="00882DA8">
      <w:pPr>
        <w:spacing w:line="480" w:lineRule="auto"/>
        <w:jc w:val="both"/>
        <w:rPr>
          <w:del w:id="1254" w:author="Alejandro Andreas Jaume Losa" w:date="2024-04-10T18:43:00Z"/>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 xml:space="preserve">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related to language attitudes than to linguistic uses. Additionally, the analysis also revealed  a greater level </w:t>
      </w:r>
      <w:r w:rsidRPr="00AA7C5F">
        <w:rPr>
          <w:rFonts w:ascii="Times New Roman" w:hAnsi="Times New Roman" w:cs="Times New Roman"/>
        </w:rPr>
        <w:lastRenderedPageBreak/>
        <w:t xml:space="preserve">of consensus among more progressive participants (far-left and left), as shown by the </w:t>
      </w:r>
      <w:del w:id="1255" w:author="Kendra Dickinson" w:date="2024-03-26T12:41:00Z">
        <w:r w:rsidRPr="00AA7C5F" w:rsidDel="002D1F44">
          <w:rPr>
            <w:rFonts w:ascii="Times New Roman" w:hAnsi="Times New Roman" w:cs="Times New Roman"/>
          </w:rPr>
          <w:delText xml:space="preserve">much </w:delText>
        </w:r>
      </w:del>
      <w:ins w:id="1256" w:author="Kendra Dickinson" w:date="2024-03-26T12:41:00Z">
        <w:r w:rsidR="002D1F44">
          <w:rPr>
            <w:rFonts w:ascii="Times New Roman" w:hAnsi="Times New Roman" w:cs="Times New Roman"/>
          </w:rPr>
          <w:t xml:space="preserve">generally </w:t>
        </w:r>
      </w:ins>
      <w:r w:rsidRPr="00AA7C5F">
        <w:rPr>
          <w:rFonts w:ascii="Times New Roman" w:hAnsi="Times New Roman" w:cs="Times New Roman"/>
        </w:rPr>
        <w:t xml:space="preserve">wider range of responses </w:t>
      </w:r>
      <w:ins w:id="1257" w:author="Kendra Dickinson" w:date="2024-03-26T12:40:00Z">
        <w:r w:rsidR="002D1F44">
          <w:rPr>
            <w:rFonts w:ascii="Times New Roman" w:hAnsi="Times New Roman" w:cs="Times New Roman"/>
          </w:rPr>
          <w:t xml:space="preserve">among conservative participants as </w:t>
        </w:r>
        <w:commentRangeStart w:id="1258"/>
        <w:r w:rsidR="002D1F44">
          <w:rPr>
            <w:rFonts w:ascii="Times New Roman" w:hAnsi="Times New Roman" w:cs="Times New Roman"/>
          </w:rPr>
          <w:t xml:space="preserve">shown by the error bars </w:t>
        </w:r>
      </w:ins>
      <w:commentRangeEnd w:id="1258"/>
      <w:ins w:id="1259" w:author="Kendra Dickinson" w:date="2024-03-26T12:41:00Z">
        <w:r w:rsidR="002D1F44">
          <w:rPr>
            <w:rStyle w:val="CommentReference"/>
            <w:rFonts w:ascii="Times New Roman" w:eastAsia="Times New Roman" w:hAnsi="Times New Roman" w:cs="Times New Roman"/>
            <w:kern w:val="0"/>
            <w14:ligatures w14:val="none"/>
          </w:rPr>
          <w:commentReference w:id="1258"/>
        </w:r>
      </w:ins>
      <w:r w:rsidRPr="00AA7C5F">
        <w:rPr>
          <w:rFonts w:ascii="Times New Roman" w:hAnsi="Times New Roman" w:cs="Times New Roman"/>
        </w:rPr>
        <w:t xml:space="preserve">in Figure </w:t>
      </w:r>
      <w:r w:rsidR="007A177F" w:rsidRPr="00AA7C5F">
        <w:rPr>
          <w:rFonts w:ascii="Times New Roman" w:hAnsi="Times New Roman" w:cs="Times New Roman"/>
        </w:rPr>
        <w:t>14.</w:t>
      </w:r>
    </w:p>
    <w:p w14:paraId="2504AC64" w14:textId="44F66C00" w:rsidR="00882DA8" w:rsidRPr="00AA7C5F" w:rsidDel="009F4FE8" w:rsidRDefault="00882DA8" w:rsidP="00882DA8">
      <w:pPr>
        <w:spacing w:line="480" w:lineRule="auto"/>
        <w:jc w:val="both"/>
        <w:rPr>
          <w:del w:id="1260" w:author="Alejandro Andreas Jaume Losa" w:date="2024-04-10T18:43:00Z"/>
          <w:rFonts w:ascii="Times New Roman" w:hAnsi="Times New Roman" w:cs="Times New Roman"/>
        </w:rPr>
      </w:pPr>
      <w:del w:id="1261" w:author="Alejandro Andreas Jaume Losa" w:date="2024-04-10T18:43: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14</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‘It is boring to learn Catalan’.</w:delText>
        </w:r>
      </w:del>
    </w:p>
    <w:p w14:paraId="3F564953" w14:textId="77777777" w:rsidR="00882DA8" w:rsidRPr="00AA7C5F" w:rsidRDefault="00882DA8" w:rsidP="00882DA8">
      <w:pPr>
        <w:spacing w:line="480" w:lineRule="auto"/>
        <w:jc w:val="both"/>
        <w:rPr>
          <w:rFonts w:ascii="Times New Roman" w:hAnsi="Times New Roman" w:cs="Times New Roman"/>
        </w:rPr>
      </w:pPr>
    </w:p>
    <w:p w14:paraId="6C47DC8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Default="009F4FE8" w:rsidP="009F4FE8">
      <w:pPr>
        <w:spacing w:line="480" w:lineRule="auto"/>
        <w:jc w:val="center"/>
        <w:rPr>
          <w:ins w:id="1262" w:author="Alejandro Andreas Jaume Losa" w:date="2024-04-10T18:43:00Z"/>
          <w:rFonts w:ascii="Times New Roman" w:hAnsi="Times New Roman" w:cs="Times New Roman"/>
        </w:rPr>
        <w:pPrChange w:id="1263" w:author="Alejandro Andreas Jaume Losa" w:date="2024-04-10T18:43:00Z">
          <w:pPr>
            <w:spacing w:line="480" w:lineRule="auto"/>
            <w:ind w:firstLine="720"/>
            <w:jc w:val="both"/>
          </w:pPr>
        </w:pPrChange>
      </w:pPr>
      <w:ins w:id="1264" w:author="Alejandro Andreas Jaume Losa" w:date="2024-04-10T18:43:00Z">
        <w:r w:rsidRPr="00AA7C5F">
          <w:rPr>
            <w:rFonts w:ascii="Times New Roman" w:hAnsi="Times New Roman" w:cs="Times New Roman"/>
            <w:b/>
            <w:bCs/>
          </w:rPr>
          <w:t>Figure 14.</w:t>
        </w:r>
        <w:r w:rsidRPr="00AA7C5F">
          <w:rPr>
            <w:rFonts w:ascii="Times New Roman" w:hAnsi="Times New Roman" w:cs="Times New Roman"/>
          </w:rPr>
          <w:t xml:space="preserve"> Participant responses to the statement ‘It is boring to learn Catalan’.</w:t>
        </w:r>
      </w:ins>
    </w:p>
    <w:p w14:paraId="1BE5008A" w14:textId="75DECC6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‘Spanish is a beautiful language’ and ‘Catalan is a beautiful language’, also </w:t>
      </w:r>
      <w:del w:id="1265" w:author="Alejandro Andreas Jaume Losa" w:date="2024-04-09T09:13:00Z">
        <w:r w:rsidRPr="00AA7C5F" w:rsidDel="007F749E">
          <w:rPr>
            <w:rFonts w:ascii="Times New Roman" w:hAnsi="Times New Roman" w:cs="Times New Roman"/>
          </w:rPr>
          <w:delText xml:space="preserve">showed </w:delText>
        </w:r>
        <w:commentRangeStart w:id="1266"/>
        <w:r w:rsidRPr="00AA7C5F" w:rsidDel="007F749E">
          <w:rPr>
            <w:rFonts w:ascii="Times New Roman" w:hAnsi="Times New Roman" w:cs="Times New Roman"/>
          </w:rPr>
          <w:delText>interesting differences</w:delText>
        </w:r>
        <w:commentRangeEnd w:id="1266"/>
        <w:r w:rsidR="00D6123E" w:rsidDel="007F749E">
          <w:rPr>
            <w:rStyle w:val="CommentReference"/>
            <w:rFonts w:ascii="Times New Roman" w:eastAsia="Times New Roman" w:hAnsi="Times New Roman" w:cs="Times New Roman"/>
            <w:kern w:val="0"/>
            <w14:ligatures w14:val="none"/>
          </w:rPr>
          <w:commentReference w:id="1266"/>
        </w:r>
      </w:del>
      <w:ins w:id="1267" w:author="Alejandro Andreas Jaume Losa" w:date="2024-04-09T09:13:00Z">
        <w:r w:rsidR="007F749E">
          <w:rPr>
            <w:rFonts w:ascii="Times New Roman" w:hAnsi="Times New Roman" w:cs="Times New Roman"/>
          </w:rPr>
          <w:t>prese</w:t>
        </w:r>
      </w:ins>
      <w:ins w:id="1268" w:author="Alejandro Andreas Jaume Losa" w:date="2024-04-09T09:14:00Z">
        <w:r w:rsidR="007F749E">
          <w:rPr>
            <w:rFonts w:ascii="Times New Roman" w:hAnsi="Times New Roman" w:cs="Times New Roman"/>
          </w:rPr>
          <w:t>nted engaging disparities</w:t>
        </w:r>
      </w:ins>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ins w:id="1269" w:author="Alejandro Andreas Jaume Losa" w:date="2024-04-10T09:25:00Z">
        <w:r w:rsidR="009B28A1">
          <w:rPr>
            <w:rFonts w:ascii="Times New Roman" w:hAnsi="Times New Roman" w:cs="Times New Roman"/>
          </w:rPr>
          <w:t>indicating that these particular attitudes are not connected to political orientation in these data.</w:t>
        </w:r>
        <w:r w:rsidR="009B28A1">
          <w:rPr>
            <w:rFonts w:ascii="Times New Roman" w:hAnsi="Times New Roman" w:cs="Times New Roman"/>
          </w:rPr>
          <w:t xml:space="preserve"> </w:t>
        </w:r>
      </w:ins>
      <w:del w:id="1270" w:author="Alejandro Andreas Jaume Losa" w:date="2024-04-10T09:25:00Z">
        <w:r w:rsidRPr="00AA7C5F" w:rsidDel="009B28A1">
          <w:rPr>
            <w:rFonts w:ascii="Times New Roman" w:hAnsi="Times New Roman" w:cs="Times New Roman"/>
          </w:rPr>
          <w:delText>indicating general consensus regarding attitudes towards Spanish</w:delText>
        </w:r>
      </w:del>
      <w:ins w:id="1271" w:author="Kendra Dickinson" w:date="2024-03-26T12:42:00Z">
        <w:del w:id="1272" w:author="Alejandro Andreas Jaume Losa" w:date="2024-04-10T09:25:00Z">
          <w:r w:rsidR="00D6123E" w:rsidDel="009B28A1">
            <w:rPr>
              <w:rFonts w:ascii="Times New Roman" w:hAnsi="Times New Roman" w:cs="Times New Roman"/>
            </w:rPr>
            <w:delText>generally positive attitudes towards the aesthetic appeal of Spanish independent of political orientation</w:delText>
          </w:r>
        </w:del>
      </w:ins>
      <w:del w:id="1273" w:author="Alejandro Andreas Jaume Losa" w:date="2024-04-10T09:25:00Z">
        <w:r w:rsidRPr="00AA7C5F" w:rsidDel="009B28A1">
          <w:rPr>
            <w:rFonts w:ascii="Times New Roman" w:hAnsi="Times New Roman" w:cs="Times New Roman"/>
          </w:rPr>
          <w:delText xml:space="preserve">. </w:delText>
        </w:r>
      </w:del>
      <w:r w:rsidRPr="00AA7C5F">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AA7C5F">
        <w:rPr>
          <w:rFonts w:ascii="Times New Roman" w:hAnsi="Times New Roman" w:cs="Times New Roman"/>
        </w:rPr>
        <w:lastRenderedPageBreak/>
        <w:t>right, and right) indicated a much lower level of agreement with it, as</w:t>
      </w:r>
      <w:ins w:id="1274" w:author="Kendra Dickinson" w:date="2024-03-26T12:43:00Z">
        <w:r w:rsidR="00D6123E">
          <w:rPr>
            <w:rFonts w:ascii="Times New Roman" w:hAnsi="Times New Roman" w:cs="Times New Roman"/>
          </w:rPr>
          <w:t xml:space="preserve"> shown by the decreasing estimates</w:t>
        </w:r>
      </w:ins>
      <w:r w:rsidRPr="00AA7C5F">
        <w:rPr>
          <w:rFonts w:ascii="Times New Roman" w:hAnsi="Times New Roman" w:cs="Times New Roman"/>
        </w:rPr>
        <w:t xml:space="preserve"> presented in Table </w:t>
      </w:r>
      <w:del w:id="1275" w:author="Alejandro Andreas Jaume Losa" w:date="2024-04-10T18:52:00Z">
        <w:r w:rsidR="0070546B" w:rsidRPr="00AA7C5F" w:rsidDel="0005100F">
          <w:rPr>
            <w:rFonts w:ascii="Times New Roman" w:hAnsi="Times New Roman" w:cs="Times New Roman"/>
          </w:rPr>
          <w:delText>15</w:delText>
        </w:r>
      </w:del>
      <w:ins w:id="1276" w:author="Alejandro Andreas Jaume Losa" w:date="2024-04-10T18:52:00Z">
        <w:r w:rsidR="0005100F">
          <w:rPr>
            <w:rFonts w:ascii="Times New Roman" w:hAnsi="Times New Roman" w:cs="Times New Roman"/>
          </w:rPr>
          <w:t>13</w:t>
        </w:r>
      </w:ins>
      <w:r w:rsidRPr="00AA7C5F">
        <w:rPr>
          <w:rFonts w:ascii="Times New Roman" w:hAnsi="Times New Roman" w:cs="Times New Roman"/>
        </w:rPr>
        <w:t>.</w:t>
      </w:r>
    </w:p>
    <w:p w14:paraId="3B527697" w14:textId="6D38E284"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del w:id="1277" w:author="Alejandro Andreas Jaume Losa" w:date="2024-04-10T18:52:00Z">
        <w:r w:rsidR="0070546B" w:rsidRPr="00AA7C5F" w:rsidDel="0005100F">
          <w:rPr>
            <w:rFonts w:ascii="Times New Roman" w:hAnsi="Times New Roman" w:cs="Times New Roman"/>
            <w:b/>
            <w:bCs/>
          </w:rPr>
          <w:delText>15</w:delText>
        </w:r>
      </w:del>
      <w:ins w:id="1278" w:author="Alejandro Andreas Jaume Losa" w:date="2024-04-10T18:52:00Z">
        <w:r w:rsidR="0005100F">
          <w:rPr>
            <w:rFonts w:ascii="Times New Roman" w:hAnsi="Times New Roman" w:cs="Times New Roman"/>
            <w:b/>
            <w:bCs/>
          </w:rPr>
          <w:t>13</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3A16BC6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547526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C30103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97.429</w:t>
            </w:r>
          </w:p>
        </w:tc>
        <w:tc>
          <w:tcPr>
            <w:tcW w:w="1870" w:type="dxa"/>
            <w:shd w:val="clear" w:color="auto" w:fill="auto"/>
            <w:vAlign w:val="center"/>
          </w:tcPr>
          <w:p w14:paraId="58AEACD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10.850</w:t>
            </w:r>
          </w:p>
        </w:tc>
        <w:tc>
          <w:tcPr>
            <w:tcW w:w="1870" w:type="dxa"/>
            <w:shd w:val="clear" w:color="auto" w:fill="auto"/>
            <w:vAlign w:val="center"/>
          </w:tcPr>
          <w:p w14:paraId="402A11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8.980</w:t>
            </w:r>
          </w:p>
        </w:tc>
        <w:tc>
          <w:tcPr>
            <w:tcW w:w="1870" w:type="dxa"/>
            <w:shd w:val="clear" w:color="auto" w:fill="auto"/>
            <w:vAlign w:val="center"/>
          </w:tcPr>
          <w:p w14:paraId="28F78B1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2.94e-14</w:t>
            </w:r>
          </w:p>
        </w:tc>
      </w:tr>
      <w:tr w:rsidR="00882DA8" w:rsidRPr="00AA7C5F"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CC561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-10.387</w:t>
            </w:r>
          </w:p>
        </w:tc>
        <w:tc>
          <w:tcPr>
            <w:tcW w:w="1870" w:type="dxa"/>
            <w:shd w:val="clear" w:color="auto" w:fill="auto"/>
            <w:vAlign w:val="center"/>
          </w:tcPr>
          <w:p w14:paraId="2B33CE7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11.614</w:t>
            </w:r>
          </w:p>
        </w:tc>
        <w:tc>
          <w:tcPr>
            <w:tcW w:w="1870" w:type="dxa"/>
            <w:shd w:val="clear" w:color="auto" w:fill="auto"/>
            <w:vAlign w:val="center"/>
          </w:tcPr>
          <w:p w14:paraId="7D84D4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-0.894</w:t>
            </w:r>
          </w:p>
        </w:tc>
        <w:tc>
          <w:tcPr>
            <w:tcW w:w="1870" w:type="dxa"/>
            <w:shd w:val="clear" w:color="auto" w:fill="auto"/>
            <w:vAlign w:val="center"/>
          </w:tcPr>
          <w:p w14:paraId="6BDBAB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0.37344</w:t>
            </w:r>
          </w:p>
        </w:tc>
      </w:tr>
      <w:tr w:rsidR="00882DA8" w:rsidRPr="00AA7C5F"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-8.179</w:t>
            </w:r>
          </w:p>
        </w:tc>
        <w:tc>
          <w:tcPr>
            <w:tcW w:w="1870" w:type="dxa"/>
            <w:shd w:val="clear" w:color="auto" w:fill="auto"/>
            <w:vAlign w:val="center"/>
          </w:tcPr>
          <w:p w14:paraId="686664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12.606</w:t>
            </w:r>
          </w:p>
        </w:tc>
        <w:tc>
          <w:tcPr>
            <w:tcW w:w="1870" w:type="dxa"/>
            <w:shd w:val="clear" w:color="auto" w:fill="auto"/>
            <w:vAlign w:val="center"/>
          </w:tcPr>
          <w:p w14:paraId="3B2A49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-0.649</w:t>
            </w:r>
          </w:p>
        </w:tc>
        <w:tc>
          <w:tcPr>
            <w:tcW w:w="1870" w:type="dxa"/>
            <w:shd w:val="clear" w:color="auto" w:fill="auto"/>
            <w:vAlign w:val="center"/>
          </w:tcPr>
          <w:p w14:paraId="6050E7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0.51808</w:t>
            </w:r>
          </w:p>
        </w:tc>
      </w:tr>
      <w:tr w:rsidR="00882DA8" w:rsidRPr="00AA7C5F"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11CB1B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-35.829</w:t>
            </w:r>
          </w:p>
        </w:tc>
        <w:tc>
          <w:tcPr>
            <w:tcW w:w="1870" w:type="dxa"/>
            <w:shd w:val="clear" w:color="auto" w:fill="auto"/>
            <w:vAlign w:val="center"/>
          </w:tcPr>
          <w:p w14:paraId="54DB792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16.808</w:t>
            </w:r>
          </w:p>
        </w:tc>
        <w:tc>
          <w:tcPr>
            <w:tcW w:w="1870" w:type="dxa"/>
            <w:shd w:val="clear" w:color="auto" w:fill="auto"/>
            <w:vAlign w:val="center"/>
          </w:tcPr>
          <w:p w14:paraId="02C295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-2.132</w:t>
            </w:r>
          </w:p>
        </w:tc>
        <w:tc>
          <w:tcPr>
            <w:tcW w:w="1870" w:type="dxa"/>
            <w:shd w:val="clear" w:color="auto" w:fill="auto"/>
            <w:vAlign w:val="center"/>
          </w:tcPr>
          <w:p w14:paraId="7DFA60E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0.03567</w:t>
            </w:r>
          </w:p>
        </w:tc>
      </w:tr>
      <w:tr w:rsidR="00882DA8" w:rsidRPr="00AA7C5F"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-36.512</w:t>
            </w:r>
          </w:p>
        </w:tc>
        <w:tc>
          <w:tcPr>
            <w:tcW w:w="1870" w:type="dxa"/>
            <w:shd w:val="clear" w:color="auto" w:fill="auto"/>
            <w:vAlign w:val="center"/>
          </w:tcPr>
          <w:p w14:paraId="3E8321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13.652</w:t>
            </w:r>
          </w:p>
        </w:tc>
        <w:tc>
          <w:tcPr>
            <w:tcW w:w="1870" w:type="dxa"/>
            <w:shd w:val="clear" w:color="auto" w:fill="auto"/>
            <w:vAlign w:val="center"/>
          </w:tcPr>
          <w:p w14:paraId="47A5728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-2.674</w:t>
            </w:r>
          </w:p>
        </w:tc>
        <w:tc>
          <w:tcPr>
            <w:tcW w:w="1870" w:type="dxa"/>
            <w:shd w:val="clear" w:color="auto" w:fill="auto"/>
            <w:vAlign w:val="center"/>
          </w:tcPr>
          <w:p w14:paraId="3127F73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0.00884</w:t>
            </w:r>
          </w:p>
        </w:tc>
      </w:tr>
      <w:tr w:rsidR="00882DA8" w:rsidRPr="00AA7C5F"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4186B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-42.429</w:t>
            </w:r>
          </w:p>
        </w:tc>
        <w:tc>
          <w:tcPr>
            <w:tcW w:w="1870" w:type="dxa"/>
            <w:shd w:val="clear" w:color="auto" w:fill="auto"/>
            <w:vAlign w:val="center"/>
          </w:tcPr>
          <w:p w14:paraId="37E6EDF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15.344</w:t>
            </w:r>
          </w:p>
        </w:tc>
        <w:tc>
          <w:tcPr>
            <w:tcW w:w="1870" w:type="dxa"/>
            <w:shd w:val="clear" w:color="auto" w:fill="auto"/>
            <w:vAlign w:val="center"/>
          </w:tcPr>
          <w:p w14:paraId="3143DFB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-2.765</w:t>
            </w:r>
          </w:p>
        </w:tc>
        <w:tc>
          <w:tcPr>
            <w:tcW w:w="1870" w:type="dxa"/>
            <w:shd w:val="clear" w:color="auto" w:fill="auto"/>
            <w:vAlign w:val="center"/>
          </w:tcPr>
          <w:p w14:paraId="13EA58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0.00686</w:t>
            </w:r>
          </w:p>
        </w:tc>
      </w:tr>
    </w:tbl>
    <w:p w14:paraId="098D8E9D" w14:textId="77777777" w:rsidR="00882DA8" w:rsidRPr="00AA7C5F" w:rsidRDefault="00882DA8" w:rsidP="00882DA8">
      <w:pPr>
        <w:spacing w:line="480" w:lineRule="auto"/>
        <w:ind w:firstLine="720"/>
        <w:jc w:val="both"/>
        <w:rPr>
          <w:rFonts w:ascii="Times New Roman" w:hAnsi="Times New Roman" w:cs="Times New Roman"/>
        </w:rPr>
      </w:pPr>
    </w:p>
    <w:p w14:paraId="44F4CDC7" w14:textId="027E7FBF" w:rsidR="00621A22" w:rsidRDefault="00882DA8" w:rsidP="00882DA8">
      <w:pPr>
        <w:spacing w:line="480" w:lineRule="auto"/>
        <w:jc w:val="both"/>
        <w:rPr>
          <w:ins w:id="1279" w:author="Alejandro Andreas Jaume Losa" w:date="2024-04-09T09:20:00Z"/>
          <w:rFonts w:ascii="Times New Roman" w:hAnsi="Times New Roman" w:cs="Times New Roman"/>
        </w:rPr>
      </w:pPr>
      <w:r w:rsidRPr="00AA7C5F">
        <w:rPr>
          <w:rFonts w:ascii="Times New Roman" w:hAnsi="Times New Roman" w:cs="Times New Roman"/>
        </w:rPr>
        <w:tab/>
        <w:t xml:space="preserve">Similar to the results observed with the previous statement, 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 at least in terms of language attitudes. Additionally, the analysis revealed greater consensus around this statement among progressive participants, as shown by </w:t>
      </w:r>
      <w:ins w:id="1280" w:author="Alejandro Andreas Jaume Losa" w:date="2024-04-09T09:20:00Z">
        <w:r w:rsidR="00621A22">
          <w:rPr>
            <w:rFonts w:ascii="Times New Roman" w:hAnsi="Times New Roman" w:cs="Times New Roman"/>
          </w:rPr>
          <w:t xml:space="preserve">as </w:t>
        </w:r>
        <w:commentRangeStart w:id="1281"/>
        <w:r w:rsidR="00621A22">
          <w:rPr>
            <w:rFonts w:ascii="Times New Roman" w:hAnsi="Times New Roman" w:cs="Times New Roman"/>
          </w:rPr>
          <w:t xml:space="preserve">shown by the error bars </w:t>
        </w:r>
        <w:commentRangeEnd w:id="1281"/>
        <w:r w:rsidR="00621A22">
          <w:rPr>
            <w:rStyle w:val="CommentReference"/>
            <w:rFonts w:ascii="Times New Roman" w:eastAsia="Times New Roman" w:hAnsi="Times New Roman" w:cs="Times New Roman"/>
            <w:kern w:val="0"/>
            <w14:ligatures w14:val="none"/>
          </w:rPr>
          <w:commentReference w:id="1281"/>
        </w:r>
        <w:r w:rsidR="00621A22" w:rsidRPr="00AA7C5F">
          <w:rPr>
            <w:rFonts w:ascii="Times New Roman" w:hAnsi="Times New Roman" w:cs="Times New Roman"/>
          </w:rPr>
          <w:t>in Figure 1</w:t>
        </w:r>
        <w:r w:rsidR="00621A22">
          <w:rPr>
            <w:rFonts w:ascii="Times New Roman" w:hAnsi="Times New Roman" w:cs="Times New Roman"/>
          </w:rPr>
          <w:t>5.</w:t>
        </w:r>
      </w:ins>
    </w:p>
    <w:p w14:paraId="16A4C25A" w14:textId="22E1C0F3" w:rsidR="00882DA8" w:rsidRPr="00AA7C5F" w:rsidDel="00621A22" w:rsidRDefault="00882DA8" w:rsidP="00882DA8">
      <w:pPr>
        <w:spacing w:line="480" w:lineRule="auto"/>
        <w:jc w:val="both"/>
        <w:rPr>
          <w:del w:id="1282" w:author="Alejandro Andreas Jaume Losa" w:date="2024-04-09T09:21:00Z"/>
          <w:rFonts w:ascii="Times New Roman" w:hAnsi="Times New Roman" w:cs="Times New Roman"/>
        </w:rPr>
      </w:pPr>
      <w:del w:id="1283" w:author="Alejandro Andreas Jaume Losa" w:date="2024-04-09T09:21:00Z">
        <w:r w:rsidRPr="00AA7C5F" w:rsidDel="00621A22">
          <w:rPr>
            <w:rFonts w:ascii="Times New Roman" w:hAnsi="Times New Roman" w:cs="Times New Roman"/>
          </w:rPr>
          <w:lastRenderedPageBreak/>
          <w:delText xml:space="preserve">the </w:delText>
        </w:r>
        <w:commentRangeStart w:id="1284"/>
        <w:r w:rsidRPr="00AA7C5F" w:rsidDel="00621A22">
          <w:rPr>
            <w:rFonts w:ascii="Times New Roman" w:hAnsi="Times New Roman" w:cs="Times New Roman"/>
          </w:rPr>
          <w:delText xml:space="preserve">much wider range of responses in Figure </w:delText>
        </w:r>
        <w:r w:rsidR="007A177F" w:rsidRPr="00AA7C5F" w:rsidDel="00621A22">
          <w:rPr>
            <w:rFonts w:ascii="Times New Roman" w:hAnsi="Times New Roman" w:cs="Times New Roman"/>
          </w:rPr>
          <w:delText>15</w:delText>
        </w:r>
        <w:r w:rsidRPr="00AA7C5F" w:rsidDel="00621A22">
          <w:rPr>
            <w:rFonts w:ascii="Times New Roman" w:hAnsi="Times New Roman" w:cs="Times New Roman"/>
          </w:rPr>
          <w:delText>.</w:delText>
        </w:r>
        <w:commentRangeEnd w:id="1284"/>
        <w:r w:rsidR="00D6123E" w:rsidDel="00621A22">
          <w:rPr>
            <w:rStyle w:val="CommentReference"/>
            <w:rFonts w:ascii="Times New Roman" w:eastAsia="Times New Roman" w:hAnsi="Times New Roman" w:cs="Times New Roman"/>
            <w:kern w:val="0"/>
            <w14:ligatures w14:val="none"/>
          </w:rPr>
          <w:commentReference w:id="1284"/>
        </w:r>
      </w:del>
    </w:p>
    <w:p w14:paraId="49C0BBB4" w14:textId="56548120" w:rsidR="00882DA8" w:rsidRPr="00AA7C5F" w:rsidDel="009F4FE8" w:rsidRDefault="00882DA8" w:rsidP="00882DA8">
      <w:pPr>
        <w:spacing w:line="480" w:lineRule="auto"/>
        <w:jc w:val="both"/>
        <w:rPr>
          <w:del w:id="1285" w:author="Alejandro Andreas Jaume Losa" w:date="2024-04-10T18:44:00Z"/>
          <w:rFonts w:ascii="Times New Roman" w:hAnsi="Times New Roman" w:cs="Times New Roman"/>
        </w:rPr>
      </w:pPr>
      <w:del w:id="1286" w:author="Alejandro Andreas Jaume Losa" w:date="2024-04-10T18:44: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 xml:space="preserve">15. </w:delText>
        </w:r>
        <w:r w:rsidRPr="00AA7C5F" w:rsidDel="009F4FE8">
          <w:rPr>
            <w:rFonts w:ascii="Times New Roman" w:hAnsi="Times New Roman" w:cs="Times New Roman"/>
          </w:rPr>
          <w:delText>Participant responses to the statement ‘Catalan is a beautiful language’.</w:delText>
        </w:r>
      </w:del>
    </w:p>
    <w:p w14:paraId="1AED6FD7" w14:textId="19589ED6" w:rsidR="00882DA8" w:rsidRPr="00AA7C5F" w:rsidRDefault="00882DA8" w:rsidP="0070546B">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9F4FE8" w:rsidRDefault="009F4FE8" w:rsidP="009F4FE8">
      <w:pPr>
        <w:spacing w:line="480" w:lineRule="auto"/>
        <w:jc w:val="center"/>
        <w:rPr>
          <w:ins w:id="1287" w:author="Alejandro Andreas Jaume Losa" w:date="2024-04-10T18:44:00Z"/>
          <w:rFonts w:ascii="Times New Roman" w:hAnsi="Times New Roman" w:cs="Times New Roman"/>
          <w:rPrChange w:id="1288" w:author="Alejandro Andreas Jaume Losa" w:date="2024-04-10T18:44:00Z">
            <w:rPr>
              <w:ins w:id="1289" w:author="Alejandro Andreas Jaume Losa" w:date="2024-04-10T18:44:00Z"/>
              <w:rFonts w:ascii="Times New Roman" w:hAnsi="Times New Roman" w:cs="Times New Roman"/>
              <w:i/>
              <w:iCs/>
            </w:rPr>
          </w:rPrChange>
        </w:rPr>
        <w:pPrChange w:id="1290" w:author="Alejandro Andreas Jaume Losa" w:date="2024-04-10T18:44:00Z">
          <w:pPr>
            <w:spacing w:line="480" w:lineRule="auto"/>
            <w:jc w:val="both"/>
          </w:pPr>
        </w:pPrChange>
      </w:pPr>
      <w:ins w:id="1291" w:author="Alejandro Andreas Jaume Losa" w:date="2024-04-10T18:44:00Z">
        <w:r w:rsidRPr="00AA7C5F">
          <w:rPr>
            <w:rFonts w:ascii="Times New Roman" w:hAnsi="Times New Roman" w:cs="Times New Roman"/>
            <w:b/>
            <w:bCs/>
          </w:rPr>
          <w:t xml:space="preserve">Figure 15. </w:t>
        </w:r>
        <w:r w:rsidRPr="00AA7C5F">
          <w:rPr>
            <w:rFonts w:ascii="Times New Roman" w:hAnsi="Times New Roman" w:cs="Times New Roman"/>
          </w:rPr>
          <w:t>Participant responses to the statement ‘Catalan is a beautiful language’.</w:t>
        </w:r>
      </w:ins>
    </w:p>
    <w:p w14:paraId="21E83DE9" w14:textId="3C3AFBD9" w:rsidR="00882DA8" w:rsidRPr="00532F9B" w:rsidRDefault="00532F9B" w:rsidP="009F4FE8">
      <w:pPr>
        <w:spacing w:line="480" w:lineRule="auto"/>
        <w:ind w:firstLine="720"/>
        <w:jc w:val="both"/>
        <w:rPr>
          <w:rFonts w:ascii="Times New Roman" w:hAnsi="Times New Roman" w:cs="Times New Roman"/>
          <w:i/>
          <w:iCs/>
          <w:rPrChange w:id="1292" w:author="Kendra Dickinson [2]" w:date="2024-03-19T11:53:00Z">
            <w:rPr>
              <w:rFonts w:ascii="Times New Roman" w:hAnsi="Times New Roman" w:cs="Times New Roman"/>
              <w:b/>
              <w:bCs/>
            </w:rPr>
          </w:rPrChange>
        </w:rPr>
      </w:pPr>
      <w:ins w:id="1293" w:author="Kendra Dickinson [2]" w:date="2024-03-19T11:53:00Z">
        <w:r w:rsidRPr="00532F9B">
          <w:rPr>
            <w:rFonts w:ascii="Times New Roman" w:hAnsi="Times New Roman" w:cs="Times New Roman"/>
            <w:i/>
            <w:iCs/>
            <w:rPrChange w:id="1294" w:author="Kendra Dickinson [2]" w:date="2024-03-19T11:53:00Z">
              <w:rPr>
                <w:rFonts w:ascii="Times New Roman" w:hAnsi="Times New Roman" w:cs="Times New Roman"/>
                <w:b/>
                <w:bCs/>
              </w:rPr>
            </w:rPrChange>
          </w:rPr>
          <w:t xml:space="preserve">4.3. </w:t>
        </w:r>
      </w:ins>
      <w:r w:rsidR="00882DA8" w:rsidRPr="00532F9B">
        <w:rPr>
          <w:rFonts w:ascii="Times New Roman" w:hAnsi="Times New Roman" w:cs="Times New Roman"/>
          <w:i/>
          <w:iCs/>
          <w:rPrChange w:id="1295" w:author="Kendra Dickinson [2]" w:date="2024-03-19T11:53:00Z">
            <w:rPr>
              <w:rFonts w:ascii="Times New Roman" w:hAnsi="Times New Roman" w:cs="Times New Roman"/>
              <w:b/>
              <w:bCs/>
            </w:rPr>
          </w:rPrChange>
        </w:rPr>
        <w:t>Language importance and usefulness</w:t>
      </w:r>
    </w:p>
    <w:p w14:paraId="659BE3F7" w14:textId="01E8D38D"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language importance and usefulness. These statements are shown in </w:t>
      </w:r>
      <w:del w:id="1296" w:author="Alejandro Andreas Jaume Losa" w:date="2024-04-09T09:21:00Z">
        <w:r w:rsidRPr="00AA7C5F" w:rsidDel="00621A22">
          <w:rPr>
            <w:rFonts w:ascii="Times New Roman" w:hAnsi="Times New Roman" w:cs="Times New Roman"/>
          </w:rPr>
          <w:delText xml:space="preserve">Table </w:delText>
        </w:r>
      </w:del>
      <w:ins w:id="1297" w:author="Alejandro Andreas Jaume Losa" w:date="2024-04-09T09:21:00Z">
        <w:r w:rsidR="00621A22">
          <w:rPr>
            <w:rFonts w:ascii="Times New Roman" w:hAnsi="Times New Roman" w:cs="Times New Roman"/>
          </w:rPr>
          <w:t>the Appendix</w:t>
        </w:r>
      </w:ins>
      <w:del w:id="1298" w:author="Alejandro Andreas Jaume Losa" w:date="2024-04-09T09:21:00Z">
        <w:r w:rsidR="0070546B" w:rsidRPr="00AA7C5F" w:rsidDel="00621A22">
          <w:rPr>
            <w:rFonts w:ascii="Times New Roman" w:hAnsi="Times New Roman" w:cs="Times New Roman"/>
          </w:rPr>
          <w:delText>16</w:delText>
        </w:r>
      </w:del>
      <w:r w:rsidRPr="00AA7C5F">
        <w:rPr>
          <w:rFonts w:ascii="Times New Roman" w:hAnsi="Times New Roman" w:cs="Times New Roman"/>
        </w:rPr>
        <w:t>. In what follows, I detail the relationship between participant responses to each of these statements and political orientation.</w:t>
      </w:r>
    </w:p>
    <w:p w14:paraId="28857025" w14:textId="248D8FD1" w:rsidR="00882DA8" w:rsidRPr="00AA7C5F" w:rsidDel="00621A22" w:rsidRDefault="00882DA8" w:rsidP="00882DA8">
      <w:pPr>
        <w:spacing w:line="480" w:lineRule="auto"/>
        <w:jc w:val="both"/>
        <w:rPr>
          <w:del w:id="1299" w:author="Alejandro Andreas Jaume Losa" w:date="2024-04-09T09:21:00Z"/>
          <w:rFonts w:ascii="Times New Roman" w:hAnsi="Times New Roman" w:cs="Times New Roman"/>
        </w:rPr>
      </w:pPr>
      <w:commentRangeStart w:id="1300"/>
      <w:del w:id="1301" w:author="Alejandro Andreas Jaume Losa" w:date="2024-04-09T09:21:00Z">
        <w:r w:rsidRPr="00AA7C5F" w:rsidDel="00621A22">
          <w:rPr>
            <w:rFonts w:ascii="Times New Roman" w:hAnsi="Times New Roman" w:cs="Times New Roman"/>
            <w:b/>
            <w:bCs/>
          </w:rPr>
          <w:delText xml:space="preserve">Table </w:delText>
        </w:r>
        <w:r w:rsidR="0070546B" w:rsidRPr="00AA7C5F" w:rsidDel="00621A22">
          <w:rPr>
            <w:rFonts w:ascii="Times New Roman" w:hAnsi="Times New Roman" w:cs="Times New Roman"/>
            <w:b/>
            <w:bCs/>
          </w:rPr>
          <w:delText>16</w:delText>
        </w:r>
        <w:r w:rsidRPr="00AA7C5F" w:rsidDel="00621A22">
          <w:rPr>
            <w:rFonts w:ascii="Times New Roman" w:hAnsi="Times New Roman" w:cs="Times New Roman"/>
            <w:b/>
            <w:bCs/>
          </w:rPr>
          <w:delText xml:space="preserve">. </w:delText>
        </w:r>
        <w:commentRangeEnd w:id="1300"/>
        <w:r w:rsidR="00C33B42" w:rsidDel="00621A22">
          <w:rPr>
            <w:rStyle w:val="CommentReference"/>
            <w:rFonts w:ascii="Times New Roman" w:eastAsia="Times New Roman" w:hAnsi="Times New Roman" w:cs="Times New Roman"/>
            <w:kern w:val="0"/>
            <w14:ligatures w14:val="none"/>
          </w:rPr>
          <w:commentReference w:id="1300"/>
        </w:r>
        <w:r w:rsidRPr="00AA7C5F" w:rsidDel="00621A22">
          <w:rPr>
            <w:rFonts w:ascii="Times New Roman" w:hAnsi="Times New Roman" w:cs="Times New Roman"/>
          </w:rPr>
          <w:delText>Statements related to language importance and usefulness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621A22" w14:paraId="14E33D13" w14:textId="14B75C2B" w:rsidTr="00C70BF2">
        <w:trPr>
          <w:cnfStyle w:val="100000000000" w:firstRow="1" w:lastRow="0" w:firstColumn="0" w:lastColumn="0" w:oddVBand="0" w:evenVBand="0" w:oddHBand="0" w:evenHBand="0" w:firstRowFirstColumn="0" w:firstRowLastColumn="0" w:lastRowFirstColumn="0" w:lastRowLastColumn="0"/>
          <w:trHeight w:val="57"/>
          <w:del w:id="1302"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222C071F" w14:textId="6CD4D374" w:rsidR="00882DA8" w:rsidRPr="00AA7C5F" w:rsidDel="00621A22" w:rsidRDefault="00882DA8" w:rsidP="00C70BF2">
            <w:pPr>
              <w:spacing w:line="276" w:lineRule="auto"/>
              <w:jc w:val="both"/>
              <w:rPr>
                <w:del w:id="1303" w:author="Alejandro Andreas Jaume Losa" w:date="2024-04-09T09:21:00Z"/>
                <w:rFonts w:ascii="Times New Roman" w:hAnsi="Times New Roman" w:cs="Times New Roman"/>
                <w:b w:val="0"/>
                <w:bCs w:val="0"/>
              </w:rPr>
            </w:pPr>
            <w:del w:id="1304" w:author="Alejandro Andreas Jaume Losa" w:date="2024-04-09T09:21:00Z">
              <w:r w:rsidRPr="00AA7C5F" w:rsidDel="00621A22">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0E19F546" w14:textId="7600B89D" w:rsidR="00882DA8" w:rsidRPr="00AA7C5F" w:rsidDel="00621A22"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305" w:author="Alejandro Andreas Jaume Losa" w:date="2024-04-09T09:21:00Z"/>
                <w:rFonts w:ascii="Times New Roman" w:hAnsi="Times New Roman" w:cs="Times New Roman"/>
                <w:b w:val="0"/>
                <w:bCs w:val="0"/>
              </w:rPr>
            </w:pPr>
            <w:del w:id="1306" w:author="Alejandro Andreas Jaume Losa" w:date="2024-04-09T09:21:00Z">
              <w:r w:rsidRPr="00AA7C5F" w:rsidDel="00621A22">
                <w:rPr>
                  <w:rFonts w:ascii="Times New Roman" w:hAnsi="Times New Roman" w:cs="Times New Roman"/>
                  <w:b w:val="0"/>
                  <w:bCs w:val="0"/>
                </w:rPr>
                <w:delText>Statements related to Spanish</w:delText>
              </w:r>
            </w:del>
          </w:p>
        </w:tc>
      </w:tr>
      <w:tr w:rsidR="00882DA8" w:rsidRPr="00AA7C5F" w:rsidDel="00621A22" w14:paraId="1F253903" w14:textId="48F4F53D" w:rsidTr="00C70BF2">
        <w:trPr>
          <w:cnfStyle w:val="000000100000" w:firstRow="0" w:lastRow="0" w:firstColumn="0" w:lastColumn="0" w:oddVBand="0" w:evenVBand="0" w:oddHBand="1" w:evenHBand="0" w:firstRowFirstColumn="0" w:firstRowLastColumn="0" w:lastRowFirstColumn="0" w:lastRowLastColumn="0"/>
          <w:del w:id="1307"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6CAAAFAE" w14:textId="59579E48" w:rsidR="00882DA8" w:rsidRPr="006A383F" w:rsidDel="00621A22" w:rsidRDefault="00882DA8" w:rsidP="00C70BF2">
            <w:pPr>
              <w:spacing w:line="276" w:lineRule="auto"/>
              <w:jc w:val="both"/>
              <w:rPr>
                <w:del w:id="1308" w:author="Alejandro Andreas Jaume Losa" w:date="2024-04-09T09:21:00Z"/>
                <w:rFonts w:ascii="Times New Roman" w:hAnsi="Times New Roman" w:cs="Times New Roman"/>
                <w:rPrChange w:id="1309" w:author="Alejandro Andreas Jaume Losa" w:date="2024-04-10T08:26:00Z">
                  <w:rPr>
                    <w:del w:id="1310" w:author="Alejandro Andreas Jaume Losa" w:date="2024-04-09T09:21:00Z"/>
                    <w:rFonts w:ascii="Times New Roman" w:hAnsi="Times New Roman" w:cs="Times New Roman"/>
                    <w:lang w:val="es-ES"/>
                  </w:rPr>
                </w:rPrChange>
              </w:rPr>
            </w:pPr>
          </w:p>
          <w:p w14:paraId="6B22A5BD" w14:textId="30C4BB43" w:rsidR="00882DA8" w:rsidRPr="006A383F" w:rsidDel="00621A22" w:rsidRDefault="00882DA8" w:rsidP="00C70BF2">
            <w:pPr>
              <w:spacing w:line="276" w:lineRule="auto"/>
              <w:jc w:val="both"/>
              <w:rPr>
                <w:del w:id="1311" w:author="Alejandro Andreas Jaume Losa" w:date="2024-04-09T09:21:00Z"/>
                <w:rFonts w:ascii="Times New Roman" w:hAnsi="Times New Roman" w:cs="Times New Roman"/>
                <w:i/>
                <w:iCs/>
                <w:rPrChange w:id="1312" w:author="Alejandro Andreas Jaume Losa" w:date="2024-04-10T08:26:00Z">
                  <w:rPr>
                    <w:del w:id="1313" w:author="Alejandro Andreas Jaume Losa" w:date="2024-04-09T09:21:00Z"/>
                    <w:rFonts w:ascii="Times New Roman" w:hAnsi="Times New Roman" w:cs="Times New Roman"/>
                    <w:i/>
                    <w:iCs/>
                    <w:lang w:val="es-ES"/>
                  </w:rPr>
                </w:rPrChange>
              </w:rPr>
            </w:pPr>
            <w:del w:id="1314" w:author="Alejandro Andreas Jaume Losa" w:date="2024-04-09T09:21:00Z">
              <w:r w:rsidRPr="006A383F" w:rsidDel="00621A22">
                <w:rPr>
                  <w:rFonts w:ascii="Times New Roman" w:hAnsi="Times New Roman" w:cs="Times New Roman"/>
                  <w:b w:val="0"/>
                  <w:bCs w:val="0"/>
                  <w:i/>
                  <w:iCs/>
                  <w:rPrChange w:id="1315" w:author="Alejandro Andreas Jaume Losa" w:date="2024-04-10T08:26:00Z">
                    <w:rPr>
                      <w:rFonts w:ascii="Times New Roman" w:hAnsi="Times New Roman" w:cs="Times New Roman"/>
                      <w:b w:val="0"/>
                      <w:bCs w:val="0"/>
                      <w:i/>
                      <w:iCs/>
                      <w:lang w:val="es-ES"/>
                    </w:rPr>
                  </w:rPrChange>
                </w:rPr>
                <w:delText>El català pot arribar a ser una llengua important en el context europeu.</w:delText>
              </w:r>
            </w:del>
          </w:p>
          <w:p w14:paraId="2B3D237F" w14:textId="6266E40D" w:rsidR="00882DA8" w:rsidRPr="006A383F" w:rsidDel="00621A22" w:rsidRDefault="00882DA8" w:rsidP="00C70BF2">
            <w:pPr>
              <w:spacing w:line="276" w:lineRule="auto"/>
              <w:jc w:val="both"/>
              <w:rPr>
                <w:del w:id="1316" w:author="Alejandro Andreas Jaume Losa" w:date="2024-04-09T09:21:00Z"/>
                <w:rFonts w:ascii="Times New Roman" w:hAnsi="Times New Roman" w:cs="Times New Roman"/>
                <w:b w:val="0"/>
                <w:bCs w:val="0"/>
                <w:i/>
                <w:iCs/>
                <w:rPrChange w:id="1317" w:author="Alejandro Andreas Jaume Losa" w:date="2024-04-10T08:26:00Z">
                  <w:rPr>
                    <w:del w:id="1318" w:author="Alejandro Andreas Jaume Losa" w:date="2024-04-09T09:21:00Z"/>
                    <w:rFonts w:ascii="Times New Roman" w:hAnsi="Times New Roman" w:cs="Times New Roman"/>
                    <w:b w:val="0"/>
                    <w:bCs w:val="0"/>
                    <w:i/>
                    <w:iCs/>
                    <w:lang w:val="es-ES"/>
                  </w:rPr>
                </w:rPrChange>
              </w:rPr>
            </w:pPr>
            <w:del w:id="1319" w:author="Alejandro Andreas Jaume Losa" w:date="2024-04-09T09:21:00Z">
              <w:r w:rsidRPr="006A383F" w:rsidDel="00621A22">
                <w:rPr>
                  <w:rFonts w:ascii="Times New Roman" w:hAnsi="Times New Roman" w:cs="Times New Roman"/>
                  <w:b w:val="0"/>
                  <w:bCs w:val="0"/>
                  <w:i/>
                  <w:iCs/>
                  <w:rPrChange w:id="1320" w:author="Alejandro Andreas Jaume Losa" w:date="2024-04-10T08:26:00Z">
                    <w:rPr>
                      <w:rFonts w:ascii="Times New Roman" w:hAnsi="Times New Roman" w:cs="Times New Roman"/>
                      <w:b w:val="0"/>
                      <w:bCs w:val="0"/>
                      <w:i/>
                      <w:iCs/>
                      <w:lang w:val="es-ES"/>
                    </w:rPr>
                  </w:rPrChange>
                </w:rPr>
                <w:delText>El catalán puede llegar a ser una lengua importante en el contexto europeo.</w:delText>
              </w:r>
            </w:del>
          </w:p>
          <w:p w14:paraId="63877EE6" w14:textId="77859EDE" w:rsidR="00882DA8" w:rsidRPr="00AA7C5F" w:rsidDel="00621A22" w:rsidRDefault="00882DA8" w:rsidP="00C70BF2">
            <w:pPr>
              <w:spacing w:line="276" w:lineRule="auto"/>
              <w:jc w:val="both"/>
              <w:rPr>
                <w:del w:id="1321" w:author="Alejandro Andreas Jaume Losa" w:date="2024-04-09T09:21:00Z"/>
                <w:rFonts w:ascii="Times New Roman" w:hAnsi="Times New Roman" w:cs="Times New Roman"/>
                <w:b w:val="0"/>
                <w:bCs w:val="0"/>
              </w:rPr>
            </w:pPr>
            <w:del w:id="1322" w:author="Alejandro Andreas Jaume Losa" w:date="2024-04-09T09:21:00Z">
              <w:r w:rsidRPr="00AA7C5F" w:rsidDel="00621A22">
                <w:rPr>
                  <w:rFonts w:ascii="Times New Roman" w:hAnsi="Times New Roman" w:cs="Times New Roman"/>
                  <w:b w:val="0"/>
                  <w:bCs w:val="0"/>
                </w:rPr>
                <w:delText>Catalan can become an important language in the European context.</w:delText>
              </w:r>
            </w:del>
          </w:p>
        </w:tc>
        <w:tc>
          <w:tcPr>
            <w:tcW w:w="4675" w:type="dxa"/>
            <w:tcBorders>
              <w:top w:val="single" w:sz="4" w:space="0" w:color="auto"/>
            </w:tcBorders>
            <w:shd w:val="clear" w:color="auto" w:fill="auto"/>
          </w:tcPr>
          <w:p w14:paraId="601C2D7F" w14:textId="5C2CADEC"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23" w:author="Alejandro Andreas Jaume Losa" w:date="2024-04-09T09:21:00Z"/>
                <w:rFonts w:ascii="Times New Roman" w:hAnsi="Times New Roman" w:cs="Times New Roman"/>
              </w:rPr>
            </w:pPr>
          </w:p>
          <w:p w14:paraId="340A4937" w14:textId="12F6998F" w:rsidR="00882DA8" w:rsidRPr="006A383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24" w:author="Alejandro Andreas Jaume Losa" w:date="2024-04-09T09:21:00Z"/>
                <w:rFonts w:ascii="Times New Roman" w:hAnsi="Times New Roman" w:cs="Times New Roman"/>
                <w:i/>
                <w:iCs/>
                <w:rPrChange w:id="1325" w:author="Alejandro Andreas Jaume Losa" w:date="2024-04-10T08:26:00Z">
                  <w:rPr>
                    <w:del w:id="1326" w:author="Alejandro Andreas Jaume Losa" w:date="2024-04-09T09:21:00Z"/>
                    <w:rFonts w:ascii="Times New Roman" w:hAnsi="Times New Roman" w:cs="Times New Roman"/>
                    <w:i/>
                    <w:iCs/>
                    <w:lang w:val="es-ES"/>
                  </w:rPr>
                </w:rPrChange>
              </w:rPr>
            </w:pPr>
            <w:del w:id="1327" w:author="Alejandro Andreas Jaume Losa" w:date="2024-04-09T09:21:00Z">
              <w:r w:rsidRPr="006A383F" w:rsidDel="00621A22">
                <w:rPr>
                  <w:rFonts w:ascii="Times New Roman" w:hAnsi="Times New Roman" w:cs="Times New Roman"/>
                  <w:i/>
                  <w:iCs/>
                  <w:rPrChange w:id="1328" w:author="Alejandro Andreas Jaume Losa" w:date="2024-04-10T08:26:00Z">
                    <w:rPr>
                      <w:rFonts w:ascii="Times New Roman" w:hAnsi="Times New Roman" w:cs="Times New Roman"/>
                      <w:i/>
                      <w:iCs/>
                      <w:lang w:val="es-ES"/>
                    </w:rPr>
                  </w:rPrChange>
                </w:rPr>
                <w:delText>El castellà pot arribar a ser una llengua important en el context europeu.</w:delText>
              </w:r>
            </w:del>
          </w:p>
          <w:p w14:paraId="09A781ED" w14:textId="12BAEFFE" w:rsidR="00882DA8" w:rsidRPr="006A383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29" w:author="Alejandro Andreas Jaume Losa" w:date="2024-04-09T09:21:00Z"/>
                <w:rFonts w:ascii="Times New Roman" w:hAnsi="Times New Roman" w:cs="Times New Roman"/>
                <w:i/>
                <w:iCs/>
                <w:rPrChange w:id="1330" w:author="Alejandro Andreas Jaume Losa" w:date="2024-04-10T08:26:00Z">
                  <w:rPr>
                    <w:del w:id="1331" w:author="Alejandro Andreas Jaume Losa" w:date="2024-04-09T09:21:00Z"/>
                    <w:rFonts w:ascii="Times New Roman" w:hAnsi="Times New Roman" w:cs="Times New Roman"/>
                    <w:i/>
                    <w:iCs/>
                    <w:lang w:val="es-ES"/>
                  </w:rPr>
                </w:rPrChange>
              </w:rPr>
            </w:pPr>
            <w:del w:id="1332" w:author="Alejandro Andreas Jaume Losa" w:date="2024-04-09T09:21:00Z">
              <w:r w:rsidRPr="006A383F" w:rsidDel="00621A22">
                <w:rPr>
                  <w:rFonts w:ascii="Times New Roman" w:hAnsi="Times New Roman" w:cs="Times New Roman"/>
                  <w:i/>
                  <w:iCs/>
                  <w:rPrChange w:id="1333" w:author="Alejandro Andreas Jaume Losa" w:date="2024-04-10T08:26:00Z">
                    <w:rPr>
                      <w:rFonts w:ascii="Times New Roman" w:hAnsi="Times New Roman" w:cs="Times New Roman"/>
                      <w:i/>
                      <w:iCs/>
                      <w:lang w:val="es-ES"/>
                    </w:rPr>
                  </w:rPrChange>
                </w:rPr>
                <w:delText>El castellano puede llegar a ser una lengua importante en el contexto europeo.</w:delText>
              </w:r>
            </w:del>
          </w:p>
          <w:p w14:paraId="7A300463" w14:textId="0ED62924"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34" w:author="Alejandro Andreas Jaume Losa" w:date="2024-04-09T09:21:00Z"/>
                <w:rFonts w:ascii="Times New Roman" w:hAnsi="Times New Roman" w:cs="Times New Roman"/>
              </w:rPr>
            </w:pPr>
            <w:del w:id="1335" w:author="Alejandro Andreas Jaume Losa" w:date="2024-04-09T09:21:00Z">
              <w:r w:rsidRPr="00AA7C5F" w:rsidDel="00621A22">
                <w:rPr>
                  <w:rFonts w:ascii="Times New Roman" w:hAnsi="Times New Roman" w:cs="Times New Roman"/>
                </w:rPr>
                <w:delText>Spanish can become an important language in the European context.</w:delText>
              </w:r>
            </w:del>
          </w:p>
        </w:tc>
      </w:tr>
      <w:tr w:rsidR="00882DA8" w:rsidRPr="00AA7C5F" w:rsidDel="00621A22" w14:paraId="7DBB76B4" w14:textId="061464EC" w:rsidTr="00C70BF2">
        <w:trPr>
          <w:del w:id="1336"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208E30E" w14:textId="7870F09C" w:rsidR="00882DA8" w:rsidRPr="00AA7C5F" w:rsidDel="00621A22" w:rsidRDefault="00882DA8" w:rsidP="00C70BF2">
            <w:pPr>
              <w:spacing w:line="276" w:lineRule="auto"/>
              <w:jc w:val="both"/>
              <w:rPr>
                <w:del w:id="1337" w:author="Alejandro Andreas Jaume Losa" w:date="2024-04-09T09:21:00Z"/>
                <w:rFonts w:ascii="Times New Roman" w:hAnsi="Times New Roman" w:cs="Times New Roman"/>
                <w:b w:val="0"/>
                <w:bCs w:val="0"/>
              </w:rPr>
            </w:pPr>
          </w:p>
          <w:p w14:paraId="59FB8E6A" w14:textId="5F005904" w:rsidR="00882DA8" w:rsidRPr="006A383F" w:rsidDel="00621A22" w:rsidRDefault="00882DA8" w:rsidP="00C70BF2">
            <w:pPr>
              <w:spacing w:line="276" w:lineRule="auto"/>
              <w:jc w:val="both"/>
              <w:rPr>
                <w:del w:id="1338" w:author="Alejandro Andreas Jaume Losa" w:date="2024-04-09T09:21:00Z"/>
                <w:rFonts w:ascii="Times New Roman" w:hAnsi="Times New Roman" w:cs="Times New Roman"/>
                <w:b w:val="0"/>
                <w:bCs w:val="0"/>
                <w:i/>
                <w:iCs/>
                <w:rPrChange w:id="1339" w:author="Alejandro Andreas Jaume Losa" w:date="2024-04-10T08:26:00Z">
                  <w:rPr>
                    <w:del w:id="1340" w:author="Alejandro Andreas Jaume Losa" w:date="2024-04-09T09:21:00Z"/>
                    <w:rFonts w:ascii="Times New Roman" w:hAnsi="Times New Roman" w:cs="Times New Roman"/>
                    <w:b w:val="0"/>
                    <w:bCs w:val="0"/>
                    <w:i/>
                    <w:iCs/>
                    <w:lang w:val="es-ES"/>
                  </w:rPr>
                </w:rPrChange>
              </w:rPr>
            </w:pPr>
            <w:del w:id="1341" w:author="Alejandro Andreas Jaume Losa" w:date="2024-04-09T09:21:00Z">
              <w:r w:rsidRPr="006A383F" w:rsidDel="00621A22">
                <w:rPr>
                  <w:rFonts w:ascii="Times New Roman" w:hAnsi="Times New Roman" w:cs="Times New Roman"/>
                  <w:b w:val="0"/>
                  <w:bCs w:val="0"/>
                  <w:i/>
                  <w:iCs/>
                  <w:rPrChange w:id="1342" w:author="Alejandro Andreas Jaume Losa" w:date="2024-04-10T08:26:00Z">
                    <w:rPr>
                      <w:rFonts w:ascii="Times New Roman" w:hAnsi="Times New Roman" w:cs="Times New Roman"/>
                      <w:b w:val="0"/>
                      <w:bCs w:val="0"/>
                      <w:i/>
                      <w:iCs/>
                      <w:lang w:val="es-ES"/>
                    </w:rPr>
                  </w:rPrChange>
                </w:rPr>
                <w:delText>El català és tan important com l’anglès.</w:delText>
              </w:r>
            </w:del>
          </w:p>
          <w:p w14:paraId="22935BF1" w14:textId="2F18CAA2" w:rsidR="00882DA8" w:rsidRPr="006A383F" w:rsidDel="00621A22" w:rsidRDefault="00882DA8" w:rsidP="00C70BF2">
            <w:pPr>
              <w:spacing w:line="276" w:lineRule="auto"/>
              <w:jc w:val="both"/>
              <w:rPr>
                <w:del w:id="1343" w:author="Alejandro Andreas Jaume Losa" w:date="2024-04-09T09:21:00Z"/>
                <w:rFonts w:ascii="Times New Roman" w:hAnsi="Times New Roman" w:cs="Times New Roman"/>
                <w:b w:val="0"/>
                <w:bCs w:val="0"/>
                <w:i/>
                <w:iCs/>
                <w:rPrChange w:id="1344" w:author="Alejandro Andreas Jaume Losa" w:date="2024-04-10T08:26:00Z">
                  <w:rPr>
                    <w:del w:id="1345" w:author="Alejandro Andreas Jaume Losa" w:date="2024-04-09T09:21:00Z"/>
                    <w:rFonts w:ascii="Times New Roman" w:hAnsi="Times New Roman" w:cs="Times New Roman"/>
                    <w:b w:val="0"/>
                    <w:bCs w:val="0"/>
                    <w:i/>
                    <w:iCs/>
                    <w:lang w:val="es-ES"/>
                  </w:rPr>
                </w:rPrChange>
              </w:rPr>
            </w:pPr>
            <w:del w:id="1346" w:author="Alejandro Andreas Jaume Losa" w:date="2024-04-09T09:21:00Z">
              <w:r w:rsidRPr="006A383F" w:rsidDel="00621A22">
                <w:rPr>
                  <w:rFonts w:ascii="Times New Roman" w:hAnsi="Times New Roman" w:cs="Times New Roman"/>
                  <w:b w:val="0"/>
                  <w:bCs w:val="0"/>
                  <w:i/>
                  <w:iCs/>
                  <w:rPrChange w:id="1347" w:author="Alejandro Andreas Jaume Losa" w:date="2024-04-10T08:26:00Z">
                    <w:rPr>
                      <w:rFonts w:ascii="Times New Roman" w:hAnsi="Times New Roman" w:cs="Times New Roman"/>
                      <w:b w:val="0"/>
                      <w:bCs w:val="0"/>
                      <w:i/>
                      <w:iCs/>
                      <w:lang w:val="es-ES"/>
                    </w:rPr>
                  </w:rPrChange>
                </w:rPr>
                <w:delText>El catalán es tan importante como el inglés.</w:delText>
              </w:r>
            </w:del>
          </w:p>
          <w:p w14:paraId="0A3AE174" w14:textId="76BD8053" w:rsidR="00882DA8" w:rsidRPr="00AA7C5F" w:rsidDel="00621A22" w:rsidRDefault="00882DA8" w:rsidP="00C70BF2">
            <w:pPr>
              <w:spacing w:line="276" w:lineRule="auto"/>
              <w:jc w:val="both"/>
              <w:rPr>
                <w:del w:id="1348" w:author="Alejandro Andreas Jaume Losa" w:date="2024-04-09T09:21:00Z"/>
                <w:rFonts w:ascii="Times New Roman" w:hAnsi="Times New Roman" w:cs="Times New Roman"/>
                <w:b w:val="0"/>
                <w:bCs w:val="0"/>
              </w:rPr>
            </w:pPr>
            <w:del w:id="1349" w:author="Alejandro Andreas Jaume Losa" w:date="2024-04-09T09:21:00Z">
              <w:r w:rsidRPr="00AA7C5F" w:rsidDel="00621A22">
                <w:rPr>
                  <w:rFonts w:ascii="Times New Roman" w:hAnsi="Times New Roman" w:cs="Times New Roman"/>
                  <w:b w:val="0"/>
                  <w:bCs w:val="0"/>
                </w:rPr>
                <w:delText>Catalan is as important as English</w:delText>
              </w:r>
            </w:del>
          </w:p>
        </w:tc>
        <w:tc>
          <w:tcPr>
            <w:tcW w:w="4675" w:type="dxa"/>
            <w:shd w:val="clear" w:color="auto" w:fill="auto"/>
          </w:tcPr>
          <w:p w14:paraId="0FE7DBC3" w14:textId="5EF0ECFB" w:rsidR="00882DA8" w:rsidRPr="00AA7C5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50" w:author="Alejandro Andreas Jaume Losa" w:date="2024-04-09T09:21:00Z"/>
                <w:rFonts w:ascii="Times New Roman" w:hAnsi="Times New Roman" w:cs="Times New Roman"/>
              </w:rPr>
            </w:pPr>
          </w:p>
          <w:p w14:paraId="4CE6794B" w14:textId="7AFE95FB"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51" w:author="Alejandro Andreas Jaume Losa" w:date="2024-04-09T09:21:00Z"/>
                <w:rFonts w:ascii="Times New Roman" w:hAnsi="Times New Roman" w:cs="Times New Roman"/>
                <w:i/>
                <w:iCs/>
                <w:rPrChange w:id="1352" w:author="Alejandro Andreas Jaume Losa" w:date="2024-04-10T08:26:00Z">
                  <w:rPr>
                    <w:del w:id="1353" w:author="Alejandro Andreas Jaume Losa" w:date="2024-04-09T09:21:00Z"/>
                    <w:rFonts w:ascii="Times New Roman" w:hAnsi="Times New Roman" w:cs="Times New Roman"/>
                    <w:i/>
                    <w:iCs/>
                    <w:lang w:val="es-ES"/>
                  </w:rPr>
                </w:rPrChange>
              </w:rPr>
            </w:pPr>
            <w:del w:id="1354" w:author="Alejandro Andreas Jaume Losa" w:date="2024-04-09T09:21:00Z">
              <w:r w:rsidRPr="006A383F" w:rsidDel="00621A22">
                <w:rPr>
                  <w:rFonts w:ascii="Times New Roman" w:hAnsi="Times New Roman" w:cs="Times New Roman"/>
                  <w:i/>
                  <w:iCs/>
                  <w:rPrChange w:id="1355" w:author="Alejandro Andreas Jaume Losa" w:date="2024-04-10T08:26:00Z">
                    <w:rPr>
                      <w:rFonts w:ascii="Times New Roman" w:hAnsi="Times New Roman" w:cs="Times New Roman"/>
                      <w:i/>
                      <w:iCs/>
                      <w:lang w:val="es-ES"/>
                    </w:rPr>
                  </w:rPrChange>
                </w:rPr>
                <w:delText>El castellà és tan important com l’anglès.</w:delText>
              </w:r>
            </w:del>
          </w:p>
          <w:p w14:paraId="40C80797" w14:textId="30EFEADE"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56" w:author="Alejandro Andreas Jaume Losa" w:date="2024-04-09T09:21:00Z"/>
                <w:rFonts w:ascii="Times New Roman" w:hAnsi="Times New Roman" w:cs="Times New Roman"/>
                <w:i/>
                <w:iCs/>
                <w:rPrChange w:id="1357" w:author="Alejandro Andreas Jaume Losa" w:date="2024-04-10T08:26:00Z">
                  <w:rPr>
                    <w:del w:id="1358" w:author="Alejandro Andreas Jaume Losa" w:date="2024-04-09T09:21:00Z"/>
                    <w:rFonts w:ascii="Times New Roman" w:hAnsi="Times New Roman" w:cs="Times New Roman"/>
                    <w:i/>
                    <w:iCs/>
                    <w:lang w:val="es-ES"/>
                  </w:rPr>
                </w:rPrChange>
              </w:rPr>
            </w:pPr>
            <w:del w:id="1359" w:author="Alejandro Andreas Jaume Losa" w:date="2024-04-09T09:21:00Z">
              <w:r w:rsidRPr="006A383F" w:rsidDel="00621A22">
                <w:rPr>
                  <w:rFonts w:ascii="Times New Roman" w:hAnsi="Times New Roman" w:cs="Times New Roman"/>
                  <w:i/>
                  <w:iCs/>
                  <w:rPrChange w:id="1360" w:author="Alejandro Andreas Jaume Losa" w:date="2024-04-10T08:26:00Z">
                    <w:rPr>
                      <w:rFonts w:ascii="Times New Roman" w:hAnsi="Times New Roman" w:cs="Times New Roman"/>
                      <w:i/>
                      <w:iCs/>
                      <w:lang w:val="es-ES"/>
                    </w:rPr>
                  </w:rPrChange>
                </w:rPr>
                <w:delText>El castellano es tan importante como el inglés.</w:delText>
              </w:r>
            </w:del>
          </w:p>
          <w:p w14:paraId="54D8016C" w14:textId="745899E2" w:rsidR="00882DA8" w:rsidRPr="00AA7C5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61" w:author="Alejandro Andreas Jaume Losa" w:date="2024-04-09T09:21:00Z"/>
                <w:rFonts w:ascii="Times New Roman" w:hAnsi="Times New Roman" w:cs="Times New Roman"/>
              </w:rPr>
            </w:pPr>
            <w:del w:id="1362" w:author="Alejandro Andreas Jaume Losa" w:date="2024-04-09T09:21:00Z">
              <w:r w:rsidRPr="00AA7C5F" w:rsidDel="00621A22">
                <w:rPr>
                  <w:rFonts w:ascii="Times New Roman" w:hAnsi="Times New Roman" w:cs="Times New Roman"/>
                </w:rPr>
                <w:delText>Catalan is as important as English</w:delText>
              </w:r>
            </w:del>
          </w:p>
        </w:tc>
      </w:tr>
      <w:tr w:rsidR="00882DA8" w:rsidRPr="00AA7C5F" w:rsidDel="00621A22" w14:paraId="2AE75EE5" w14:textId="61601C32" w:rsidTr="00C70BF2">
        <w:trPr>
          <w:cnfStyle w:val="000000100000" w:firstRow="0" w:lastRow="0" w:firstColumn="0" w:lastColumn="0" w:oddVBand="0" w:evenVBand="0" w:oddHBand="1" w:evenHBand="0" w:firstRowFirstColumn="0" w:firstRowLastColumn="0" w:lastRowFirstColumn="0" w:lastRowLastColumn="0"/>
          <w:del w:id="1363"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BC5DBDE" w14:textId="577061EA" w:rsidR="00882DA8" w:rsidRPr="00AA7C5F" w:rsidDel="00621A22" w:rsidRDefault="00882DA8" w:rsidP="00C70BF2">
            <w:pPr>
              <w:spacing w:line="276" w:lineRule="auto"/>
              <w:jc w:val="both"/>
              <w:rPr>
                <w:del w:id="1364" w:author="Alejandro Andreas Jaume Losa" w:date="2024-04-09T09:21:00Z"/>
                <w:rFonts w:ascii="Times New Roman" w:hAnsi="Times New Roman" w:cs="Times New Roman"/>
                <w:b w:val="0"/>
                <w:bCs w:val="0"/>
              </w:rPr>
            </w:pPr>
          </w:p>
          <w:p w14:paraId="10908C86" w14:textId="14FCAF16" w:rsidR="00882DA8" w:rsidRPr="006A383F" w:rsidDel="00621A22" w:rsidRDefault="00882DA8" w:rsidP="00C70BF2">
            <w:pPr>
              <w:spacing w:line="276" w:lineRule="auto"/>
              <w:jc w:val="both"/>
              <w:rPr>
                <w:del w:id="1365" w:author="Alejandro Andreas Jaume Losa" w:date="2024-04-09T09:21:00Z"/>
                <w:rFonts w:ascii="Times New Roman" w:hAnsi="Times New Roman" w:cs="Times New Roman"/>
                <w:i/>
                <w:iCs/>
                <w:rPrChange w:id="1366" w:author="Alejandro Andreas Jaume Losa" w:date="2024-04-10T08:26:00Z">
                  <w:rPr>
                    <w:del w:id="1367" w:author="Alejandro Andreas Jaume Losa" w:date="2024-04-09T09:21:00Z"/>
                    <w:rFonts w:ascii="Times New Roman" w:hAnsi="Times New Roman" w:cs="Times New Roman"/>
                    <w:i/>
                    <w:iCs/>
                    <w:lang w:val="es-ES"/>
                  </w:rPr>
                </w:rPrChange>
              </w:rPr>
            </w:pPr>
            <w:del w:id="1368" w:author="Alejandro Andreas Jaume Losa" w:date="2024-04-09T09:21:00Z">
              <w:r w:rsidRPr="006A383F" w:rsidDel="00621A22">
                <w:rPr>
                  <w:rFonts w:ascii="Times New Roman" w:hAnsi="Times New Roman" w:cs="Times New Roman"/>
                  <w:b w:val="0"/>
                  <w:bCs w:val="0"/>
                  <w:i/>
                  <w:iCs/>
                  <w:rPrChange w:id="1369" w:author="Alejandro Andreas Jaume Losa" w:date="2024-04-10T08:26:00Z">
                    <w:rPr>
                      <w:rFonts w:ascii="Times New Roman" w:hAnsi="Times New Roman" w:cs="Times New Roman"/>
                      <w:b w:val="0"/>
                      <w:bCs w:val="0"/>
                      <w:i/>
                      <w:iCs/>
                      <w:lang w:val="es-ES"/>
                    </w:rPr>
                  </w:rPrChange>
                </w:rPr>
                <w:delText>Ambues llengües són igual d’importants</w:delText>
              </w:r>
            </w:del>
          </w:p>
          <w:p w14:paraId="146B9EFD" w14:textId="69EAA58C" w:rsidR="00882DA8" w:rsidRPr="006A383F" w:rsidDel="00621A22" w:rsidRDefault="00882DA8" w:rsidP="00C70BF2">
            <w:pPr>
              <w:spacing w:line="276" w:lineRule="auto"/>
              <w:jc w:val="both"/>
              <w:rPr>
                <w:del w:id="1370" w:author="Alejandro Andreas Jaume Losa" w:date="2024-04-09T09:21:00Z"/>
                <w:rFonts w:ascii="Times New Roman" w:hAnsi="Times New Roman" w:cs="Times New Roman"/>
                <w:i/>
                <w:iCs/>
                <w:rPrChange w:id="1371" w:author="Alejandro Andreas Jaume Losa" w:date="2024-04-10T08:26:00Z">
                  <w:rPr>
                    <w:del w:id="1372" w:author="Alejandro Andreas Jaume Losa" w:date="2024-04-09T09:21:00Z"/>
                    <w:rFonts w:ascii="Times New Roman" w:hAnsi="Times New Roman" w:cs="Times New Roman"/>
                    <w:i/>
                    <w:iCs/>
                    <w:lang w:val="es-ES"/>
                  </w:rPr>
                </w:rPrChange>
              </w:rPr>
            </w:pPr>
            <w:del w:id="1373" w:author="Alejandro Andreas Jaume Losa" w:date="2024-04-09T09:21:00Z">
              <w:r w:rsidRPr="006A383F" w:rsidDel="00621A22">
                <w:rPr>
                  <w:rFonts w:ascii="Times New Roman" w:hAnsi="Times New Roman" w:cs="Times New Roman"/>
                  <w:b w:val="0"/>
                  <w:bCs w:val="0"/>
                  <w:i/>
                  <w:iCs/>
                  <w:rPrChange w:id="1374" w:author="Alejandro Andreas Jaume Losa" w:date="2024-04-10T08:26:00Z">
                    <w:rPr>
                      <w:rFonts w:ascii="Times New Roman" w:hAnsi="Times New Roman" w:cs="Times New Roman"/>
                      <w:b w:val="0"/>
                      <w:bCs w:val="0"/>
                      <w:i/>
                      <w:iCs/>
                      <w:lang w:val="es-ES"/>
                    </w:rPr>
                  </w:rPrChange>
                </w:rPr>
                <w:delText>Ambas lenguas son igual de importantes</w:delText>
              </w:r>
            </w:del>
          </w:p>
          <w:p w14:paraId="7FBF0D1F" w14:textId="0FB26C39" w:rsidR="00882DA8" w:rsidRPr="00AA7C5F" w:rsidDel="00621A22" w:rsidRDefault="00882DA8" w:rsidP="00C70BF2">
            <w:pPr>
              <w:spacing w:line="276" w:lineRule="auto"/>
              <w:jc w:val="both"/>
              <w:rPr>
                <w:del w:id="1375" w:author="Alejandro Andreas Jaume Losa" w:date="2024-04-09T09:21:00Z"/>
                <w:rFonts w:ascii="Times New Roman" w:hAnsi="Times New Roman" w:cs="Times New Roman"/>
                <w:b w:val="0"/>
                <w:bCs w:val="0"/>
              </w:rPr>
            </w:pPr>
            <w:del w:id="1376" w:author="Alejandro Andreas Jaume Losa" w:date="2024-04-09T09:21:00Z">
              <w:r w:rsidRPr="00AA7C5F" w:rsidDel="00621A22">
                <w:rPr>
                  <w:rFonts w:ascii="Times New Roman" w:hAnsi="Times New Roman" w:cs="Times New Roman"/>
                  <w:b w:val="0"/>
                  <w:bCs w:val="0"/>
                </w:rPr>
                <w:delText>Both languages are equally important</w:delText>
              </w:r>
            </w:del>
          </w:p>
        </w:tc>
        <w:tc>
          <w:tcPr>
            <w:tcW w:w="4675" w:type="dxa"/>
            <w:shd w:val="clear" w:color="auto" w:fill="auto"/>
          </w:tcPr>
          <w:p w14:paraId="5F676DD3" w14:textId="4AEE7C48"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77" w:author="Alejandro Andreas Jaume Losa" w:date="2024-04-09T09:21:00Z"/>
                <w:rFonts w:ascii="Times New Roman" w:hAnsi="Times New Roman" w:cs="Times New Roman"/>
              </w:rPr>
            </w:pPr>
          </w:p>
          <w:p w14:paraId="1DED1265" w14:textId="5F0BC3B7"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378" w:author="Alejandro Andreas Jaume Losa" w:date="2024-04-09T09:21:00Z"/>
                <w:rFonts w:ascii="Times New Roman" w:hAnsi="Times New Roman" w:cs="Times New Roman"/>
              </w:rPr>
            </w:pPr>
            <w:del w:id="1379" w:author="Alejandro Andreas Jaume Losa" w:date="2024-04-09T09:21:00Z">
              <w:r w:rsidRPr="00AA7C5F" w:rsidDel="00621A22">
                <w:rPr>
                  <w:rFonts w:ascii="Times New Roman" w:hAnsi="Times New Roman" w:cs="Times New Roman"/>
                </w:rPr>
                <w:delText>N/A</w:delText>
              </w:r>
            </w:del>
          </w:p>
        </w:tc>
      </w:tr>
      <w:tr w:rsidR="00882DA8" w:rsidRPr="00AA7C5F" w:rsidDel="00621A22" w14:paraId="7486A66B" w14:textId="51C976A9" w:rsidTr="00C70BF2">
        <w:trPr>
          <w:del w:id="1380"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930457F" w14:textId="3F268667" w:rsidR="00882DA8" w:rsidRPr="006A383F" w:rsidDel="00621A22" w:rsidRDefault="00882DA8" w:rsidP="00C70BF2">
            <w:pPr>
              <w:spacing w:line="276" w:lineRule="auto"/>
              <w:jc w:val="both"/>
              <w:rPr>
                <w:del w:id="1381" w:author="Alejandro Andreas Jaume Losa" w:date="2024-04-09T09:21:00Z"/>
                <w:rFonts w:ascii="Times New Roman" w:hAnsi="Times New Roman" w:cs="Times New Roman"/>
                <w:rPrChange w:id="1382" w:author="Alejandro Andreas Jaume Losa" w:date="2024-04-10T08:26:00Z">
                  <w:rPr>
                    <w:del w:id="1383" w:author="Alejandro Andreas Jaume Losa" w:date="2024-04-09T09:21:00Z"/>
                    <w:rFonts w:ascii="Times New Roman" w:hAnsi="Times New Roman" w:cs="Times New Roman"/>
                    <w:lang w:val="es-ES"/>
                  </w:rPr>
                </w:rPrChange>
              </w:rPr>
            </w:pPr>
          </w:p>
          <w:p w14:paraId="1BE6C57F" w14:textId="25132B2A" w:rsidR="00882DA8" w:rsidRPr="006A383F" w:rsidDel="00621A22" w:rsidRDefault="00882DA8" w:rsidP="00C70BF2">
            <w:pPr>
              <w:spacing w:line="276" w:lineRule="auto"/>
              <w:jc w:val="both"/>
              <w:rPr>
                <w:del w:id="1384" w:author="Alejandro Andreas Jaume Losa" w:date="2024-04-09T09:21:00Z"/>
                <w:rFonts w:ascii="Times New Roman" w:hAnsi="Times New Roman" w:cs="Times New Roman"/>
                <w:i/>
                <w:iCs/>
                <w:rPrChange w:id="1385" w:author="Alejandro Andreas Jaume Losa" w:date="2024-04-10T08:26:00Z">
                  <w:rPr>
                    <w:del w:id="1386" w:author="Alejandro Andreas Jaume Losa" w:date="2024-04-09T09:21:00Z"/>
                    <w:rFonts w:ascii="Times New Roman" w:hAnsi="Times New Roman" w:cs="Times New Roman"/>
                    <w:i/>
                    <w:iCs/>
                    <w:lang w:val="es-ES"/>
                  </w:rPr>
                </w:rPrChange>
              </w:rPr>
            </w:pPr>
            <w:del w:id="1387" w:author="Alejandro Andreas Jaume Losa" w:date="2024-04-09T09:21:00Z">
              <w:r w:rsidRPr="006A383F" w:rsidDel="00621A22">
                <w:rPr>
                  <w:rFonts w:ascii="Times New Roman" w:hAnsi="Times New Roman" w:cs="Times New Roman"/>
                  <w:b w:val="0"/>
                  <w:bCs w:val="0"/>
                  <w:i/>
                  <w:iCs/>
                  <w:rPrChange w:id="1388" w:author="Alejandro Andreas Jaume Losa" w:date="2024-04-10T08:26:00Z">
                    <w:rPr>
                      <w:rFonts w:ascii="Times New Roman" w:hAnsi="Times New Roman" w:cs="Times New Roman"/>
                      <w:b w:val="0"/>
                      <w:bCs w:val="0"/>
                      <w:i/>
                      <w:iCs/>
                      <w:lang w:val="es-ES"/>
                    </w:rPr>
                  </w:rPrChange>
                </w:rPr>
                <w:delText>Val la pena aprendre català</w:delText>
              </w:r>
            </w:del>
          </w:p>
          <w:p w14:paraId="7F3360FD" w14:textId="1A9D6653" w:rsidR="00882DA8" w:rsidRPr="006A383F" w:rsidDel="00621A22" w:rsidRDefault="00882DA8" w:rsidP="00C70BF2">
            <w:pPr>
              <w:spacing w:line="276" w:lineRule="auto"/>
              <w:jc w:val="both"/>
              <w:rPr>
                <w:del w:id="1389" w:author="Alejandro Andreas Jaume Losa" w:date="2024-04-09T09:21:00Z"/>
                <w:rFonts w:ascii="Times New Roman" w:hAnsi="Times New Roman" w:cs="Times New Roman"/>
                <w:i/>
                <w:iCs/>
                <w:rPrChange w:id="1390" w:author="Alejandro Andreas Jaume Losa" w:date="2024-04-10T08:26:00Z">
                  <w:rPr>
                    <w:del w:id="1391" w:author="Alejandro Andreas Jaume Losa" w:date="2024-04-09T09:21:00Z"/>
                    <w:rFonts w:ascii="Times New Roman" w:hAnsi="Times New Roman" w:cs="Times New Roman"/>
                    <w:i/>
                    <w:iCs/>
                    <w:lang w:val="es-ES"/>
                  </w:rPr>
                </w:rPrChange>
              </w:rPr>
            </w:pPr>
            <w:del w:id="1392" w:author="Alejandro Andreas Jaume Losa" w:date="2024-04-09T09:21:00Z">
              <w:r w:rsidRPr="006A383F" w:rsidDel="00621A22">
                <w:rPr>
                  <w:rFonts w:ascii="Times New Roman" w:hAnsi="Times New Roman" w:cs="Times New Roman"/>
                  <w:b w:val="0"/>
                  <w:bCs w:val="0"/>
                  <w:i/>
                  <w:iCs/>
                  <w:rPrChange w:id="1393" w:author="Alejandro Andreas Jaume Losa" w:date="2024-04-10T08:26:00Z">
                    <w:rPr>
                      <w:rFonts w:ascii="Times New Roman" w:hAnsi="Times New Roman" w:cs="Times New Roman"/>
                      <w:b w:val="0"/>
                      <w:bCs w:val="0"/>
                      <w:i/>
                      <w:iCs/>
                      <w:lang w:val="es-ES"/>
                    </w:rPr>
                  </w:rPrChange>
                </w:rPr>
                <w:delText>Vale la pena aprender catalán</w:delText>
              </w:r>
            </w:del>
          </w:p>
          <w:p w14:paraId="711CD187" w14:textId="64F6A128" w:rsidR="00882DA8" w:rsidRPr="00AA7C5F" w:rsidDel="00621A22" w:rsidRDefault="00882DA8" w:rsidP="00C70BF2">
            <w:pPr>
              <w:spacing w:line="276" w:lineRule="auto"/>
              <w:jc w:val="both"/>
              <w:rPr>
                <w:del w:id="1394" w:author="Alejandro Andreas Jaume Losa" w:date="2024-04-09T09:21:00Z"/>
                <w:rFonts w:ascii="Times New Roman" w:hAnsi="Times New Roman" w:cs="Times New Roman"/>
                <w:b w:val="0"/>
                <w:bCs w:val="0"/>
              </w:rPr>
            </w:pPr>
            <w:del w:id="1395" w:author="Alejandro Andreas Jaume Losa" w:date="2024-04-09T09:21:00Z">
              <w:r w:rsidRPr="00AA7C5F" w:rsidDel="00621A22">
                <w:rPr>
                  <w:rFonts w:ascii="Times New Roman" w:hAnsi="Times New Roman" w:cs="Times New Roman"/>
                  <w:b w:val="0"/>
                  <w:bCs w:val="0"/>
                </w:rPr>
                <w:delText>Catalan is worth learning*</w:delText>
              </w:r>
            </w:del>
          </w:p>
        </w:tc>
        <w:tc>
          <w:tcPr>
            <w:tcW w:w="4675" w:type="dxa"/>
            <w:shd w:val="clear" w:color="auto" w:fill="auto"/>
          </w:tcPr>
          <w:p w14:paraId="799F1F8D" w14:textId="649157EA"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96" w:author="Alejandro Andreas Jaume Losa" w:date="2024-04-09T09:21:00Z"/>
                <w:rFonts w:ascii="Times New Roman" w:hAnsi="Times New Roman" w:cs="Times New Roman"/>
                <w:rPrChange w:id="1397" w:author="Alejandro Andreas Jaume Losa" w:date="2024-04-10T08:26:00Z">
                  <w:rPr>
                    <w:del w:id="1398" w:author="Alejandro Andreas Jaume Losa" w:date="2024-04-09T09:21:00Z"/>
                    <w:rFonts w:ascii="Times New Roman" w:hAnsi="Times New Roman" w:cs="Times New Roman"/>
                    <w:lang w:val="es-ES"/>
                  </w:rPr>
                </w:rPrChange>
              </w:rPr>
            </w:pPr>
          </w:p>
          <w:p w14:paraId="688A59A2" w14:textId="4A32C7BF"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399" w:author="Alejandro Andreas Jaume Losa" w:date="2024-04-09T09:21:00Z"/>
                <w:rFonts w:ascii="Times New Roman" w:hAnsi="Times New Roman" w:cs="Times New Roman"/>
                <w:i/>
                <w:iCs/>
                <w:rPrChange w:id="1400" w:author="Alejandro Andreas Jaume Losa" w:date="2024-04-10T08:26:00Z">
                  <w:rPr>
                    <w:del w:id="1401" w:author="Alejandro Andreas Jaume Losa" w:date="2024-04-09T09:21:00Z"/>
                    <w:rFonts w:ascii="Times New Roman" w:hAnsi="Times New Roman" w:cs="Times New Roman"/>
                    <w:i/>
                    <w:iCs/>
                    <w:lang w:val="es-ES"/>
                  </w:rPr>
                </w:rPrChange>
              </w:rPr>
            </w:pPr>
            <w:del w:id="1402" w:author="Alejandro Andreas Jaume Losa" w:date="2024-04-09T09:21:00Z">
              <w:r w:rsidRPr="006A383F" w:rsidDel="00621A22">
                <w:rPr>
                  <w:rFonts w:ascii="Times New Roman" w:hAnsi="Times New Roman" w:cs="Times New Roman"/>
                  <w:i/>
                  <w:iCs/>
                  <w:rPrChange w:id="1403" w:author="Alejandro Andreas Jaume Losa" w:date="2024-04-10T08:26:00Z">
                    <w:rPr>
                      <w:rFonts w:ascii="Times New Roman" w:hAnsi="Times New Roman" w:cs="Times New Roman"/>
                      <w:i/>
                      <w:iCs/>
                      <w:lang w:val="es-ES"/>
                    </w:rPr>
                  </w:rPrChange>
                </w:rPr>
                <w:delText>Val la pena aprendre castellà</w:delText>
              </w:r>
            </w:del>
          </w:p>
          <w:p w14:paraId="1E9D8DF8" w14:textId="5910D4CD"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04" w:author="Alejandro Andreas Jaume Losa" w:date="2024-04-09T09:21:00Z"/>
                <w:rFonts w:ascii="Times New Roman" w:hAnsi="Times New Roman" w:cs="Times New Roman"/>
                <w:i/>
                <w:iCs/>
                <w:rPrChange w:id="1405" w:author="Alejandro Andreas Jaume Losa" w:date="2024-04-10T08:26:00Z">
                  <w:rPr>
                    <w:del w:id="1406" w:author="Alejandro Andreas Jaume Losa" w:date="2024-04-09T09:21:00Z"/>
                    <w:rFonts w:ascii="Times New Roman" w:hAnsi="Times New Roman" w:cs="Times New Roman"/>
                    <w:i/>
                    <w:iCs/>
                    <w:lang w:val="es-ES"/>
                  </w:rPr>
                </w:rPrChange>
              </w:rPr>
            </w:pPr>
            <w:del w:id="1407" w:author="Alejandro Andreas Jaume Losa" w:date="2024-04-09T09:21:00Z">
              <w:r w:rsidRPr="006A383F" w:rsidDel="00621A22">
                <w:rPr>
                  <w:rFonts w:ascii="Times New Roman" w:hAnsi="Times New Roman" w:cs="Times New Roman"/>
                  <w:i/>
                  <w:iCs/>
                  <w:rPrChange w:id="1408" w:author="Alejandro Andreas Jaume Losa" w:date="2024-04-10T08:26:00Z">
                    <w:rPr>
                      <w:rFonts w:ascii="Times New Roman" w:hAnsi="Times New Roman" w:cs="Times New Roman"/>
                      <w:i/>
                      <w:iCs/>
                      <w:lang w:val="es-ES"/>
                    </w:rPr>
                  </w:rPrChange>
                </w:rPr>
                <w:delText>Vale la pena aprender castellano</w:delText>
              </w:r>
            </w:del>
          </w:p>
          <w:p w14:paraId="1D5C2F13" w14:textId="7A7E13C5" w:rsidR="00882DA8" w:rsidRPr="00AA7C5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09" w:author="Alejandro Andreas Jaume Losa" w:date="2024-04-09T09:21:00Z"/>
                <w:rFonts w:ascii="Times New Roman" w:hAnsi="Times New Roman" w:cs="Times New Roman"/>
              </w:rPr>
            </w:pPr>
            <w:del w:id="1410" w:author="Alejandro Andreas Jaume Losa" w:date="2024-04-09T09:21:00Z">
              <w:r w:rsidRPr="00AA7C5F" w:rsidDel="00621A22">
                <w:rPr>
                  <w:rFonts w:ascii="Times New Roman" w:hAnsi="Times New Roman" w:cs="Times New Roman"/>
                </w:rPr>
                <w:delText>Spanish is worth learning</w:delText>
              </w:r>
            </w:del>
          </w:p>
        </w:tc>
      </w:tr>
      <w:tr w:rsidR="00882DA8" w:rsidRPr="00AA7C5F" w:rsidDel="00621A22" w14:paraId="233093E2" w14:textId="27745017" w:rsidTr="00C70BF2">
        <w:trPr>
          <w:cnfStyle w:val="000000100000" w:firstRow="0" w:lastRow="0" w:firstColumn="0" w:lastColumn="0" w:oddVBand="0" w:evenVBand="0" w:oddHBand="1" w:evenHBand="0" w:firstRowFirstColumn="0" w:firstRowLastColumn="0" w:lastRowFirstColumn="0" w:lastRowLastColumn="0"/>
          <w:del w:id="1411"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CAB51C0" w14:textId="38DA023E" w:rsidR="00882DA8" w:rsidRPr="006A383F" w:rsidDel="00621A22" w:rsidRDefault="00882DA8" w:rsidP="00C70BF2">
            <w:pPr>
              <w:spacing w:line="276" w:lineRule="auto"/>
              <w:jc w:val="both"/>
              <w:rPr>
                <w:del w:id="1412" w:author="Alejandro Andreas Jaume Losa" w:date="2024-04-09T09:21:00Z"/>
                <w:rFonts w:ascii="Times New Roman" w:hAnsi="Times New Roman" w:cs="Times New Roman"/>
                <w:b w:val="0"/>
                <w:bCs w:val="0"/>
                <w:rPrChange w:id="1413" w:author="Alejandro Andreas Jaume Losa" w:date="2024-04-10T08:26:00Z">
                  <w:rPr>
                    <w:del w:id="1414" w:author="Alejandro Andreas Jaume Losa" w:date="2024-04-09T09:21:00Z"/>
                    <w:rFonts w:ascii="Times New Roman" w:hAnsi="Times New Roman" w:cs="Times New Roman"/>
                    <w:b w:val="0"/>
                    <w:bCs w:val="0"/>
                    <w:lang w:val="es-ES"/>
                  </w:rPr>
                </w:rPrChange>
              </w:rPr>
            </w:pPr>
          </w:p>
          <w:p w14:paraId="036C2EC3" w14:textId="5015081A" w:rsidR="00882DA8" w:rsidRPr="006A383F" w:rsidDel="00621A22" w:rsidRDefault="00882DA8" w:rsidP="00C70BF2">
            <w:pPr>
              <w:spacing w:line="276" w:lineRule="auto"/>
              <w:jc w:val="both"/>
              <w:rPr>
                <w:del w:id="1415" w:author="Alejandro Andreas Jaume Losa" w:date="2024-04-09T09:21:00Z"/>
                <w:rFonts w:ascii="Times New Roman" w:hAnsi="Times New Roman" w:cs="Times New Roman"/>
                <w:i/>
                <w:iCs/>
                <w:rPrChange w:id="1416" w:author="Alejandro Andreas Jaume Losa" w:date="2024-04-10T08:26:00Z">
                  <w:rPr>
                    <w:del w:id="1417" w:author="Alejandro Andreas Jaume Losa" w:date="2024-04-09T09:21:00Z"/>
                    <w:rFonts w:ascii="Times New Roman" w:hAnsi="Times New Roman" w:cs="Times New Roman"/>
                    <w:i/>
                    <w:iCs/>
                    <w:lang w:val="es-ES"/>
                  </w:rPr>
                </w:rPrChange>
              </w:rPr>
            </w:pPr>
            <w:del w:id="1418" w:author="Alejandro Andreas Jaume Losa" w:date="2024-04-09T09:21:00Z">
              <w:r w:rsidRPr="006A383F" w:rsidDel="00621A22">
                <w:rPr>
                  <w:rFonts w:ascii="Times New Roman" w:hAnsi="Times New Roman" w:cs="Times New Roman"/>
                  <w:b w:val="0"/>
                  <w:bCs w:val="0"/>
                  <w:i/>
                  <w:iCs/>
                  <w:rPrChange w:id="1419" w:author="Alejandro Andreas Jaume Losa" w:date="2024-04-10T08:26:00Z">
                    <w:rPr>
                      <w:rFonts w:ascii="Times New Roman" w:hAnsi="Times New Roman" w:cs="Times New Roman"/>
                      <w:b w:val="0"/>
                      <w:bCs w:val="0"/>
                      <w:i/>
                      <w:iCs/>
                      <w:lang w:val="es-ES"/>
                    </w:rPr>
                  </w:rPrChange>
                </w:rPr>
                <w:delText>Estudiar català em serà útil en el futur per trobar feina.</w:delText>
              </w:r>
            </w:del>
          </w:p>
          <w:p w14:paraId="684A93A1" w14:textId="4EF7AA67" w:rsidR="00882DA8" w:rsidRPr="006A383F" w:rsidDel="00621A22" w:rsidRDefault="00882DA8" w:rsidP="00C70BF2">
            <w:pPr>
              <w:spacing w:line="276" w:lineRule="auto"/>
              <w:jc w:val="both"/>
              <w:rPr>
                <w:del w:id="1420" w:author="Alejandro Andreas Jaume Losa" w:date="2024-04-09T09:21:00Z"/>
                <w:rFonts w:ascii="Times New Roman" w:hAnsi="Times New Roman" w:cs="Times New Roman"/>
                <w:i/>
                <w:iCs/>
                <w:rPrChange w:id="1421" w:author="Alejandro Andreas Jaume Losa" w:date="2024-04-10T08:26:00Z">
                  <w:rPr>
                    <w:del w:id="1422" w:author="Alejandro Andreas Jaume Losa" w:date="2024-04-09T09:21:00Z"/>
                    <w:rFonts w:ascii="Times New Roman" w:hAnsi="Times New Roman" w:cs="Times New Roman"/>
                    <w:i/>
                    <w:iCs/>
                    <w:lang w:val="es-ES"/>
                  </w:rPr>
                </w:rPrChange>
              </w:rPr>
            </w:pPr>
            <w:del w:id="1423" w:author="Alejandro Andreas Jaume Losa" w:date="2024-04-09T09:21:00Z">
              <w:r w:rsidRPr="006A383F" w:rsidDel="00621A22">
                <w:rPr>
                  <w:rFonts w:ascii="Times New Roman" w:hAnsi="Times New Roman" w:cs="Times New Roman"/>
                  <w:b w:val="0"/>
                  <w:bCs w:val="0"/>
                  <w:i/>
                  <w:iCs/>
                  <w:rPrChange w:id="1424" w:author="Alejandro Andreas Jaume Losa" w:date="2024-04-10T08:26:00Z">
                    <w:rPr>
                      <w:rFonts w:ascii="Times New Roman" w:hAnsi="Times New Roman" w:cs="Times New Roman"/>
                      <w:b w:val="0"/>
                      <w:bCs w:val="0"/>
                      <w:i/>
                      <w:iCs/>
                      <w:lang w:val="es-ES"/>
                    </w:rPr>
                  </w:rPrChange>
                </w:rPr>
                <w:delText>Estudiar catalán me resultará útil en el futuro para encontrar trabajo.</w:delText>
              </w:r>
            </w:del>
          </w:p>
          <w:p w14:paraId="100E6873" w14:textId="56B0CE92" w:rsidR="00882DA8" w:rsidRPr="00AA7C5F" w:rsidDel="00621A22" w:rsidRDefault="00882DA8" w:rsidP="00C70BF2">
            <w:pPr>
              <w:spacing w:line="276" w:lineRule="auto"/>
              <w:jc w:val="both"/>
              <w:rPr>
                <w:del w:id="1425" w:author="Alejandro Andreas Jaume Losa" w:date="2024-04-09T09:21:00Z"/>
                <w:rFonts w:ascii="Times New Roman" w:hAnsi="Times New Roman" w:cs="Times New Roman"/>
                <w:b w:val="0"/>
                <w:bCs w:val="0"/>
              </w:rPr>
            </w:pPr>
            <w:del w:id="1426" w:author="Alejandro Andreas Jaume Losa" w:date="2024-04-09T09:21:00Z">
              <w:r w:rsidRPr="00AA7C5F" w:rsidDel="00621A22">
                <w:rPr>
                  <w:rFonts w:ascii="Times New Roman" w:hAnsi="Times New Roman" w:cs="Times New Roman"/>
                  <w:b w:val="0"/>
                  <w:bCs w:val="0"/>
                </w:rPr>
                <w:delText>Learning Catalan will be useful to find a job in the future.</w:delText>
              </w:r>
            </w:del>
          </w:p>
        </w:tc>
        <w:tc>
          <w:tcPr>
            <w:tcW w:w="4675" w:type="dxa"/>
            <w:shd w:val="clear" w:color="auto" w:fill="auto"/>
          </w:tcPr>
          <w:p w14:paraId="13C9B8E8" w14:textId="57F18E8E"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27" w:author="Alejandro Andreas Jaume Losa" w:date="2024-04-09T09:21:00Z"/>
                <w:rFonts w:ascii="Times New Roman" w:hAnsi="Times New Roman" w:cs="Times New Roman"/>
              </w:rPr>
            </w:pPr>
          </w:p>
          <w:p w14:paraId="3CC74771" w14:textId="5CCD97EC" w:rsidR="00882DA8" w:rsidRPr="006A383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28" w:author="Alejandro Andreas Jaume Losa" w:date="2024-04-09T09:21:00Z"/>
                <w:rFonts w:ascii="Times New Roman" w:hAnsi="Times New Roman" w:cs="Times New Roman"/>
                <w:i/>
                <w:iCs/>
                <w:rPrChange w:id="1429" w:author="Alejandro Andreas Jaume Losa" w:date="2024-04-10T08:26:00Z">
                  <w:rPr>
                    <w:del w:id="1430" w:author="Alejandro Andreas Jaume Losa" w:date="2024-04-09T09:21:00Z"/>
                    <w:rFonts w:ascii="Times New Roman" w:hAnsi="Times New Roman" w:cs="Times New Roman"/>
                    <w:i/>
                    <w:iCs/>
                    <w:lang w:val="es-ES"/>
                  </w:rPr>
                </w:rPrChange>
              </w:rPr>
            </w:pPr>
            <w:del w:id="1431" w:author="Alejandro Andreas Jaume Losa" w:date="2024-04-09T09:21:00Z">
              <w:r w:rsidRPr="006A383F" w:rsidDel="00621A22">
                <w:rPr>
                  <w:rFonts w:ascii="Times New Roman" w:hAnsi="Times New Roman" w:cs="Times New Roman"/>
                  <w:i/>
                  <w:iCs/>
                  <w:rPrChange w:id="1432" w:author="Alejandro Andreas Jaume Losa" w:date="2024-04-10T08:26:00Z">
                    <w:rPr>
                      <w:rFonts w:ascii="Times New Roman" w:hAnsi="Times New Roman" w:cs="Times New Roman"/>
                      <w:i/>
                      <w:iCs/>
                      <w:lang w:val="es-ES"/>
                    </w:rPr>
                  </w:rPrChange>
                </w:rPr>
                <w:delText>Estudiar castellà em serà útil en el futur per trobar feina.</w:delText>
              </w:r>
            </w:del>
          </w:p>
          <w:p w14:paraId="440C8581" w14:textId="03F03736" w:rsidR="00882DA8" w:rsidRPr="006A383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33" w:author="Alejandro Andreas Jaume Losa" w:date="2024-04-09T09:21:00Z"/>
                <w:rFonts w:ascii="Times New Roman" w:hAnsi="Times New Roman" w:cs="Times New Roman"/>
                <w:i/>
                <w:iCs/>
                <w:rPrChange w:id="1434" w:author="Alejandro Andreas Jaume Losa" w:date="2024-04-10T08:26:00Z">
                  <w:rPr>
                    <w:del w:id="1435" w:author="Alejandro Andreas Jaume Losa" w:date="2024-04-09T09:21:00Z"/>
                    <w:rFonts w:ascii="Times New Roman" w:hAnsi="Times New Roman" w:cs="Times New Roman"/>
                    <w:i/>
                    <w:iCs/>
                    <w:lang w:val="es-ES"/>
                  </w:rPr>
                </w:rPrChange>
              </w:rPr>
            </w:pPr>
            <w:del w:id="1436" w:author="Alejandro Andreas Jaume Losa" w:date="2024-04-09T09:21:00Z">
              <w:r w:rsidRPr="006A383F" w:rsidDel="00621A22">
                <w:rPr>
                  <w:rFonts w:ascii="Times New Roman" w:hAnsi="Times New Roman" w:cs="Times New Roman"/>
                  <w:i/>
                  <w:iCs/>
                  <w:rPrChange w:id="1437" w:author="Alejandro Andreas Jaume Losa" w:date="2024-04-10T08:26:00Z">
                    <w:rPr>
                      <w:rFonts w:ascii="Times New Roman" w:hAnsi="Times New Roman" w:cs="Times New Roman"/>
                      <w:i/>
                      <w:iCs/>
                      <w:lang w:val="es-ES"/>
                    </w:rPr>
                  </w:rPrChange>
                </w:rPr>
                <w:delText>Estudiar castellano me resultará útil en el futuro para encontrar trabajo.</w:delText>
              </w:r>
            </w:del>
          </w:p>
          <w:p w14:paraId="2F6A7C55" w14:textId="7F136E1D"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38" w:author="Alejandro Andreas Jaume Losa" w:date="2024-04-09T09:21:00Z"/>
                <w:rFonts w:ascii="Times New Roman" w:hAnsi="Times New Roman" w:cs="Times New Roman"/>
              </w:rPr>
            </w:pPr>
            <w:del w:id="1439" w:author="Alejandro Andreas Jaume Losa" w:date="2024-04-09T09:21:00Z">
              <w:r w:rsidRPr="00AA7C5F" w:rsidDel="00621A22">
                <w:rPr>
                  <w:rFonts w:ascii="Times New Roman" w:hAnsi="Times New Roman" w:cs="Times New Roman"/>
                </w:rPr>
                <w:delText>Learning Spanish will be useful to find a job in the future.</w:delText>
              </w:r>
            </w:del>
          </w:p>
        </w:tc>
      </w:tr>
      <w:tr w:rsidR="00882DA8" w:rsidRPr="00AA7C5F" w:rsidDel="00621A22" w14:paraId="05048FCE" w14:textId="52EAF906" w:rsidTr="00C70BF2">
        <w:trPr>
          <w:del w:id="1440"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9A61820" w14:textId="34313815" w:rsidR="00882DA8" w:rsidRPr="00AA7C5F" w:rsidDel="00621A22" w:rsidRDefault="00882DA8" w:rsidP="00C70BF2">
            <w:pPr>
              <w:spacing w:line="276" w:lineRule="auto"/>
              <w:jc w:val="both"/>
              <w:rPr>
                <w:del w:id="1441" w:author="Alejandro Andreas Jaume Losa" w:date="2024-04-09T09:21:00Z"/>
                <w:rFonts w:ascii="Times New Roman" w:hAnsi="Times New Roman" w:cs="Times New Roman"/>
              </w:rPr>
            </w:pPr>
          </w:p>
          <w:p w14:paraId="13F840FF" w14:textId="64617AD5" w:rsidR="00882DA8" w:rsidRPr="006A383F" w:rsidDel="00621A22" w:rsidRDefault="00882DA8" w:rsidP="00C70BF2">
            <w:pPr>
              <w:spacing w:line="276" w:lineRule="auto"/>
              <w:jc w:val="both"/>
              <w:rPr>
                <w:del w:id="1442" w:author="Alejandro Andreas Jaume Losa" w:date="2024-04-09T09:21:00Z"/>
                <w:rFonts w:ascii="Times New Roman" w:hAnsi="Times New Roman" w:cs="Times New Roman"/>
                <w:b w:val="0"/>
                <w:bCs w:val="0"/>
                <w:i/>
                <w:iCs/>
                <w:rPrChange w:id="1443" w:author="Alejandro Andreas Jaume Losa" w:date="2024-04-10T08:26:00Z">
                  <w:rPr>
                    <w:del w:id="1444" w:author="Alejandro Andreas Jaume Losa" w:date="2024-04-09T09:21:00Z"/>
                    <w:rFonts w:ascii="Times New Roman" w:hAnsi="Times New Roman" w:cs="Times New Roman"/>
                    <w:b w:val="0"/>
                    <w:bCs w:val="0"/>
                    <w:i/>
                    <w:iCs/>
                    <w:lang w:val="es-ES"/>
                  </w:rPr>
                </w:rPrChange>
              </w:rPr>
            </w:pPr>
            <w:del w:id="1445" w:author="Alejandro Andreas Jaume Losa" w:date="2024-04-09T09:21:00Z">
              <w:r w:rsidRPr="006A383F" w:rsidDel="00621A22">
                <w:rPr>
                  <w:rFonts w:ascii="Times New Roman" w:hAnsi="Times New Roman" w:cs="Times New Roman"/>
                  <w:b w:val="0"/>
                  <w:bCs w:val="0"/>
                  <w:i/>
                  <w:iCs/>
                  <w:rPrChange w:id="1446" w:author="Alejandro Andreas Jaume Losa" w:date="2024-04-10T08:26:00Z">
                    <w:rPr>
                      <w:rFonts w:ascii="Times New Roman" w:hAnsi="Times New Roman" w:cs="Times New Roman"/>
                      <w:b w:val="0"/>
                      <w:bCs w:val="0"/>
                      <w:i/>
                      <w:iCs/>
                      <w:lang w:val="es-ES"/>
                    </w:rPr>
                  </w:rPrChange>
                </w:rPr>
                <w:delText>El català serveix per a un àmbits i el castellà per a uns altres.</w:delText>
              </w:r>
            </w:del>
          </w:p>
          <w:p w14:paraId="35E2210C" w14:textId="7A350E63" w:rsidR="00882DA8" w:rsidRPr="006A383F" w:rsidDel="00621A22" w:rsidRDefault="00882DA8" w:rsidP="00C70BF2">
            <w:pPr>
              <w:spacing w:line="276" w:lineRule="auto"/>
              <w:jc w:val="both"/>
              <w:rPr>
                <w:del w:id="1447" w:author="Alejandro Andreas Jaume Losa" w:date="2024-04-09T09:21:00Z"/>
                <w:rFonts w:ascii="Times New Roman" w:hAnsi="Times New Roman" w:cs="Times New Roman"/>
                <w:b w:val="0"/>
                <w:bCs w:val="0"/>
                <w:rPrChange w:id="1448" w:author="Alejandro Andreas Jaume Losa" w:date="2024-04-10T08:26:00Z">
                  <w:rPr>
                    <w:del w:id="1449" w:author="Alejandro Andreas Jaume Losa" w:date="2024-04-09T09:21:00Z"/>
                    <w:rFonts w:ascii="Times New Roman" w:hAnsi="Times New Roman" w:cs="Times New Roman"/>
                    <w:b w:val="0"/>
                    <w:bCs w:val="0"/>
                    <w:lang w:val="es-ES"/>
                  </w:rPr>
                </w:rPrChange>
              </w:rPr>
            </w:pPr>
            <w:del w:id="1450" w:author="Alejandro Andreas Jaume Losa" w:date="2024-04-09T09:21:00Z">
              <w:r w:rsidRPr="006A383F" w:rsidDel="00621A22">
                <w:rPr>
                  <w:rFonts w:ascii="Times New Roman" w:hAnsi="Times New Roman" w:cs="Times New Roman"/>
                  <w:b w:val="0"/>
                  <w:bCs w:val="0"/>
                  <w:i/>
                  <w:iCs/>
                  <w:rPrChange w:id="1451" w:author="Alejandro Andreas Jaume Losa" w:date="2024-04-10T08:26:00Z">
                    <w:rPr>
                      <w:rFonts w:ascii="Times New Roman" w:hAnsi="Times New Roman" w:cs="Times New Roman"/>
                      <w:b w:val="0"/>
                      <w:bCs w:val="0"/>
                      <w:i/>
                      <w:iCs/>
                      <w:lang w:val="es-ES"/>
                    </w:rPr>
                  </w:rPrChange>
                </w:rPr>
                <w:delText>El catalán sirve para unos ámbitos y el castellano para otros</w:delText>
              </w:r>
              <w:r w:rsidRPr="006A383F" w:rsidDel="00621A22">
                <w:rPr>
                  <w:rFonts w:ascii="Times New Roman" w:hAnsi="Times New Roman" w:cs="Times New Roman"/>
                  <w:b w:val="0"/>
                  <w:bCs w:val="0"/>
                  <w:rPrChange w:id="1452" w:author="Alejandro Andreas Jaume Losa" w:date="2024-04-10T08:26:00Z">
                    <w:rPr>
                      <w:rFonts w:ascii="Times New Roman" w:hAnsi="Times New Roman" w:cs="Times New Roman"/>
                      <w:b w:val="0"/>
                      <w:bCs w:val="0"/>
                      <w:lang w:val="es-ES"/>
                    </w:rPr>
                  </w:rPrChange>
                </w:rPr>
                <w:delText>.</w:delText>
              </w:r>
            </w:del>
          </w:p>
          <w:p w14:paraId="3F1A9BDB" w14:textId="24EC96A6" w:rsidR="00882DA8" w:rsidRPr="00AA7C5F" w:rsidDel="00621A22" w:rsidRDefault="00882DA8" w:rsidP="00C70BF2">
            <w:pPr>
              <w:spacing w:line="276" w:lineRule="auto"/>
              <w:jc w:val="both"/>
              <w:rPr>
                <w:del w:id="1453" w:author="Alejandro Andreas Jaume Losa" w:date="2024-04-09T09:21:00Z"/>
                <w:rFonts w:ascii="Times New Roman" w:hAnsi="Times New Roman" w:cs="Times New Roman"/>
              </w:rPr>
            </w:pPr>
            <w:del w:id="1454" w:author="Alejandro Andreas Jaume Losa" w:date="2024-04-09T09:21:00Z">
              <w:r w:rsidRPr="00AA7C5F" w:rsidDel="00621A22">
                <w:rPr>
                  <w:rFonts w:ascii="Times New Roman" w:hAnsi="Times New Roman" w:cs="Times New Roman"/>
                  <w:b w:val="0"/>
                  <w:bCs w:val="0"/>
                </w:rPr>
                <w:delText>Catalan is used in some contexts and Spanish in some others.</w:delText>
              </w:r>
            </w:del>
          </w:p>
        </w:tc>
        <w:tc>
          <w:tcPr>
            <w:tcW w:w="4675" w:type="dxa"/>
            <w:shd w:val="clear" w:color="auto" w:fill="auto"/>
          </w:tcPr>
          <w:p w14:paraId="7AD9F9DF" w14:textId="235C2530" w:rsidR="00882DA8" w:rsidRPr="00AA7C5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55" w:author="Alejandro Andreas Jaume Losa" w:date="2024-04-09T09:21:00Z"/>
                <w:rFonts w:ascii="Times New Roman" w:hAnsi="Times New Roman" w:cs="Times New Roman"/>
              </w:rPr>
            </w:pPr>
          </w:p>
          <w:p w14:paraId="1753CDA2" w14:textId="4FB44C96" w:rsidR="00882DA8" w:rsidRPr="006A383F" w:rsidDel="00621A22"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456" w:author="Alejandro Andreas Jaume Losa" w:date="2024-04-09T09:21:00Z"/>
                <w:rFonts w:ascii="Times New Roman" w:hAnsi="Times New Roman" w:cs="Times New Roman"/>
                <w:rPrChange w:id="1457" w:author="Alejandro Andreas Jaume Losa" w:date="2024-04-10T08:26:00Z">
                  <w:rPr>
                    <w:del w:id="1458" w:author="Alejandro Andreas Jaume Losa" w:date="2024-04-09T09:21:00Z"/>
                    <w:rFonts w:ascii="Times New Roman" w:hAnsi="Times New Roman" w:cs="Times New Roman"/>
                    <w:lang w:val="es-ES"/>
                  </w:rPr>
                </w:rPrChange>
              </w:rPr>
            </w:pPr>
            <w:del w:id="1459" w:author="Alejandro Andreas Jaume Losa" w:date="2024-04-09T09:21:00Z">
              <w:r w:rsidRPr="006A383F" w:rsidDel="00621A22">
                <w:rPr>
                  <w:rFonts w:ascii="Times New Roman" w:hAnsi="Times New Roman" w:cs="Times New Roman"/>
                  <w:rPrChange w:id="1460" w:author="Alejandro Andreas Jaume Losa" w:date="2024-04-10T08:26:00Z">
                    <w:rPr>
                      <w:rFonts w:ascii="Times New Roman" w:hAnsi="Times New Roman" w:cs="Times New Roman"/>
                      <w:lang w:val="es-ES"/>
                    </w:rPr>
                  </w:rPrChange>
                </w:rPr>
                <w:delText>N/A</w:delText>
              </w:r>
            </w:del>
          </w:p>
        </w:tc>
      </w:tr>
      <w:tr w:rsidR="00882DA8" w:rsidRPr="00AA7C5F" w:rsidDel="00621A22" w14:paraId="2C293E27" w14:textId="3806D155" w:rsidTr="00C70BF2">
        <w:trPr>
          <w:cnfStyle w:val="000000100000" w:firstRow="0" w:lastRow="0" w:firstColumn="0" w:lastColumn="0" w:oddVBand="0" w:evenVBand="0" w:oddHBand="1" w:evenHBand="0" w:firstRowFirstColumn="0" w:firstRowLastColumn="0" w:lastRowFirstColumn="0" w:lastRowLastColumn="0"/>
          <w:del w:id="1461" w:author="Alejandro Andreas Jaume Losa" w:date="2024-04-09T09:21: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1B0D7E0C" w14:textId="1B602F8D" w:rsidR="00882DA8" w:rsidRPr="006A383F" w:rsidDel="00621A22" w:rsidRDefault="00882DA8" w:rsidP="00C70BF2">
            <w:pPr>
              <w:spacing w:line="276" w:lineRule="auto"/>
              <w:jc w:val="both"/>
              <w:rPr>
                <w:del w:id="1462" w:author="Alejandro Andreas Jaume Losa" w:date="2024-04-09T09:21:00Z"/>
                <w:rFonts w:ascii="Times New Roman" w:hAnsi="Times New Roman" w:cs="Times New Roman"/>
              </w:rPr>
            </w:pPr>
          </w:p>
          <w:p w14:paraId="6FA94C47" w14:textId="1129ACC9" w:rsidR="00882DA8" w:rsidRPr="006A383F" w:rsidDel="00621A22" w:rsidRDefault="00882DA8" w:rsidP="00C70BF2">
            <w:pPr>
              <w:spacing w:line="276" w:lineRule="auto"/>
              <w:jc w:val="both"/>
              <w:rPr>
                <w:del w:id="1463" w:author="Alejandro Andreas Jaume Losa" w:date="2024-04-09T09:21:00Z"/>
                <w:rFonts w:ascii="Times New Roman" w:hAnsi="Times New Roman" w:cs="Times New Roman"/>
                <w:b w:val="0"/>
                <w:bCs w:val="0"/>
                <w:i/>
                <w:iCs/>
                <w:rPrChange w:id="1464" w:author="Alejandro Andreas Jaume Losa" w:date="2024-04-10T08:26:00Z">
                  <w:rPr>
                    <w:del w:id="1465" w:author="Alejandro Andreas Jaume Losa" w:date="2024-04-09T09:21:00Z"/>
                    <w:rFonts w:ascii="Times New Roman" w:hAnsi="Times New Roman" w:cs="Times New Roman"/>
                    <w:b w:val="0"/>
                    <w:bCs w:val="0"/>
                    <w:i/>
                    <w:iCs/>
                    <w:lang w:val="es-ES"/>
                  </w:rPr>
                </w:rPrChange>
              </w:rPr>
            </w:pPr>
            <w:del w:id="1466" w:author="Alejandro Andreas Jaume Losa" w:date="2024-04-09T09:21:00Z">
              <w:r w:rsidRPr="006A383F" w:rsidDel="00621A22">
                <w:rPr>
                  <w:rFonts w:ascii="Times New Roman" w:hAnsi="Times New Roman" w:cs="Times New Roman"/>
                  <w:b w:val="0"/>
                  <w:bCs w:val="0"/>
                  <w:i/>
                  <w:iCs/>
                  <w:rPrChange w:id="1467" w:author="Alejandro Andreas Jaume Losa" w:date="2024-04-10T08:26:00Z">
                    <w:rPr>
                      <w:rFonts w:ascii="Times New Roman" w:hAnsi="Times New Roman" w:cs="Times New Roman"/>
                      <w:b w:val="0"/>
                      <w:bCs w:val="0"/>
                      <w:i/>
                      <w:iCs/>
                      <w:lang w:val="es-ES"/>
                    </w:rPr>
                  </w:rPrChange>
                </w:rPr>
                <w:delText>El català és una llengua rural</w:delText>
              </w:r>
            </w:del>
          </w:p>
          <w:p w14:paraId="4CE0294B" w14:textId="667730D7" w:rsidR="00882DA8" w:rsidRPr="006A383F" w:rsidDel="00621A22" w:rsidRDefault="00882DA8" w:rsidP="00C70BF2">
            <w:pPr>
              <w:spacing w:line="276" w:lineRule="auto"/>
              <w:jc w:val="both"/>
              <w:rPr>
                <w:del w:id="1468" w:author="Alejandro Andreas Jaume Losa" w:date="2024-04-09T09:21:00Z"/>
                <w:rFonts w:ascii="Times New Roman" w:hAnsi="Times New Roman" w:cs="Times New Roman"/>
                <w:b w:val="0"/>
                <w:bCs w:val="0"/>
                <w:i/>
                <w:iCs/>
                <w:rPrChange w:id="1469" w:author="Alejandro Andreas Jaume Losa" w:date="2024-04-10T08:26:00Z">
                  <w:rPr>
                    <w:del w:id="1470" w:author="Alejandro Andreas Jaume Losa" w:date="2024-04-09T09:21:00Z"/>
                    <w:rFonts w:ascii="Times New Roman" w:hAnsi="Times New Roman" w:cs="Times New Roman"/>
                    <w:b w:val="0"/>
                    <w:bCs w:val="0"/>
                    <w:i/>
                    <w:iCs/>
                    <w:lang w:val="es-ES"/>
                  </w:rPr>
                </w:rPrChange>
              </w:rPr>
            </w:pPr>
            <w:del w:id="1471" w:author="Alejandro Andreas Jaume Losa" w:date="2024-04-09T09:21:00Z">
              <w:r w:rsidRPr="006A383F" w:rsidDel="00621A22">
                <w:rPr>
                  <w:rFonts w:ascii="Times New Roman" w:hAnsi="Times New Roman" w:cs="Times New Roman"/>
                  <w:b w:val="0"/>
                  <w:bCs w:val="0"/>
                  <w:i/>
                  <w:iCs/>
                  <w:rPrChange w:id="1472" w:author="Alejandro Andreas Jaume Losa" w:date="2024-04-10T08:26:00Z">
                    <w:rPr>
                      <w:rFonts w:ascii="Times New Roman" w:hAnsi="Times New Roman" w:cs="Times New Roman"/>
                      <w:b w:val="0"/>
                      <w:bCs w:val="0"/>
                      <w:i/>
                      <w:iCs/>
                      <w:lang w:val="es-ES"/>
                    </w:rPr>
                  </w:rPrChange>
                </w:rPr>
                <w:delText>El catalán es una lengua rural</w:delText>
              </w:r>
            </w:del>
          </w:p>
          <w:p w14:paraId="4E9CF27E" w14:textId="71FA7A75" w:rsidR="00882DA8" w:rsidRPr="00AA7C5F" w:rsidDel="00621A22" w:rsidRDefault="00882DA8" w:rsidP="00C70BF2">
            <w:pPr>
              <w:spacing w:line="276" w:lineRule="auto"/>
              <w:jc w:val="both"/>
              <w:rPr>
                <w:del w:id="1473" w:author="Alejandro Andreas Jaume Losa" w:date="2024-04-09T09:21:00Z"/>
                <w:rFonts w:ascii="Times New Roman" w:hAnsi="Times New Roman" w:cs="Times New Roman"/>
              </w:rPr>
            </w:pPr>
            <w:del w:id="1474" w:author="Alejandro Andreas Jaume Losa" w:date="2024-04-09T09:21:00Z">
              <w:r w:rsidRPr="00AA7C5F" w:rsidDel="00621A22">
                <w:rPr>
                  <w:rFonts w:ascii="Times New Roman" w:hAnsi="Times New Roman" w:cs="Times New Roman"/>
                  <w:b w:val="0"/>
                  <w:bCs w:val="0"/>
                </w:rPr>
                <w:delText>Catalan is a rural language</w:delText>
              </w:r>
            </w:del>
          </w:p>
        </w:tc>
        <w:tc>
          <w:tcPr>
            <w:tcW w:w="4675" w:type="dxa"/>
            <w:tcBorders>
              <w:bottom w:val="single" w:sz="4" w:space="0" w:color="auto"/>
            </w:tcBorders>
            <w:shd w:val="clear" w:color="auto" w:fill="auto"/>
          </w:tcPr>
          <w:p w14:paraId="760FBA37" w14:textId="3138C26E"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75" w:author="Alejandro Andreas Jaume Losa" w:date="2024-04-09T09:21:00Z"/>
                <w:rFonts w:ascii="Times New Roman" w:hAnsi="Times New Roman" w:cs="Times New Roman"/>
              </w:rPr>
            </w:pPr>
          </w:p>
          <w:p w14:paraId="5467C624" w14:textId="19DFC149" w:rsidR="00882DA8" w:rsidRPr="00AA7C5F" w:rsidDel="00621A22"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476" w:author="Alejandro Andreas Jaume Losa" w:date="2024-04-09T09:21:00Z"/>
                <w:rFonts w:ascii="Times New Roman" w:hAnsi="Times New Roman" w:cs="Times New Roman"/>
              </w:rPr>
            </w:pPr>
            <w:del w:id="1477" w:author="Alejandro Andreas Jaume Losa" w:date="2024-04-09T09:21:00Z">
              <w:r w:rsidRPr="00AA7C5F" w:rsidDel="00621A22">
                <w:rPr>
                  <w:rFonts w:ascii="Times New Roman" w:hAnsi="Times New Roman" w:cs="Times New Roman"/>
                </w:rPr>
                <w:delText>N/A</w:delText>
              </w:r>
            </w:del>
          </w:p>
        </w:tc>
      </w:tr>
    </w:tbl>
    <w:p w14:paraId="4542274C" w14:textId="09413066" w:rsidR="00882DA8" w:rsidRPr="00AA7C5F" w:rsidDel="00621A22" w:rsidRDefault="00621A22" w:rsidP="00882DA8">
      <w:pPr>
        <w:spacing w:line="480" w:lineRule="auto"/>
        <w:jc w:val="both"/>
        <w:rPr>
          <w:del w:id="1478" w:author="Alejandro Andreas Jaume Losa" w:date="2024-04-09T09:21:00Z"/>
          <w:rFonts w:ascii="Times New Roman" w:hAnsi="Times New Roman" w:cs="Times New Roman"/>
          <w:b/>
          <w:bCs/>
          <w:lang w:val="es-ES"/>
        </w:rPr>
      </w:pPr>
      <w:ins w:id="1479" w:author="Alejandro Andreas Jaume Losa" w:date="2024-04-09T09:21:00Z">
        <w:r>
          <w:rPr>
            <w:rFonts w:ascii="Times New Roman" w:hAnsi="Times New Roman" w:cs="Times New Roman"/>
          </w:rPr>
          <w:tab/>
        </w:r>
      </w:ins>
    </w:p>
    <w:p w14:paraId="15EA733E" w14:textId="6F51906A" w:rsidR="00882DA8" w:rsidDel="00621A22" w:rsidRDefault="00882DA8" w:rsidP="00621A22">
      <w:pPr>
        <w:spacing w:line="480" w:lineRule="auto"/>
        <w:jc w:val="both"/>
        <w:rPr>
          <w:del w:id="1480" w:author="Alejandro Andreas Jaume Losa" w:date="2024-04-09T09:22:00Z"/>
          <w:rFonts w:ascii="Times New Roman" w:hAnsi="Times New Roman" w:cs="Times New Roman"/>
        </w:rPr>
      </w:pPr>
      <w:r w:rsidRPr="00AA7C5F">
        <w:rPr>
          <w:rFonts w:ascii="Times New Roman" w:hAnsi="Times New Roman" w:cs="Times New Roman"/>
        </w:rPr>
        <w:t>Analysis of participant responses to the statements ‘Both languages are equally important’, ‘Learning Catalan will be useful to find a job in the future’, ‘Learning Spanish will be useful to find a job in the future’, ‘Catalan is used in some contexts and Spanish in some others’, and ‘Catalan is a rural language’ revealed no statistically significant differences in responses with regard to political orientation. All participants, independent of political orientation, showed similar responses to these statements,</w:t>
      </w:r>
      <w:ins w:id="1481" w:author="Alejandro Andreas Jaume Losa" w:date="2024-04-09T09:21:00Z">
        <w:r w:rsidR="00621A22">
          <w:rPr>
            <w:rFonts w:ascii="Times New Roman" w:hAnsi="Times New Roman" w:cs="Times New Roman"/>
          </w:rPr>
          <w:t xml:space="preserve"> indicating that these particular</w:t>
        </w:r>
      </w:ins>
      <w:ins w:id="1482" w:author="Alejandro Andreas Jaume Losa" w:date="2024-04-09T09:22:00Z">
        <w:r w:rsidR="00621A22">
          <w:rPr>
            <w:rFonts w:ascii="Times New Roman" w:hAnsi="Times New Roman" w:cs="Times New Roman"/>
          </w:rPr>
          <w:t xml:space="preserve"> attitudes are not connected to political orientation in these data.</w:t>
        </w:r>
      </w:ins>
      <w:del w:id="1483" w:author="Alejandro Andreas Jaume Losa" w:date="2024-04-09T09:22:00Z">
        <w:r w:rsidRPr="00AA7C5F" w:rsidDel="00621A22">
          <w:rPr>
            <w:rFonts w:ascii="Times New Roman" w:hAnsi="Times New Roman" w:cs="Times New Roman"/>
          </w:rPr>
          <w:delText xml:space="preserve"> </w:delText>
        </w:r>
        <w:commentRangeStart w:id="1484"/>
        <w:r w:rsidRPr="00AA7C5F" w:rsidDel="00621A22">
          <w:rPr>
            <w:rFonts w:ascii="Times New Roman" w:hAnsi="Times New Roman" w:cs="Times New Roman"/>
          </w:rPr>
          <w:delText xml:space="preserve">indicating general consensus regarding </w:delText>
        </w:r>
        <w:commentRangeEnd w:id="1484"/>
        <w:r w:rsidR="00E22882" w:rsidDel="00621A22">
          <w:rPr>
            <w:rStyle w:val="CommentReference"/>
            <w:rFonts w:ascii="Times New Roman" w:eastAsia="Times New Roman" w:hAnsi="Times New Roman" w:cs="Times New Roman"/>
            <w:kern w:val="0"/>
            <w14:ligatures w14:val="none"/>
          </w:rPr>
          <w:commentReference w:id="1484"/>
        </w:r>
        <w:r w:rsidRPr="00AA7C5F" w:rsidDel="00621A22">
          <w:rPr>
            <w:rFonts w:ascii="Times New Roman" w:hAnsi="Times New Roman" w:cs="Times New Roman"/>
          </w:rPr>
          <w:delText>attitudes towards perceived importance and usefulness of both Catalan and Spanish.</w:delText>
        </w:r>
      </w:del>
    </w:p>
    <w:p w14:paraId="11D82ED6" w14:textId="2639D1FF" w:rsidR="00621A22" w:rsidRPr="00AA7C5F" w:rsidRDefault="00621A22">
      <w:pPr>
        <w:spacing w:line="480" w:lineRule="auto"/>
        <w:jc w:val="both"/>
        <w:rPr>
          <w:ins w:id="1485" w:author="Alejandro Andreas Jaume Losa" w:date="2024-04-09T09:22:00Z"/>
          <w:rFonts w:ascii="Times New Roman" w:hAnsi="Times New Roman" w:cs="Times New Roman"/>
        </w:rPr>
        <w:pPrChange w:id="1486" w:author="Alejandro Andreas Jaume Losa" w:date="2024-04-09T09:22:00Z">
          <w:pPr>
            <w:spacing w:line="480" w:lineRule="auto"/>
            <w:ind w:firstLine="720"/>
            <w:jc w:val="both"/>
          </w:pPr>
        </w:pPrChange>
      </w:pPr>
    </w:p>
    <w:p w14:paraId="5E53C2D3" w14:textId="04E0A58D" w:rsidR="00882DA8" w:rsidRPr="00AA7C5F" w:rsidDel="00621A22" w:rsidRDefault="00882DA8" w:rsidP="00621A22">
      <w:pPr>
        <w:spacing w:line="480" w:lineRule="auto"/>
        <w:ind w:firstLine="720"/>
        <w:jc w:val="both"/>
        <w:rPr>
          <w:del w:id="1487" w:author="Alejandro Andreas Jaume Losa" w:date="2024-04-09T09:24:00Z"/>
          <w:rFonts w:ascii="Times New Roman" w:hAnsi="Times New Roman" w:cs="Times New Roman"/>
        </w:rPr>
      </w:pPr>
      <w:r w:rsidRPr="00AA7C5F">
        <w:rPr>
          <w:rFonts w:ascii="Times New Roman" w:hAnsi="Times New Roman" w:cs="Times New Roman"/>
        </w:rPr>
        <w:lastRenderedPageBreak/>
        <w:t>Participant</w:t>
      </w:r>
      <w:ins w:id="1488" w:author="Alejandro Andreas Jaume Losa" w:date="2024-04-09T09:23:00Z">
        <w:r w:rsidR="00621A22">
          <w:rPr>
            <w:rFonts w:ascii="Times New Roman" w:hAnsi="Times New Roman" w:cs="Times New Roman"/>
          </w:rPr>
          <w:t xml:space="preserve"> </w:t>
        </w:r>
      </w:ins>
      <w:del w:id="1489" w:author="Alejandro Andreas Jaume Losa" w:date="2024-04-09T09:23:00Z">
        <w:r w:rsidRPr="00AA7C5F" w:rsidDel="00621A22">
          <w:rPr>
            <w:rFonts w:ascii="Times New Roman" w:hAnsi="Times New Roman" w:cs="Times New Roman"/>
          </w:rPr>
          <w:delText xml:space="preserve"> </w:delText>
        </w:r>
      </w:del>
      <w:r w:rsidRPr="00AA7C5F">
        <w:rPr>
          <w:rFonts w:ascii="Times New Roman" w:hAnsi="Times New Roman" w:cs="Times New Roman"/>
        </w:rPr>
        <w:t xml:space="preserve">responses to the statements ‘Spanish can become an important language in the European context’ and ‘Catalan can become an important language in the European context’ </w:t>
      </w:r>
      <w:ins w:id="1490" w:author="Alejandro Andreas Jaume Losa" w:date="2024-04-09T09:23:00Z">
        <w:r w:rsidR="00621A22">
          <w:rPr>
            <w:rFonts w:ascii="Times New Roman" w:hAnsi="Times New Roman" w:cs="Times New Roman"/>
          </w:rPr>
          <w:t>revealed intriguing contrasts.</w:t>
        </w:r>
      </w:ins>
      <w:commentRangeStart w:id="1491"/>
      <w:del w:id="1492" w:author="Alejandro Andreas Jaume Losa" w:date="2024-04-09T09:23:00Z">
        <w:r w:rsidRPr="00AA7C5F" w:rsidDel="00621A22">
          <w:rPr>
            <w:rFonts w:ascii="Times New Roman" w:hAnsi="Times New Roman" w:cs="Times New Roman"/>
          </w:rPr>
          <w:delText>showed interesting differences</w:delText>
        </w:r>
        <w:commentRangeEnd w:id="1491"/>
        <w:r w:rsidR="00D25F67" w:rsidDel="00621A22">
          <w:rPr>
            <w:rStyle w:val="CommentReference"/>
            <w:rFonts w:ascii="Times New Roman" w:eastAsia="Times New Roman" w:hAnsi="Times New Roman" w:cs="Times New Roman"/>
            <w:kern w:val="0"/>
            <w14:ligatures w14:val="none"/>
          </w:rPr>
          <w:commentReference w:id="1491"/>
        </w:r>
        <w:r w:rsidRPr="00AA7C5F" w:rsidDel="00621A22">
          <w:rPr>
            <w:rFonts w:ascii="Times New Roman" w:hAnsi="Times New Roman" w:cs="Times New Roman"/>
          </w:rPr>
          <w:delText>.</w:delText>
        </w:r>
      </w:del>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79.45),</w:t>
      </w:r>
      <w:ins w:id="1493" w:author="Alejandro Andreas Jaume Losa" w:date="2024-04-09T09:23:00Z">
        <w:r w:rsidR="00621A22">
          <w:rPr>
            <w:rFonts w:ascii="Times New Roman" w:hAnsi="Times New Roman" w:cs="Times New Roman"/>
          </w:rPr>
          <w:t xml:space="preserve"> that these particular attitudes are not connected to political orientation in these data</w:t>
        </w:r>
      </w:ins>
      <w:ins w:id="1494" w:author="Alejandro Andreas Jaume Losa" w:date="2024-04-09T09:24:00Z">
        <w:r w:rsidR="00621A22">
          <w:rPr>
            <w:rFonts w:ascii="Times New Roman" w:hAnsi="Times New Roman" w:cs="Times New Roman"/>
          </w:rPr>
          <w:t xml:space="preserve">. </w:t>
        </w:r>
      </w:ins>
      <w:del w:id="1495" w:author="Alejandro Andreas Jaume Losa" w:date="2024-04-09T09:23:00Z">
        <w:r w:rsidRPr="00AA7C5F" w:rsidDel="00621A22">
          <w:rPr>
            <w:rFonts w:ascii="Times New Roman" w:hAnsi="Times New Roman" w:cs="Times New Roman"/>
          </w:rPr>
          <w:delText xml:space="preserve"> </w:delText>
        </w:r>
        <w:commentRangeStart w:id="1496"/>
        <w:r w:rsidRPr="00AA7C5F" w:rsidDel="00621A22">
          <w:rPr>
            <w:rFonts w:ascii="Times New Roman" w:hAnsi="Times New Roman" w:cs="Times New Roman"/>
          </w:rPr>
          <w:delText xml:space="preserve">indicating general consensus regarding attitudes towards Spanish. </w:delText>
        </w:r>
        <w:commentRangeEnd w:id="1496"/>
        <w:r w:rsidR="00D25F67" w:rsidDel="00621A22">
          <w:rPr>
            <w:rStyle w:val="CommentReference"/>
            <w:rFonts w:ascii="Times New Roman" w:eastAsia="Times New Roman" w:hAnsi="Times New Roman" w:cs="Times New Roman"/>
            <w:kern w:val="0"/>
            <w14:ligatures w14:val="none"/>
          </w:rPr>
          <w:commentReference w:id="1496"/>
        </w:r>
      </w:del>
      <w:r w:rsidRPr="00AA7C5F">
        <w:rPr>
          <w:rFonts w:ascii="Times New Roman" w:hAnsi="Times New Roman" w:cs="Times New Roman"/>
        </w:rPr>
        <w:t>However, when presented with the statement ‘Catalan can become an important language in the European context’, participants with a more progressive political orientation</w:t>
      </w:r>
      <w:del w:id="1497" w:author="Alejandro Andreas Jaume Losa" w:date="2024-04-09T09:24:00Z">
        <w:r w:rsidRPr="00AA7C5F" w:rsidDel="00621A22">
          <w:rPr>
            <w:rFonts w:ascii="Times New Roman" w:hAnsi="Times New Roman" w:cs="Times New Roman"/>
          </w:rPr>
          <w:delText xml:space="preserve"> (far-left, left, and center-left)</w:delText>
        </w:r>
      </w:del>
      <w:r w:rsidRPr="00AA7C5F">
        <w:rPr>
          <w:rFonts w:ascii="Times New Roman" w:hAnsi="Times New Roman" w:cs="Times New Roman"/>
        </w:rPr>
        <w:t xml:space="preserve"> indicated a greater level of agreement with this statement, whereas those who identified as conservative</w:t>
      </w:r>
      <w:ins w:id="1498" w:author="Alejandro Andreas Jaume Losa" w:date="2024-04-09T09:24:00Z">
        <w:r w:rsidR="00621A22">
          <w:rPr>
            <w:rFonts w:ascii="Times New Roman" w:hAnsi="Times New Roman" w:cs="Times New Roman"/>
          </w:rPr>
          <w:t xml:space="preserve"> </w:t>
        </w:r>
      </w:ins>
      <w:del w:id="1499" w:author="Alejandro Andreas Jaume Losa" w:date="2024-04-09T09:24:00Z">
        <w:r w:rsidRPr="00AA7C5F" w:rsidDel="00621A22">
          <w:rPr>
            <w:rFonts w:ascii="Times New Roman" w:hAnsi="Times New Roman" w:cs="Times New Roman"/>
          </w:rPr>
          <w:delText xml:space="preserve"> (center, center-right, and right) </w:delText>
        </w:r>
      </w:del>
      <w:r w:rsidRPr="00AA7C5F">
        <w:rPr>
          <w:rFonts w:ascii="Times New Roman" w:hAnsi="Times New Roman" w:cs="Times New Roman"/>
        </w:rPr>
        <w:t xml:space="preserve">indicated a much lower level of agreement with it, as presented in Table </w:t>
      </w:r>
      <w:del w:id="1500" w:author="Alejandro Andreas Jaume Losa" w:date="2024-04-10T18:52:00Z">
        <w:r w:rsidR="0070546B" w:rsidRPr="00AA7C5F" w:rsidDel="0005100F">
          <w:rPr>
            <w:rFonts w:ascii="Times New Roman" w:hAnsi="Times New Roman" w:cs="Times New Roman"/>
          </w:rPr>
          <w:delText>17</w:delText>
        </w:r>
      </w:del>
      <w:ins w:id="1501" w:author="Alejandro Andreas Jaume Losa" w:date="2024-04-10T18:52:00Z">
        <w:r w:rsidR="0005100F">
          <w:rPr>
            <w:rFonts w:ascii="Times New Roman" w:hAnsi="Times New Roman" w:cs="Times New Roman"/>
          </w:rPr>
          <w:t>14</w:t>
        </w:r>
      </w:ins>
      <w:r w:rsidRPr="00AA7C5F">
        <w:rPr>
          <w:rFonts w:ascii="Times New Roman" w:hAnsi="Times New Roman" w:cs="Times New Roman"/>
        </w:rPr>
        <w:t>.</w:t>
      </w:r>
    </w:p>
    <w:p w14:paraId="4E66066C" w14:textId="77777777" w:rsidR="00882DA8" w:rsidRPr="00AA7C5F" w:rsidRDefault="00882DA8">
      <w:pPr>
        <w:spacing w:line="480" w:lineRule="auto"/>
        <w:ind w:firstLine="720"/>
        <w:jc w:val="both"/>
        <w:rPr>
          <w:rFonts w:ascii="Times New Roman" w:hAnsi="Times New Roman" w:cs="Times New Roman"/>
          <w:b/>
          <w:bCs/>
        </w:rPr>
        <w:pPrChange w:id="1502" w:author="Alejandro Andreas Jaume Losa" w:date="2024-04-09T09:24:00Z">
          <w:pPr>
            <w:spacing w:line="480" w:lineRule="auto"/>
            <w:jc w:val="both"/>
          </w:pPr>
        </w:pPrChange>
      </w:pPr>
    </w:p>
    <w:p w14:paraId="3B113B0C" w14:textId="3D3BE9B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del w:id="1503" w:author="Alejandro Andreas Jaume Losa" w:date="2024-04-10T18:52:00Z">
        <w:r w:rsidR="0070546B" w:rsidRPr="00AA7C5F" w:rsidDel="0005100F">
          <w:rPr>
            <w:rFonts w:ascii="Times New Roman" w:hAnsi="Times New Roman" w:cs="Times New Roman"/>
            <w:b/>
            <w:bCs/>
          </w:rPr>
          <w:delText>17</w:delText>
        </w:r>
      </w:del>
      <w:ins w:id="1504" w:author="Alejandro Andreas Jaume Losa" w:date="2024-04-10T18:52:00Z">
        <w:r w:rsidR="0005100F">
          <w:rPr>
            <w:rFonts w:ascii="Times New Roman" w:hAnsi="Times New Roman" w:cs="Times New Roman"/>
            <w:b/>
            <w:bCs/>
          </w:rPr>
          <w:t>14</w:t>
        </w:r>
      </w:ins>
      <w:r w:rsidR="0070546B"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7FFC1B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9B780C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FD3BFA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79.00</w:t>
            </w:r>
          </w:p>
        </w:tc>
        <w:tc>
          <w:tcPr>
            <w:tcW w:w="1870" w:type="dxa"/>
            <w:shd w:val="clear" w:color="auto" w:fill="auto"/>
            <w:vAlign w:val="center"/>
          </w:tcPr>
          <w:p w14:paraId="6E58A9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13.44</w:t>
            </w:r>
          </w:p>
        </w:tc>
        <w:tc>
          <w:tcPr>
            <w:tcW w:w="1870" w:type="dxa"/>
            <w:shd w:val="clear" w:color="auto" w:fill="auto"/>
            <w:vAlign w:val="center"/>
          </w:tcPr>
          <w:p w14:paraId="5A7BF85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5.879</w:t>
            </w:r>
          </w:p>
        </w:tc>
        <w:tc>
          <w:tcPr>
            <w:tcW w:w="1870" w:type="dxa"/>
            <w:shd w:val="clear" w:color="auto" w:fill="auto"/>
            <w:vAlign w:val="center"/>
          </w:tcPr>
          <w:p w14:paraId="60F3C6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6.41e-08</w:t>
            </w:r>
          </w:p>
        </w:tc>
      </w:tr>
      <w:tr w:rsidR="00882DA8" w:rsidRPr="00AA7C5F"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6C4DAB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-18.46</w:t>
            </w:r>
          </w:p>
        </w:tc>
        <w:tc>
          <w:tcPr>
            <w:tcW w:w="1870" w:type="dxa"/>
            <w:shd w:val="clear" w:color="auto" w:fill="auto"/>
            <w:vAlign w:val="center"/>
          </w:tcPr>
          <w:p w14:paraId="19081C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14.38</w:t>
            </w:r>
          </w:p>
        </w:tc>
        <w:tc>
          <w:tcPr>
            <w:tcW w:w="1870" w:type="dxa"/>
            <w:shd w:val="clear" w:color="auto" w:fill="auto"/>
            <w:vAlign w:val="center"/>
          </w:tcPr>
          <w:p w14:paraId="6739B81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-1.283</w:t>
            </w:r>
          </w:p>
        </w:tc>
        <w:tc>
          <w:tcPr>
            <w:tcW w:w="1870" w:type="dxa"/>
            <w:shd w:val="clear" w:color="auto" w:fill="auto"/>
            <w:vAlign w:val="center"/>
          </w:tcPr>
          <w:p w14:paraId="2C58D5B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0.2026</w:t>
            </w:r>
          </w:p>
        </w:tc>
      </w:tr>
      <w:tr w:rsidR="00882DA8" w:rsidRPr="00AA7C5F"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-27.80</w:t>
            </w:r>
          </w:p>
        </w:tc>
        <w:tc>
          <w:tcPr>
            <w:tcW w:w="1870" w:type="dxa"/>
            <w:shd w:val="clear" w:color="auto" w:fill="auto"/>
            <w:vAlign w:val="center"/>
          </w:tcPr>
          <w:p w14:paraId="7082FAA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15.61</w:t>
            </w:r>
          </w:p>
        </w:tc>
        <w:tc>
          <w:tcPr>
            <w:tcW w:w="1870" w:type="dxa"/>
            <w:shd w:val="clear" w:color="auto" w:fill="auto"/>
            <w:vAlign w:val="center"/>
          </w:tcPr>
          <w:p w14:paraId="6BD754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-1.780</w:t>
            </w:r>
          </w:p>
        </w:tc>
        <w:tc>
          <w:tcPr>
            <w:tcW w:w="1870" w:type="dxa"/>
            <w:shd w:val="clear" w:color="auto" w:fill="auto"/>
            <w:vAlign w:val="center"/>
          </w:tcPr>
          <w:p w14:paraId="3ED75F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0.0783</w:t>
            </w:r>
          </w:p>
        </w:tc>
      </w:tr>
      <w:tr w:rsidR="00882DA8" w:rsidRPr="00AA7C5F"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6DD9D6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-52.80</w:t>
            </w:r>
          </w:p>
        </w:tc>
        <w:tc>
          <w:tcPr>
            <w:tcW w:w="1870" w:type="dxa"/>
            <w:shd w:val="clear" w:color="auto" w:fill="auto"/>
            <w:vAlign w:val="center"/>
          </w:tcPr>
          <w:p w14:paraId="3EED687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20.80</w:t>
            </w:r>
          </w:p>
        </w:tc>
        <w:tc>
          <w:tcPr>
            <w:tcW w:w="1870" w:type="dxa"/>
            <w:shd w:val="clear" w:color="auto" w:fill="auto"/>
            <w:vAlign w:val="center"/>
          </w:tcPr>
          <w:p w14:paraId="34CD7F7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-2.536</w:t>
            </w:r>
          </w:p>
        </w:tc>
        <w:tc>
          <w:tcPr>
            <w:tcW w:w="1870" w:type="dxa"/>
            <w:shd w:val="clear" w:color="auto" w:fill="auto"/>
            <w:vAlign w:val="center"/>
          </w:tcPr>
          <w:p w14:paraId="4A9FB0B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0.0129</w:t>
            </w:r>
          </w:p>
        </w:tc>
      </w:tr>
      <w:tr w:rsidR="00882DA8" w:rsidRPr="00AA7C5F"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-50.83</w:t>
            </w:r>
          </w:p>
        </w:tc>
        <w:tc>
          <w:tcPr>
            <w:tcW w:w="1870" w:type="dxa"/>
            <w:shd w:val="clear" w:color="auto" w:fill="auto"/>
            <w:vAlign w:val="center"/>
          </w:tcPr>
          <w:p w14:paraId="4FFDAE3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16.91</w:t>
            </w:r>
          </w:p>
        </w:tc>
        <w:tc>
          <w:tcPr>
            <w:tcW w:w="1870" w:type="dxa"/>
            <w:shd w:val="clear" w:color="auto" w:fill="auto"/>
            <w:vAlign w:val="center"/>
          </w:tcPr>
          <w:p w14:paraId="52105A4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-3.006</w:t>
            </w:r>
          </w:p>
        </w:tc>
        <w:tc>
          <w:tcPr>
            <w:tcW w:w="1870" w:type="dxa"/>
            <w:shd w:val="clear" w:color="auto" w:fill="auto"/>
            <w:vAlign w:val="center"/>
          </w:tcPr>
          <w:p w14:paraId="5865274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0.0034</w:t>
            </w:r>
          </w:p>
        </w:tc>
      </w:tr>
      <w:tr w:rsidR="00882DA8" w:rsidRPr="00AA7C5F"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41627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-49.14</w:t>
            </w:r>
          </w:p>
        </w:tc>
        <w:tc>
          <w:tcPr>
            <w:tcW w:w="1870" w:type="dxa"/>
            <w:shd w:val="clear" w:color="auto" w:fill="auto"/>
            <w:vAlign w:val="center"/>
          </w:tcPr>
          <w:p w14:paraId="2105D2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19.00</w:t>
            </w:r>
          </w:p>
        </w:tc>
        <w:tc>
          <w:tcPr>
            <w:tcW w:w="1870" w:type="dxa"/>
            <w:shd w:val="clear" w:color="auto" w:fill="auto"/>
            <w:vAlign w:val="center"/>
          </w:tcPr>
          <w:p w14:paraId="7768CB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-2.586</w:t>
            </w:r>
          </w:p>
        </w:tc>
        <w:tc>
          <w:tcPr>
            <w:tcW w:w="1870" w:type="dxa"/>
            <w:shd w:val="clear" w:color="auto" w:fill="auto"/>
            <w:vAlign w:val="center"/>
          </w:tcPr>
          <w:p w14:paraId="0A5E0D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0.0113</w:t>
            </w:r>
          </w:p>
        </w:tc>
      </w:tr>
    </w:tbl>
    <w:p w14:paraId="41E7E2DF" w14:textId="77777777" w:rsidR="00882DA8" w:rsidRPr="00AA7C5F" w:rsidRDefault="00882DA8" w:rsidP="00882DA8">
      <w:pPr>
        <w:spacing w:line="480" w:lineRule="auto"/>
        <w:jc w:val="both"/>
        <w:rPr>
          <w:rFonts w:ascii="Times New Roman" w:hAnsi="Times New Roman" w:cs="Times New Roman"/>
          <w:b/>
          <w:bCs/>
        </w:rPr>
      </w:pPr>
    </w:p>
    <w:p w14:paraId="77F769CA" w14:textId="19805556" w:rsidR="00882DA8" w:rsidRPr="00AA7C5F" w:rsidDel="009F4FE8" w:rsidRDefault="00882DA8" w:rsidP="00882DA8">
      <w:pPr>
        <w:spacing w:line="480" w:lineRule="auto"/>
        <w:jc w:val="both"/>
        <w:rPr>
          <w:del w:id="1505" w:author="Alejandro Andreas Jaume Losa" w:date="2024-04-10T18:44:00Z"/>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Once again,</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were the ones who showed the greatest degree of disagreement with the statement, even greater than that indicated by those who identified themselves ideologically as center-right and right-wing</w:t>
      </w:r>
      <w:ins w:id="1506" w:author="Alejandro Andreas Jaume Losa" w:date="2024-04-09T09:24:00Z">
        <w:r w:rsidR="00621A22" w:rsidRPr="00621A22">
          <w:rPr>
            <w:rFonts w:ascii="Times New Roman" w:hAnsi="Times New Roman" w:cs="Times New Roman"/>
            <w:rPrChange w:id="1507" w:author="Alejandro Andreas Jaume Losa" w:date="2024-04-09T09:25:00Z">
              <w:rPr>
                <w:rFonts w:ascii="Times New Roman" w:hAnsi="Times New Roman" w:cs="Times New Roman"/>
                <w:b/>
                <w:bCs/>
              </w:rPr>
            </w:rPrChange>
          </w:rPr>
          <w:t>. These result</w:t>
        </w:r>
      </w:ins>
      <w:ins w:id="1508" w:author="Alejandro Andreas Jaume Losa" w:date="2024-04-09T09:25:00Z">
        <w:r w:rsidR="00621A22" w:rsidRPr="00621A22">
          <w:rPr>
            <w:rFonts w:ascii="Times New Roman" w:hAnsi="Times New Roman" w:cs="Times New Roman"/>
            <w:rPrChange w:id="1509" w:author="Alejandro Andreas Jaume Losa" w:date="2024-04-09T09:25:00Z">
              <w:rPr>
                <w:rFonts w:ascii="Times New Roman" w:hAnsi="Times New Roman" w:cs="Times New Roman"/>
                <w:b/>
                <w:bCs/>
              </w:rPr>
            </w:rPrChange>
          </w:rPr>
          <w:t>s align to previously mentioned trend of centrists’ alignment with conservative attitudes.</w:t>
        </w:r>
        <w:r w:rsidR="00621A22">
          <w:rPr>
            <w:rFonts w:ascii="Times New Roman" w:hAnsi="Times New Roman" w:cs="Times New Roman"/>
            <w:b/>
            <w:bCs/>
          </w:rPr>
          <w:t xml:space="preserve"> </w:t>
        </w:r>
      </w:ins>
      <w:del w:id="1510" w:author="Alejandro Andreas Jaume Losa" w:date="2024-04-09T09:24:00Z">
        <w:r w:rsidRPr="00AA7C5F" w:rsidDel="00621A22">
          <w:rPr>
            <w:rFonts w:ascii="Times New Roman" w:hAnsi="Times New Roman" w:cs="Times New Roman"/>
            <w:b/>
            <w:bCs/>
          </w:rPr>
          <w:delText>.</w:delText>
        </w:r>
      </w:del>
      <w:del w:id="1511" w:author="Alejandro Andreas Jaume Losa" w:date="2024-04-09T09:25:00Z">
        <w:r w:rsidRPr="00AA7C5F" w:rsidDel="00621A22">
          <w:rPr>
            <w:rFonts w:ascii="Times New Roman" w:hAnsi="Times New Roman" w:cs="Times New Roman"/>
            <w:b/>
            <w:bCs/>
          </w:rPr>
          <w:delText xml:space="preserve"> </w:delText>
        </w:r>
        <w:commentRangeStart w:id="1512"/>
        <w:r w:rsidRPr="00AA7C5F" w:rsidDel="00621A22">
          <w:rPr>
            <w:rFonts w:ascii="Times New Roman" w:hAnsi="Times New Roman" w:cs="Times New Roman"/>
          </w:rPr>
          <w:delText xml:space="preserve">These results are in line with the trend observed with previous statements by which participants who identified as centrists, in reality, are closer to more conservative and right-wing positions, at least in terms of language attitudes. </w:delText>
        </w:r>
      </w:del>
      <w:commentRangeEnd w:id="1512"/>
      <w:r w:rsidR="00D25F67">
        <w:rPr>
          <w:rStyle w:val="CommentReference"/>
          <w:rFonts w:ascii="Times New Roman" w:eastAsia="Times New Roman" w:hAnsi="Times New Roman" w:cs="Times New Roman"/>
          <w:kern w:val="0"/>
          <w14:ligatures w14:val="none"/>
        </w:rPr>
        <w:commentReference w:id="1512"/>
      </w:r>
      <w:r w:rsidRPr="00AA7C5F">
        <w:rPr>
          <w:rFonts w:ascii="Times New Roman" w:hAnsi="Times New Roman" w:cs="Times New Roman"/>
        </w:rPr>
        <w:t xml:space="preserve">Also interesting is the fact that even among progressive participants there seems to be a certain caution when it comes to affirming that Catalan can become an important language at the European context, </w:t>
      </w:r>
      <w:r w:rsidRPr="00AA7C5F">
        <w:rPr>
          <w:rFonts w:ascii="Times New Roman" w:hAnsi="Times New Roman" w:cs="Times New Roman"/>
        </w:rPr>
        <w:lastRenderedPageBreak/>
        <w:t>especially among those who define themselves as center-left. It is clear, however, that as political orientation moves closer to the center, as well as to more conservative positions, the degree of agreement with this statement decreases significantly.</w:t>
      </w:r>
      <w:del w:id="1513" w:author="Alejandro Andreas Jaume Losa" w:date="2024-04-09T09:26:00Z">
        <w:r w:rsidRPr="00AA7C5F" w:rsidDel="00621A22">
          <w:rPr>
            <w:rFonts w:ascii="Times New Roman" w:hAnsi="Times New Roman" w:cs="Times New Roman"/>
          </w:rPr>
          <w:delText xml:space="preserve"> Additionally, the analysis revealed greater consensus around this </w:delText>
        </w:r>
        <w:commentRangeStart w:id="1514"/>
        <w:r w:rsidRPr="00AA7C5F" w:rsidDel="00621A22">
          <w:rPr>
            <w:rFonts w:ascii="Times New Roman" w:hAnsi="Times New Roman" w:cs="Times New Roman"/>
          </w:rPr>
          <w:delText xml:space="preserve">statement among participants self-identified as far-left-wing and centrists, as shown by the much wider range of responses in Figure </w:delText>
        </w:r>
        <w:r w:rsidR="007A177F" w:rsidRPr="00AA7C5F" w:rsidDel="00621A22">
          <w:rPr>
            <w:rFonts w:ascii="Times New Roman" w:hAnsi="Times New Roman" w:cs="Times New Roman"/>
          </w:rPr>
          <w:delText>16.</w:delText>
        </w:r>
        <w:commentRangeEnd w:id="1514"/>
        <w:r w:rsidR="00D25F67" w:rsidDel="00621A22">
          <w:rPr>
            <w:rStyle w:val="CommentReference"/>
            <w:rFonts w:ascii="Times New Roman" w:eastAsia="Times New Roman" w:hAnsi="Times New Roman" w:cs="Times New Roman"/>
            <w:kern w:val="0"/>
            <w14:ligatures w14:val="none"/>
          </w:rPr>
          <w:commentReference w:id="1514"/>
        </w:r>
      </w:del>
    </w:p>
    <w:p w14:paraId="69A24FFC" w14:textId="11E7AAEC" w:rsidR="00882DA8" w:rsidRPr="00AA7C5F" w:rsidDel="00621A22" w:rsidRDefault="00882DA8" w:rsidP="00882DA8">
      <w:pPr>
        <w:spacing w:line="480" w:lineRule="auto"/>
        <w:jc w:val="both"/>
        <w:rPr>
          <w:del w:id="1515" w:author="Alejandro Andreas Jaume Losa" w:date="2024-04-09T09:26:00Z"/>
          <w:rFonts w:ascii="Times New Roman" w:hAnsi="Times New Roman" w:cs="Times New Roman"/>
        </w:rPr>
      </w:pPr>
      <w:del w:id="1516" w:author="Alejandro Andreas Jaume Losa" w:date="2024-04-10T18:44: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16</w:delText>
        </w:r>
        <w:r w:rsidRPr="00AA7C5F" w:rsidDel="009F4FE8">
          <w:rPr>
            <w:rFonts w:ascii="Times New Roman" w:hAnsi="Times New Roman" w:cs="Times New Roman"/>
            <w:b/>
            <w:bCs/>
          </w:rPr>
          <w:delText xml:space="preserve">. </w:delText>
        </w:r>
        <w:r w:rsidRPr="00AA7C5F" w:rsidDel="009F4FE8">
          <w:rPr>
            <w:rFonts w:ascii="Times New Roman" w:hAnsi="Times New Roman" w:cs="Times New Roman"/>
          </w:rPr>
          <w:delText>Participant responses to the statement ‘Catalan can be important in the European context.</w:delText>
        </w:r>
      </w:del>
    </w:p>
    <w:p w14:paraId="12E35C14" w14:textId="77777777" w:rsidR="00882DA8" w:rsidRPr="00AA7C5F" w:rsidRDefault="00882DA8" w:rsidP="00882DA8">
      <w:pPr>
        <w:spacing w:line="480" w:lineRule="auto"/>
        <w:jc w:val="both"/>
        <w:rPr>
          <w:rFonts w:ascii="Times New Roman" w:hAnsi="Times New Roman" w:cs="Times New Roman"/>
        </w:rPr>
      </w:pPr>
    </w:p>
    <w:p w14:paraId="37502376"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Default="009F4FE8" w:rsidP="009F4FE8">
      <w:pPr>
        <w:spacing w:line="480" w:lineRule="auto"/>
        <w:jc w:val="center"/>
        <w:rPr>
          <w:ins w:id="1517" w:author="Alejandro Andreas Jaume Losa" w:date="2024-04-10T18:44:00Z"/>
          <w:rFonts w:ascii="Times New Roman" w:hAnsi="Times New Roman" w:cs="Times New Roman"/>
        </w:rPr>
        <w:pPrChange w:id="1518" w:author="Alejandro Andreas Jaume Losa" w:date="2024-04-10T18:44:00Z">
          <w:pPr>
            <w:spacing w:line="480" w:lineRule="auto"/>
            <w:ind w:firstLine="720"/>
            <w:jc w:val="both"/>
          </w:pPr>
        </w:pPrChange>
      </w:pPr>
      <w:ins w:id="1519" w:author="Alejandro Andreas Jaume Losa" w:date="2024-04-10T18:44:00Z">
        <w:r w:rsidRPr="00AA7C5F">
          <w:rPr>
            <w:rFonts w:ascii="Times New Roman" w:hAnsi="Times New Roman" w:cs="Times New Roman"/>
            <w:b/>
            <w:bCs/>
          </w:rPr>
          <w:t xml:space="preserve">Figure 16. </w:t>
        </w:r>
        <w:r w:rsidRPr="00AA7C5F">
          <w:rPr>
            <w:rFonts w:ascii="Times New Roman" w:hAnsi="Times New Roman" w:cs="Times New Roman"/>
          </w:rPr>
          <w:t>Participant responses to the statement ‘Catalan can be important in the European context.</w:t>
        </w:r>
      </w:ins>
    </w:p>
    <w:p w14:paraId="186D488D" w14:textId="20DB33D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‘Catalan is as important as English’ and ‘Spanish is as important as English’ also showed </w:t>
      </w:r>
      <w:commentRangeStart w:id="1520"/>
      <w:del w:id="1521" w:author="Alejandro Andreas Jaume Losa" w:date="2024-04-09T09:26:00Z">
        <w:r w:rsidRPr="00AA7C5F" w:rsidDel="00621A22">
          <w:rPr>
            <w:rFonts w:ascii="Times New Roman" w:hAnsi="Times New Roman" w:cs="Times New Roman"/>
          </w:rPr>
          <w:delText xml:space="preserve">interesting </w:delText>
        </w:r>
      </w:del>
      <w:ins w:id="1522" w:author="Alejandro Andreas Jaume Losa" w:date="2024-04-09T09:26:00Z">
        <w:r w:rsidR="00621A22">
          <w:rPr>
            <w:rFonts w:ascii="Times New Roman" w:hAnsi="Times New Roman" w:cs="Times New Roman"/>
          </w:rPr>
          <w:t>significant</w:t>
        </w:r>
        <w:r w:rsidR="00621A22" w:rsidRPr="00AA7C5F">
          <w:rPr>
            <w:rFonts w:ascii="Times New Roman" w:hAnsi="Times New Roman" w:cs="Times New Roman"/>
          </w:rPr>
          <w:t xml:space="preserve"> </w:t>
        </w:r>
      </w:ins>
      <w:r w:rsidRPr="00AA7C5F">
        <w:rPr>
          <w:rFonts w:ascii="Times New Roman" w:hAnsi="Times New Roman" w:cs="Times New Roman"/>
        </w:rPr>
        <w:t xml:space="preserve">differences. </w:t>
      </w:r>
      <w:commentRangeEnd w:id="1520"/>
      <w:r w:rsidR="000C64D9">
        <w:rPr>
          <w:rStyle w:val="CommentReference"/>
          <w:rFonts w:ascii="Times New Roman" w:eastAsia="Times New Roman" w:hAnsi="Times New Roman" w:cs="Times New Roman"/>
          <w:kern w:val="0"/>
          <w14:ligatures w14:val="none"/>
        </w:rPr>
        <w:commentReference w:id="1520"/>
      </w:r>
      <w:r w:rsidRPr="00AA7C5F">
        <w:rPr>
          <w:rFonts w:ascii="Times New Roman" w:hAnsi="Times New Roman" w:cs="Times New Roman"/>
        </w:rPr>
        <w:t xml:space="preserve">Analysis of both statements revealed statistically significant differences in responses with regard to political orientation. When presented with the statement ‘Catalan is as important as English’, participants with a more progressive political orientation (far-left and left) indicated a greater level of agreement with this statement, compared to those who identified as conservative (center, center-right, and right) and to those who said their political orientation was center-left, as presented in Table </w:t>
      </w:r>
      <w:del w:id="1523" w:author="Alejandro Andreas Jaume Losa" w:date="2024-04-10T18:52:00Z">
        <w:r w:rsidR="0070546B" w:rsidRPr="00AA7C5F" w:rsidDel="0005100F">
          <w:rPr>
            <w:rFonts w:ascii="Times New Roman" w:hAnsi="Times New Roman" w:cs="Times New Roman"/>
          </w:rPr>
          <w:delText>18</w:delText>
        </w:r>
      </w:del>
      <w:ins w:id="1524" w:author="Alejandro Andreas Jaume Losa" w:date="2024-04-10T18:52:00Z">
        <w:r w:rsidR="0005100F">
          <w:rPr>
            <w:rFonts w:ascii="Times New Roman" w:hAnsi="Times New Roman" w:cs="Times New Roman"/>
          </w:rPr>
          <w:t>15</w:t>
        </w:r>
      </w:ins>
      <w:r w:rsidRPr="00AA7C5F">
        <w:rPr>
          <w:rFonts w:ascii="Times New Roman" w:hAnsi="Times New Roman" w:cs="Times New Roman"/>
        </w:rPr>
        <w:t>.</w:t>
      </w:r>
    </w:p>
    <w:p w14:paraId="3385052B" w14:textId="1CB2318E"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 xml:space="preserve">Table </w:t>
      </w:r>
      <w:del w:id="1525" w:author="Alejandro Andreas Jaume Losa" w:date="2024-04-10T18:52:00Z">
        <w:r w:rsidR="0070546B" w:rsidRPr="00AA7C5F" w:rsidDel="0005100F">
          <w:rPr>
            <w:rFonts w:ascii="Times New Roman" w:hAnsi="Times New Roman" w:cs="Times New Roman"/>
            <w:b/>
            <w:bCs/>
          </w:rPr>
          <w:delText>18</w:delText>
        </w:r>
      </w:del>
      <w:ins w:id="1526" w:author="Alejandro Andreas Jaume Losa" w:date="2024-04-10T18:52:00Z">
        <w:r w:rsidR="0005100F">
          <w:rPr>
            <w:rFonts w:ascii="Times New Roman" w:hAnsi="Times New Roman" w:cs="Times New Roman"/>
            <w:b/>
            <w:bCs/>
          </w:rPr>
          <w:t>15</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D6A6A0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671B28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2DAE32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81.86</w:t>
            </w:r>
          </w:p>
        </w:tc>
        <w:tc>
          <w:tcPr>
            <w:tcW w:w="1870" w:type="dxa"/>
            <w:shd w:val="clear" w:color="auto" w:fill="auto"/>
            <w:vAlign w:val="center"/>
          </w:tcPr>
          <w:p w14:paraId="5D0E58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14.70</w:t>
            </w:r>
          </w:p>
        </w:tc>
        <w:tc>
          <w:tcPr>
            <w:tcW w:w="1870" w:type="dxa"/>
            <w:shd w:val="clear" w:color="auto" w:fill="auto"/>
            <w:vAlign w:val="center"/>
          </w:tcPr>
          <w:p w14:paraId="0A719B4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5.567</w:t>
            </w:r>
          </w:p>
        </w:tc>
        <w:tc>
          <w:tcPr>
            <w:tcW w:w="1870" w:type="dxa"/>
            <w:shd w:val="clear" w:color="auto" w:fill="auto"/>
            <w:vAlign w:val="center"/>
          </w:tcPr>
          <w:p w14:paraId="435D93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2.49e-07</w:t>
            </w:r>
          </w:p>
        </w:tc>
      </w:tr>
      <w:tr w:rsidR="00882DA8" w:rsidRPr="00AA7C5F"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1AA8B8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-25.04</w:t>
            </w:r>
          </w:p>
        </w:tc>
        <w:tc>
          <w:tcPr>
            <w:tcW w:w="1870" w:type="dxa"/>
            <w:shd w:val="clear" w:color="auto" w:fill="auto"/>
            <w:vAlign w:val="center"/>
          </w:tcPr>
          <w:p w14:paraId="26B891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15.74</w:t>
            </w:r>
          </w:p>
        </w:tc>
        <w:tc>
          <w:tcPr>
            <w:tcW w:w="1870" w:type="dxa"/>
            <w:shd w:val="clear" w:color="auto" w:fill="auto"/>
            <w:vAlign w:val="center"/>
          </w:tcPr>
          <w:p w14:paraId="11B900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-1.591</w:t>
            </w:r>
          </w:p>
        </w:tc>
        <w:tc>
          <w:tcPr>
            <w:tcW w:w="1870" w:type="dxa"/>
            <w:shd w:val="clear" w:color="auto" w:fill="auto"/>
            <w:vAlign w:val="center"/>
          </w:tcPr>
          <w:p w14:paraId="015E7F0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0.114941</w:t>
            </w:r>
          </w:p>
        </w:tc>
      </w:tr>
      <w:tr w:rsidR="00882DA8" w:rsidRPr="00AA7C5F"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-61.21</w:t>
            </w:r>
          </w:p>
        </w:tc>
        <w:tc>
          <w:tcPr>
            <w:tcW w:w="1870" w:type="dxa"/>
            <w:shd w:val="clear" w:color="auto" w:fill="auto"/>
            <w:vAlign w:val="center"/>
          </w:tcPr>
          <w:p w14:paraId="7595A0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17.08</w:t>
            </w:r>
          </w:p>
        </w:tc>
        <w:tc>
          <w:tcPr>
            <w:tcW w:w="1870" w:type="dxa"/>
            <w:shd w:val="clear" w:color="auto" w:fill="auto"/>
            <w:vAlign w:val="center"/>
          </w:tcPr>
          <w:p w14:paraId="0840D5A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-3.583</w:t>
            </w:r>
          </w:p>
        </w:tc>
        <w:tc>
          <w:tcPr>
            <w:tcW w:w="1870" w:type="dxa"/>
            <w:shd w:val="clear" w:color="auto" w:fill="auto"/>
            <w:vAlign w:val="center"/>
          </w:tcPr>
          <w:p w14:paraId="3A5116F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0.000543</w:t>
            </w:r>
          </w:p>
        </w:tc>
      </w:tr>
      <w:tr w:rsidR="00882DA8" w:rsidRPr="00AA7C5F"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39C51FF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-48.26</w:t>
            </w:r>
          </w:p>
        </w:tc>
        <w:tc>
          <w:tcPr>
            <w:tcW w:w="1870" w:type="dxa"/>
            <w:shd w:val="clear" w:color="auto" w:fill="auto"/>
            <w:vAlign w:val="center"/>
          </w:tcPr>
          <w:p w14:paraId="5A683E3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22.78</w:t>
            </w:r>
          </w:p>
        </w:tc>
        <w:tc>
          <w:tcPr>
            <w:tcW w:w="1870" w:type="dxa"/>
            <w:shd w:val="clear" w:color="auto" w:fill="auto"/>
            <w:vAlign w:val="center"/>
          </w:tcPr>
          <w:p w14:paraId="6C289F7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-2.119</w:t>
            </w:r>
          </w:p>
        </w:tc>
        <w:tc>
          <w:tcPr>
            <w:tcW w:w="1870" w:type="dxa"/>
            <w:shd w:val="clear" w:color="auto" w:fill="auto"/>
            <w:vAlign w:val="center"/>
          </w:tcPr>
          <w:p w14:paraId="6D7BB63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0.036791</w:t>
            </w:r>
          </w:p>
        </w:tc>
      </w:tr>
      <w:tr w:rsidR="00882DA8" w:rsidRPr="00AA7C5F"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-53.11</w:t>
            </w:r>
          </w:p>
        </w:tc>
        <w:tc>
          <w:tcPr>
            <w:tcW w:w="1870" w:type="dxa"/>
            <w:shd w:val="clear" w:color="auto" w:fill="auto"/>
            <w:vAlign w:val="center"/>
          </w:tcPr>
          <w:p w14:paraId="33FACDC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18.50</w:t>
            </w:r>
          </w:p>
        </w:tc>
        <w:tc>
          <w:tcPr>
            <w:tcW w:w="1870" w:type="dxa"/>
            <w:shd w:val="clear" w:color="auto" w:fill="auto"/>
            <w:vAlign w:val="center"/>
          </w:tcPr>
          <w:p w14:paraId="37B48C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-2.871</w:t>
            </w:r>
          </w:p>
        </w:tc>
        <w:tc>
          <w:tcPr>
            <w:tcW w:w="1870" w:type="dxa"/>
            <w:shd w:val="clear" w:color="auto" w:fill="auto"/>
            <w:vAlign w:val="center"/>
          </w:tcPr>
          <w:p w14:paraId="247F027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0.005074</w:t>
            </w:r>
          </w:p>
        </w:tc>
      </w:tr>
      <w:tr w:rsidR="00882DA8" w:rsidRPr="00AA7C5F"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969A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-59.57</w:t>
            </w:r>
          </w:p>
        </w:tc>
        <w:tc>
          <w:tcPr>
            <w:tcW w:w="1870" w:type="dxa"/>
            <w:shd w:val="clear" w:color="auto" w:fill="auto"/>
            <w:vAlign w:val="center"/>
          </w:tcPr>
          <w:p w14:paraId="40BDED1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20.79</w:t>
            </w:r>
          </w:p>
        </w:tc>
        <w:tc>
          <w:tcPr>
            <w:tcW w:w="1870" w:type="dxa"/>
            <w:shd w:val="clear" w:color="auto" w:fill="auto"/>
            <w:vAlign w:val="center"/>
          </w:tcPr>
          <w:p w14:paraId="513C4DF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-2.865</w:t>
            </w:r>
          </w:p>
        </w:tc>
        <w:tc>
          <w:tcPr>
            <w:tcW w:w="1870" w:type="dxa"/>
            <w:shd w:val="clear" w:color="auto" w:fill="auto"/>
            <w:vAlign w:val="center"/>
          </w:tcPr>
          <w:p w14:paraId="1186C2D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0.005156</w:t>
            </w:r>
          </w:p>
        </w:tc>
      </w:tr>
    </w:tbl>
    <w:p w14:paraId="5984B2A1" w14:textId="77777777" w:rsidR="0070546B" w:rsidRPr="00AA7C5F" w:rsidRDefault="0070546B" w:rsidP="0070546B">
      <w:pPr>
        <w:spacing w:line="480" w:lineRule="auto"/>
        <w:jc w:val="both"/>
        <w:rPr>
          <w:rFonts w:ascii="Times New Roman" w:hAnsi="Times New Roman" w:cs="Times New Roman"/>
        </w:rPr>
      </w:pPr>
    </w:p>
    <w:p w14:paraId="1FA1A1DE" w14:textId="7D46D5C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those who expressed the lowest level of agreement with this statement are the ones who identified their political orientation as center-left. Their responses, therefore, resemble the ones 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w:t>
      </w:r>
      <w:del w:id="1527" w:author="Kendra Dickinson" w:date="2024-03-26T12:52:00Z">
        <w:r w:rsidRPr="00AA7C5F" w:rsidDel="000C64D9">
          <w:rPr>
            <w:rFonts w:ascii="Times New Roman" w:hAnsi="Times New Roman" w:cs="Times New Roman"/>
          </w:rPr>
          <w:delText xml:space="preserve">in Palma, in particular, and </w:delText>
        </w:r>
      </w:del>
      <w:r w:rsidRPr="00AA7C5F">
        <w:rPr>
          <w:rFonts w:ascii="Times New Roman" w:hAnsi="Times New Roman" w:cs="Times New Roman"/>
        </w:rPr>
        <w:t>in the Balearic Islands</w:t>
      </w:r>
      <w:ins w:id="1528" w:author="Kendra Dickinson" w:date="2024-03-26T12:52:00Z">
        <w:r w:rsidR="000C64D9">
          <w:rPr>
            <w:rFonts w:ascii="Times New Roman" w:hAnsi="Times New Roman" w:cs="Times New Roman"/>
          </w:rPr>
          <w:t>,</w:t>
        </w:r>
      </w:ins>
      <w:ins w:id="1529" w:author="Alejandro Andreas Jaume Losa" w:date="2024-04-09T09:26:00Z">
        <w:r w:rsidR="00F51C79">
          <w:rPr>
            <w:rFonts w:ascii="Times New Roman" w:hAnsi="Times New Roman" w:cs="Times New Roman"/>
          </w:rPr>
          <w:t xml:space="preserve"> </w:t>
        </w:r>
      </w:ins>
      <w:ins w:id="1530" w:author="Kendra Dickinson" w:date="2024-03-26T12:52:00Z">
        <w:r w:rsidR="000C64D9">
          <w:rPr>
            <w:rFonts w:ascii="Times New Roman" w:hAnsi="Times New Roman" w:cs="Times New Roman"/>
          </w:rPr>
          <w:t xml:space="preserve">and </w:t>
        </w:r>
        <w:r w:rsidR="000C64D9" w:rsidRPr="00AA7C5F">
          <w:rPr>
            <w:rFonts w:ascii="Times New Roman" w:hAnsi="Times New Roman" w:cs="Times New Roman"/>
          </w:rPr>
          <w:t>in Palma, in particular</w:t>
        </w:r>
      </w:ins>
      <w:del w:id="1531" w:author="Kendra Dickinson" w:date="2024-03-26T12:52:00Z">
        <w:r w:rsidRPr="00AA7C5F" w:rsidDel="000C64D9">
          <w:rPr>
            <w:rFonts w:ascii="Times New Roman" w:hAnsi="Times New Roman" w:cs="Times New Roman"/>
          </w:rPr>
          <w:delText>,</w:delText>
        </w:r>
      </w:del>
      <w:r w:rsidRPr="00AA7C5F">
        <w:rPr>
          <w:rFonts w:ascii="Times New Roman" w:hAnsi="Times New Roman" w:cs="Times New Roman"/>
        </w:rPr>
        <w:t xml:space="preserve"> </w:t>
      </w:r>
      <w:del w:id="1532" w:author="Kendra Dickinson" w:date="2024-03-26T12:53:00Z">
        <w:r w:rsidRPr="00AA7C5F" w:rsidDel="000C64D9">
          <w:rPr>
            <w:rFonts w:ascii="Times New Roman" w:hAnsi="Times New Roman" w:cs="Times New Roman"/>
          </w:rPr>
          <w:delText xml:space="preserve">in general, </w:delText>
        </w:r>
      </w:del>
      <w:r w:rsidRPr="00AA7C5F">
        <w:rPr>
          <w:rFonts w:ascii="Times New Roman" w:hAnsi="Times New Roman" w:cs="Times New Roman"/>
        </w:rPr>
        <w:t xml:space="preserve">have </w:t>
      </w:r>
      <w:del w:id="1533" w:author="Kendra Dickinson" w:date="2024-03-26T12:53:00Z">
        <w:r w:rsidRPr="00AA7C5F" w:rsidDel="000C64D9">
          <w:rPr>
            <w:rFonts w:ascii="Times New Roman" w:hAnsi="Times New Roman" w:cs="Times New Roman"/>
          </w:rPr>
          <w:delText xml:space="preserve">really </w:delText>
        </w:r>
      </w:del>
      <w:ins w:id="1534" w:author="Kendra Dickinson" w:date="2024-03-26T12:53:00Z">
        <w:r w:rsidR="000C64D9">
          <w:rPr>
            <w:rFonts w:ascii="Times New Roman" w:hAnsi="Times New Roman" w:cs="Times New Roman"/>
          </w:rPr>
          <w:t>generally</w:t>
        </w:r>
        <w:r w:rsidR="000C64D9" w:rsidRPr="00AA7C5F">
          <w:rPr>
            <w:rFonts w:ascii="Times New Roman" w:hAnsi="Times New Roman" w:cs="Times New Roman"/>
          </w:rPr>
          <w:t xml:space="preserve"> </w:t>
        </w:r>
      </w:ins>
      <w:r w:rsidRPr="00AA7C5F">
        <w:rPr>
          <w:rFonts w:ascii="Times New Roman" w:hAnsi="Times New Roman" w:cs="Times New Roman"/>
        </w:rPr>
        <w:t xml:space="preserve">positive attitudes toward Catalan, to the point of putting it </w:t>
      </w:r>
      <w:del w:id="1535" w:author="Kendra Dickinson" w:date="2024-03-26T12:53:00Z">
        <w:r w:rsidRPr="00AA7C5F" w:rsidDel="000C64D9">
          <w:rPr>
            <w:rFonts w:ascii="Times New Roman" w:hAnsi="Times New Roman" w:cs="Times New Roman"/>
          </w:rPr>
          <w:delText>on the same</w:delText>
        </w:r>
      </w:del>
      <w:ins w:id="1536" w:author="Kendra Dickinson" w:date="2024-03-26T12:53:00Z">
        <w:r w:rsidR="000C64D9">
          <w:rPr>
            <w:rFonts w:ascii="Times New Roman" w:hAnsi="Times New Roman" w:cs="Times New Roman"/>
          </w:rPr>
          <w:t>at a similar</w:t>
        </w:r>
      </w:ins>
      <w:r w:rsidRPr="00AA7C5F">
        <w:rPr>
          <w:rFonts w:ascii="Times New Roman" w:hAnsi="Times New Roman" w:cs="Times New Roman"/>
        </w:rPr>
        <w:t xml:space="preserve"> level </w:t>
      </w:r>
      <w:ins w:id="1537" w:author="Kendra Dickinson" w:date="2024-03-26T12:53:00Z">
        <w:r w:rsidR="000C64D9">
          <w:rPr>
            <w:rFonts w:ascii="Times New Roman" w:hAnsi="Times New Roman" w:cs="Times New Roman"/>
          </w:rPr>
          <w:t xml:space="preserve">of importance </w:t>
        </w:r>
      </w:ins>
      <w:r w:rsidRPr="00AA7C5F">
        <w:rPr>
          <w:rFonts w:ascii="Times New Roman" w:hAnsi="Times New Roman" w:cs="Times New Roman"/>
        </w:rPr>
        <w:t xml:space="preserve">as English. Additionally, the analysis also revealed  a greater level of consensus among participants in both extremes, far-left and right, as shown by the much wider range of responses in Figure </w:t>
      </w:r>
      <w:r w:rsidR="007A177F" w:rsidRPr="00AA7C5F">
        <w:rPr>
          <w:rFonts w:ascii="Times New Roman" w:hAnsi="Times New Roman" w:cs="Times New Roman"/>
        </w:rPr>
        <w:t>17</w:t>
      </w:r>
      <w:r w:rsidRPr="00AA7C5F">
        <w:rPr>
          <w:rFonts w:ascii="Times New Roman" w:hAnsi="Times New Roman" w:cs="Times New Roman"/>
        </w:rPr>
        <w:t>.</w:t>
      </w:r>
    </w:p>
    <w:p w14:paraId="16CB9259" w14:textId="1C67EB95" w:rsidR="00882DA8" w:rsidRPr="00AA7C5F" w:rsidDel="009F4FE8" w:rsidRDefault="00882DA8" w:rsidP="00882DA8">
      <w:pPr>
        <w:spacing w:line="480" w:lineRule="auto"/>
        <w:jc w:val="both"/>
        <w:rPr>
          <w:del w:id="1538" w:author="Alejandro Andreas Jaume Losa" w:date="2024-04-10T18:44:00Z"/>
          <w:rFonts w:ascii="Times New Roman" w:hAnsi="Times New Roman" w:cs="Times New Roman"/>
        </w:rPr>
      </w:pPr>
      <w:del w:id="1539" w:author="Alejandro Andreas Jaume Losa" w:date="2024-04-10T18:44: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17</w:delText>
        </w:r>
        <w:r w:rsidRPr="00AA7C5F" w:rsidDel="009F4FE8">
          <w:rPr>
            <w:rFonts w:ascii="Times New Roman" w:hAnsi="Times New Roman" w:cs="Times New Roman"/>
          </w:rPr>
          <w:delText xml:space="preserve">. Participant responses to the statement ‘Catalan is as important as English’. </w:delText>
        </w:r>
      </w:del>
    </w:p>
    <w:p w14:paraId="1ABA2BD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Default="009F4FE8" w:rsidP="009F4FE8">
      <w:pPr>
        <w:spacing w:line="480" w:lineRule="auto"/>
        <w:jc w:val="center"/>
        <w:rPr>
          <w:ins w:id="1540" w:author="Alejandro Andreas Jaume Losa" w:date="2024-04-10T18:44:00Z"/>
          <w:rFonts w:ascii="Times New Roman" w:hAnsi="Times New Roman" w:cs="Times New Roman"/>
        </w:rPr>
        <w:pPrChange w:id="1541" w:author="Alejandro Andreas Jaume Losa" w:date="2024-04-10T18:44:00Z">
          <w:pPr>
            <w:spacing w:line="480" w:lineRule="auto"/>
            <w:jc w:val="both"/>
          </w:pPr>
        </w:pPrChange>
      </w:pPr>
      <w:ins w:id="1542" w:author="Alejandro Andreas Jaume Losa" w:date="2024-04-10T18:44:00Z">
        <w:r w:rsidRPr="00AA7C5F">
          <w:rPr>
            <w:rFonts w:ascii="Times New Roman" w:hAnsi="Times New Roman" w:cs="Times New Roman"/>
            <w:b/>
            <w:bCs/>
          </w:rPr>
          <w:t>Figure 17</w:t>
        </w:r>
        <w:r w:rsidRPr="00AA7C5F">
          <w:rPr>
            <w:rFonts w:ascii="Times New Roman" w:hAnsi="Times New Roman" w:cs="Times New Roman"/>
          </w:rPr>
          <w:t>. Participant responses to the statement ‘Catalan is as important as English’.</w:t>
        </w:r>
      </w:ins>
    </w:p>
    <w:p w14:paraId="7331745B" w14:textId="6F5B0081" w:rsidR="00882DA8" w:rsidRPr="00AA7C5F" w:rsidRDefault="00882DA8" w:rsidP="009F4FE8">
      <w:pPr>
        <w:spacing w:line="480" w:lineRule="auto"/>
        <w:ind w:firstLine="720"/>
        <w:jc w:val="both"/>
        <w:rPr>
          <w:rFonts w:ascii="Times New Roman" w:hAnsi="Times New Roman" w:cs="Times New Roman"/>
        </w:rPr>
        <w:pPrChange w:id="1543" w:author="Alejandro Andreas Jaume Losa" w:date="2024-04-10T18:44:00Z">
          <w:pPr>
            <w:spacing w:line="480" w:lineRule="auto"/>
            <w:jc w:val="both"/>
          </w:pPr>
        </w:pPrChange>
      </w:pPr>
      <w:r w:rsidRPr="00AA7C5F">
        <w:rPr>
          <w:rFonts w:ascii="Times New Roman" w:hAnsi="Times New Roman" w:cs="Times New Roman"/>
        </w:rPr>
        <w:t xml:space="preserve">Similar results were found when participants were presented with the statement ‘Spanish is as important as English’. Interestingly, participants of all political orientation, </w:t>
      </w:r>
      <w:ins w:id="1544" w:author="Kendra Dickinson" w:date="2024-03-26T12:54:00Z">
        <w:r w:rsidR="000C64D9">
          <w:rPr>
            <w:rFonts w:ascii="Times New Roman" w:hAnsi="Times New Roman" w:cs="Times New Roman"/>
          </w:rPr>
          <w:t xml:space="preserve">except for </w:t>
        </w:r>
      </w:ins>
      <w:del w:id="1545" w:author="Kendra Dickinson" w:date="2024-03-26T12:54:00Z">
        <w:r w:rsidRPr="00AA7C5F" w:rsidDel="000C64D9">
          <w:rPr>
            <w:rFonts w:ascii="Times New Roman" w:hAnsi="Times New Roman" w:cs="Times New Roman"/>
          </w:rPr>
          <w:delText>but</w:delText>
        </w:r>
      </w:del>
      <w:r w:rsidRPr="00AA7C5F">
        <w:rPr>
          <w:rFonts w:ascii="Times New Roman" w:hAnsi="Times New Roman" w:cs="Times New Roman"/>
        </w:rPr>
        <w:t xml:space="preserve"> center-left, showed a similar level of agreement with this statement, as presented in Table </w:t>
      </w:r>
      <w:del w:id="1546" w:author="Alejandro Andreas Jaume Losa" w:date="2024-04-10T18:52:00Z">
        <w:r w:rsidR="0070546B" w:rsidRPr="00AA7C5F" w:rsidDel="0005100F">
          <w:rPr>
            <w:rFonts w:ascii="Times New Roman" w:hAnsi="Times New Roman" w:cs="Times New Roman"/>
          </w:rPr>
          <w:delText>19</w:delText>
        </w:r>
      </w:del>
      <w:ins w:id="1547" w:author="Alejandro Andreas Jaume Losa" w:date="2024-04-10T18:52:00Z">
        <w:r w:rsidR="0005100F">
          <w:rPr>
            <w:rFonts w:ascii="Times New Roman" w:hAnsi="Times New Roman" w:cs="Times New Roman"/>
          </w:rPr>
          <w:t>16</w:t>
        </w:r>
      </w:ins>
      <w:r w:rsidRPr="00AA7C5F">
        <w:rPr>
          <w:rFonts w:ascii="Times New Roman" w:hAnsi="Times New Roman" w:cs="Times New Roman"/>
        </w:rPr>
        <w:t>.</w:t>
      </w:r>
    </w:p>
    <w:p w14:paraId="4B49B44E" w14:textId="2D869EC7" w:rsidR="00882DA8" w:rsidRPr="00AA7C5F" w:rsidRDefault="00882DA8" w:rsidP="00882DA8">
      <w:pPr>
        <w:spacing w:line="480" w:lineRule="auto"/>
        <w:jc w:val="both"/>
        <w:rPr>
          <w:rFonts w:ascii="Times New Roman" w:hAnsi="Times New Roman" w:cs="Times New Roman"/>
        </w:rPr>
      </w:pPr>
      <w:r w:rsidRPr="0005100F">
        <w:rPr>
          <w:rFonts w:ascii="Times New Roman" w:hAnsi="Times New Roman" w:cs="Times New Roman"/>
          <w:b/>
          <w:bCs/>
          <w:rPrChange w:id="1548" w:author="Alejandro Andreas Jaume Losa" w:date="2024-04-10T18:52:00Z">
            <w:rPr>
              <w:rFonts w:ascii="Times New Roman" w:hAnsi="Times New Roman" w:cs="Times New Roman"/>
            </w:rPr>
          </w:rPrChange>
        </w:rPr>
        <w:t xml:space="preserve">Table </w:t>
      </w:r>
      <w:del w:id="1549" w:author="Alejandro Andreas Jaume Losa" w:date="2024-04-10T18:52:00Z">
        <w:r w:rsidR="0070546B" w:rsidRPr="0005100F" w:rsidDel="0005100F">
          <w:rPr>
            <w:rFonts w:ascii="Times New Roman" w:hAnsi="Times New Roman" w:cs="Times New Roman"/>
            <w:b/>
            <w:bCs/>
            <w:rPrChange w:id="1550" w:author="Alejandro Andreas Jaume Losa" w:date="2024-04-10T18:52:00Z">
              <w:rPr>
                <w:rFonts w:ascii="Times New Roman" w:hAnsi="Times New Roman" w:cs="Times New Roman"/>
              </w:rPr>
            </w:rPrChange>
          </w:rPr>
          <w:delText>19</w:delText>
        </w:r>
      </w:del>
      <w:ins w:id="1551" w:author="Alejandro Andreas Jaume Losa" w:date="2024-04-10T18:52:00Z">
        <w:r w:rsidR="0005100F" w:rsidRPr="0005100F">
          <w:rPr>
            <w:rFonts w:ascii="Times New Roman" w:hAnsi="Times New Roman" w:cs="Times New Roman"/>
            <w:b/>
            <w:bCs/>
            <w:rPrChange w:id="1552" w:author="Alejandro Andreas Jaume Losa" w:date="2024-04-10T18:52:00Z">
              <w:rPr>
                <w:rFonts w:ascii="Times New Roman" w:hAnsi="Times New Roman" w:cs="Times New Roman"/>
              </w:rPr>
            </w:rPrChange>
          </w:rPr>
          <w:t>16</w:t>
        </w:r>
      </w:ins>
      <w:r w:rsidRPr="00AA7C5F">
        <w:rPr>
          <w:rFonts w:ascii="Times New Roman" w:hAnsi="Times New Roman" w:cs="Times New Roman"/>
        </w:rPr>
        <w:t>.</w:t>
      </w:r>
      <w:r w:rsidR="0070546B" w:rsidRPr="00AA7C5F">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AA7C5F"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CA5086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23FB97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1BA317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81.857</w:t>
            </w:r>
          </w:p>
        </w:tc>
        <w:tc>
          <w:tcPr>
            <w:tcW w:w="1870" w:type="dxa"/>
            <w:shd w:val="clear" w:color="auto" w:fill="auto"/>
            <w:vAlign w:val="center"/>
          </w:tcPr>
          <w:p w14:paraId="6D161FB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12.257</w:t>
            </w:r>
          </w:p>
        </w:tc>
        <w:tc>
          <w:tcPr>
            <w:tcW w:w="1870" w:type="dxa"/>
            <w:shd w:val="clear" w:color="auto" w:fill="auto"/>
            <w:vAlign w:val="center"/>
          </w:tcPr>
          <w:p w14:paraId="04CB40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6.678</w:t>
            </w:r>
          </w:p>
        </w:tc>
        <w:tc>
          <w:tcPr>
            <w:tcW w:w="1870" w:type="dxa"/>
            <w:shd w:val="clear" w:color="auto" w:fill="auto"/>
            <w:vAlign w:val="center"/>
          </w:tcPr>
          <w:p w14:paraId="04815DB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1.74e-09</w:t>
            </w:r>
          </w:p>
        </w:tc>
      </w:tr>
      <w:tr w:rsidR="00882DA8" w:rsidRPr="00AA7C5F"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51D5BB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-6.961</w:t>
            </w:r>
          </w:p>
        </w:tc>
        <w:tc>
          <w:tcPr>
            <w:tcW w:w="1870" w:type="dxa"/>
            <w:shd w:val="clear" w:color="auto" w:fill="auto"/>
            <w:vAlign w:val="center"/>
          </w:tcPr>
          <w:p w14:paraId="325507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13.121</w:t>
            </w:r>
          </w:p>
        </w:tc>
        <w:tc>
          <w:tcPr>
            <w:tcW w:w="1870" w:type="dxa"/>
            <w:shd w:val="clear" w:color="auto" w:fill="auto"/>
            <w:vAlign w:val="center"/>
          </w:tcPr>
          <w:p w14:paraId="0319086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-0.531</w:t>
            </w:r>
          </w:p>
        </w:tc>
        <w:tc>
          <w:tcPr>
            <w:tcW w:w="1870" w:type="dxa"/>
            <w:shd w:val="clear" w:color="auto" w:fill="auto"/>
            <w:vAlign w:val="center"/>
          </w:tcPr>
          <w:p w14:paraId="72645B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0.5970</w:t>
            </w:r>
          </w:p>
        </w:tc>
      </w:tr>
      <w:tr w:rsidR="00882DA8" w:rsidRPr="00AA7C5F"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-34.357</w:t>
            </w:r>
          </w:p>
        </w:tc>
        <w:tc>
          <w:tcPr>
            <w:tcW w:w="1870" w:type="dxa"/>
            <w:shd w:val="clear" w:color="auto" w:fill="auto"/>
            <w:vAlign w:val="center"/>
          </w:tcPr>
          <w:p w14:paraId="2EC753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14.242</w:t>
            </w:r>
          </w:p>
        </w:tc>
        <w:tc>
          <w:tcPr>
            <w:tcW w:w="1870" w:type="dxa"/>
            <w:shd w:val="clear" w:color="auto" w:fill="auto"/>
            <w:vAlign w:val="center"/>
          </w:tcPr>
          <w:p w14:paraId="2FDAF86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-2.412</w:t>
            </w:r>
          </w:p>
        </w:tc>
        <w:tc>
          <w:tcPr>
            <w:tcW w:w="1870" w:type="dxa"/>
            <w:shd w:val="clear" w:color="auto" w:fill="auto"/>
            <w:vAlign w:val="center"/>
          </w:tcPr>
          <w:p w14:paraId="7E78ED1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0.017810</w:t>
            </w:r>
          </w:p>
        </w:tc>
      </w:tr>
      <w:tr w:rsidR="00882DA8" w:rsidRPr="00AA7C5F"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6294C4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-15.657</w:t>
            </w:r>
          </w:p>
        </w:tc>
        <w:tc>
          <w:tcPr>
            <w:tcW w:w="1870" w:type="dxa"/>
            <w:shd w:val="clear" w:color="auto" w:fill="auto"/>
            <w:vAlign w:val="center"/>
          </w:tcPr>
          <w:p w14:paraId="195F288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18.989</w:t>
            </w:r>
          </w:p>
        </w:tc>
        <w:tc>
          <w:tcPr>
            <w:tcW w:w="1870" w:type="dxa"/>
            <w:shd w:val="clear" w:color="auto" w:fill="auto"/>
            <w:vAlign w:val="center"/>
          </w:tcPr>
          <w:p w14:paraId="72A20DB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-0.825</w:t>
            </w:r>
          </w:p>
        </w:tc>
        <w:tc>
          <w:tcPr>
            <w:tcW w:w="1870" w:type="dxa"/>
            <w:shd w:val="clear" w:color="auto" w:fill="auto"/>
            <w:vAlign w:val="center"/>
          </w:tcPr>
          <w:p w14:paraId="4DF432E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0.4117</w:t>
            </w:r>
          </w:p>
        </w:tc>
      </w:tr>
      <w:tr w:rsidR="00882DA8" w:rsidRPr="00AA7C5F"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9.643</w:t>
            </w:r>
          </w:p>
        </w:tc>
        <w:tc>
          <w:tcPr>
            <w:tcW w:w="1870" w:type="dxa"/>
            <w:shd w:val="clear" w:color="auto" w:fill="auto"/>
            <w:vAlign w:val="center"/>
          </w:tcPr>
          <w:p w14:paraId="7CA8083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15.424</w:t>
            </w:r>
          </w:p>
        </w:tc>
        <w:tc>
          <w:tcPr>
            <w:tcW w:w="1870" w:type="dxa"/>
            <w:shd w:val="clear" w:color="auto" w:fill="auto"/>
            <w:vAlign w:val="center"/>
          </w:tcPr>
          <w:p w14:paraId="55506A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0.625</w:t>
            </w:r>
          </w:p>
        </w:tc>
        <w:tc>
          <w:tcPr>
            <w:tcW w:w="1870" w:type="dxa"/>
            <w:shd w:val="clear" w:color="auto" w:fill="auto"/>
            <w:vAlign w:val="center"/>
          </w:tcPr>
          <w:p w14:paraId="091334E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0.5334</w:t>
            </w:r>
          </w:p>
        </w:tc>
      </w:tr>
      <w:tr w:rsidR="00882DA8" w:rsidRPr="00AA7C5F"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6BCBF4C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-9.143</w:t>
            </w:r>
          </w:p>
        </w:tc>
        <w:tc>
          <w:tcPr>
            <w:tcW w:w="1870" w:type="dxa"/>
            <w:shd w:val="clear" w:color="auto" w:fill="auto"/>
            <w:vAlign w:val="center"/>
          </w:tcPr>
          <w:p w14:paraId="0A7B049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17.335</w:t>
            </w:r>
          </w:p>
        </w:tc>
        <w:tc>
          <w:tcPr>
            <w:tcW w:w="1870" w:type="dxa"/>
            <w:shd w:val="clear" w:color="auto" w:fill="auto"/>
            <w:vAlign w:val="center"/>
          </w:tcPr>
          <w:p w14:paraId="2C6AC2A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-0.527</w:t>
            </w:r>
          </w:p>
        </w:tc>
        <w:tc>
          <w:tcPr>
            <w:tcW w:w="1870" w:type="dxa"/>
            <w:shd w:val="clear" w:color="auto" w:fill="auto"/>
            <w:vAlign w:val="center"/>
          </w:tcPr>
          <w:p w14:paraId="16BB7A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0.5991</w:t>
            </w:r>
          </w:p>
        </w:tc>
      </w:tr>
    </w:tbl>
    <w:p w14:paraId="05E38934" w14:textId="77777777" w:rsidR="00882DA8" w:rsidRPr="00AA7C5F" w:rsidRDefault="00882DA8" w:rsidP="00882DA8">
      <w:pPr>
        <w:spacing w:line="480" w:lineRule="auto"/>
        <w:jc w:val="both"/>
        <w:rPr>
          <w:rFonts w:ascii="Times New Roman" w:hAnsi="Times New Roman" w:cs="Times New Roman"/>
        </w:rPr>
      </w:pPr>
    </w:p>
    <w:p w14:paraId="05134A90" w14:textId="092781DE"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This,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del w:id="1553" w:author="Kendra Dickinson" w:date="2024-03-26T12:59:00Z">
        <w:r w:rsidRPr="00AA7C5F" w:rsidDel="00431278">
          <w:rPr>
            <w:rFonts w:ascii="Times New Roman" w:hAnsi="Times New Roman" w:cs="Times New Roman"/>
          </w:rPr>
          <w:delText>could be that as political orientation becomes more extreme, either to the left or to the right, attitudes toward one’s own languages become more acute and no longer neutral.</w:delText>
        </w:r>
      </w:del>
      <w:ins w:id="1554" w:author="Kendra Dickinson" w:date="2024-03-26T12:59:00Z">
        <w:r w:rsidR="00431278">
          <w:rPr>
            <w:rFonts w:ascii="Times New Roman" w:hAnsi="Times New Roman" w:cs="Times New Roman"/>
          </w:rPr>
          <w:t>more extreme political orientations, whether on the right or the left, are accompanied by more extreme language attitudes towards the languages of Spain.</w:t>
        </w:r>
      </w:ins>
      <w:r w:rsidRPr="00AA7C5F">
        <w:rPr>
          <w:rFonts w:ascii="Times New Roman" w:hAnsi="Times New Roman" w:cs="Times New Roman"/>
        </w:rPr>
        <w:t xml:space="preserve"> That is to say, the more left-wing or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50203268" w14:textId="6EC89D41" w:rsidR="00882DA8" w:rsidRPr="00AA7C5F" w:rsidDel="009F4FE8" w:rsidRDefault="00882DA8" w:rsidP="00882DA8">
      <w:pPr>
        <w:spacing w:line="480" w:lineRule="auto"/>
        <w:jc w:val="both"/>
        <w:rPr>
          <w:del w:id="1555" w:author="Alejandro Andreas Jaume Losa" w:date="2024-04-10T18:44:00Z"/>
          <w:rFonts w:ascii="Times New Roman" w:hAnsi="Times New Roman" w:cs="Times New Roman"/>
        </w:rPr>
      </w:pPr>
      <w:del w:id="1556" w:author="Alejandro Andreas Jaume Losa" w:date="2024-04-10T18:44: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18</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‘Spanish is as important as English’.</w:delText>
        </w:r>
      </w:del>
    </w:p>
    <w:p w14:paraId="7E3A8D2E"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Default="009F4FE8" w:rsidP="009F4FE8">
      <w:pPr>
        <w:spacing w:line="480" w:lineRule="auto"/>
        <w:jc w:val="center"/>
        <w:rPr>
          <w:ins w:id="1557" w:author="Alejandro Andreas Jaume Losa" w:date="2024-04-10T18:45:00Z"/>
          <w:rFonts w:ascii="Times New Roman" w:hAnsi="Times New Roman" w:cs="Times New Roman"/>
        </w:rPr>
        <w:pPrChange w:id="1558" w:author="Alejandro Andreas Jaume Losa" w:date="2024-04-10T18:45:00Z">
          <w:pPr>
            <w:spacing w:line="480" w:lineRule="auto"/>
            <w:ind w:firstLine="720"/>
            <w:jc w:val="both"/>
          </w:pPr>
        </w:pPrChange>
      </w:pPr>
      <w:ins w:id="1559" w:author="Alejandro Andreas Jaume Losa" w:date="2024-04-10T18:45:00Z">
        <w:r w:rsidRPr="00AA7C5F">
          <w:rPr>
            <w:rFonts w:ascii="Times New Roman" w:hAnsi="Times New Roman" w:cs="Times New Roman"/>
            <w:b/>
            <w:bCs/>
          </w:rPr>
          <w:t>Figure 18.</w:t>
        </w:r>
        <w:r w:rsidRPr="00AA7C5F">
          <w:rPr>
            <w:rFonts w:ascii="Times New Roman" w:hAnsi="Times New Roman" w:cs="Times New Roman"/>
          </w:rPr>
          <w:t xml:space="preserve"> Participant responses to the statement ‘Spanish is as important as English’.</w:t>
        </w:r>
      </w:ins>
    </w:p>
    <w:p w14:paraId="27470FE7" w14:textId="50C9973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worth learning Spanish’ and ‘It is worth learning Catalan’ also showed interesting differences. Analysis of the first statement revealed no </w:t>
      </w:r>
      <w:r w:rsidRPr="00AA7C5F">
        <w:rPr>
          <w:rFonts w:ascii="Times New Roman" w:hAnsi="Times New Roman" w:cs="Times New Roman"/>
        </w:rPr>
        <w:lastRenderedPageBreak/>
        <w:t>statistically significant differences in responses with regard to political orientation. All participants, independent of political orientation, showed favorable responses to this statement (mean = 89.23)</w:t>
      </w:r>
      <w:del w:id="1560" w:author="Kendra Dickinson" w:date="2024-03-26T13:07:00Z">
        <w:r w:rsidRPr="00AA7C5F" w:rsidDel="00B00901">
          <w:rPr>
            <w:rFonts w:ascii="Times New Roman" w:hAnsi="Times New Roman" w:cs="Times New Roman"/>
          </w:rPr>
          <w:delText>, indicating general consensus regarding attitudes towards Spanish</w:delText>
        </w:r>
      </w:del>
      <w:r w:rsidRPr="00AA7C5F">
        <w:rPr>
          <w:rFonts w:ascii="Times New Roman" w:hAnsi="Times New Roman" w:cs="Times New Roman"/>
        </w:rPr>
        <w:t xml:space="preserve">.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with it, as presented in Table </w:t>
      </w:r>
      <w:del w:id="1561" w:author="Alejandro Andreas Jaume Losa" w:date="2024-04-10T18:52:00Z">
        <w:r w:rsidR="0070546B" w:rsidRPr="00AA7C5F" w:rsidDel="0005100F">
          <w:rPr>
            <w:rFonts w:ascii="Times New Roman" w:hAnsi="Times New Roman" w:cs="Times New Roman"/>
          </w:rPr>
          <w:delText>20</w:delText>
        </w:r>
      </w:del>
      <w:ins w:id="1562" w:author="Alejandro Andreas Jaume Losa" w:date="2024-04-10T18:52:00Z">
        <w:r w:rsidR="0005100F">
          <w:rPr>
            <w:rFonts w:ascii="Times New Roman" w:hAnsi="Times New Roman" w:cs="Times New Roman"/>
          </w:rPr>
          <w:t>17</w:t>
        </w:r>
      </w:ins>
      <w:r w:rsidRPr="00AA7C5F">
        <w:rPr>
          <w:rFonts w:ascii="Times New Roman" w:hAnsi="Times New Roman" w:cs="Times New Roman"/>
        </w:rPr>
        <w:t>.</w:t>
      </w:r>
    </w:p>
    <w:p w14:paraId="6C39E3DC" w14:textId="0876589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563" w:author="Alejandro Andreas Jaume Losa" w:date="2024-04-10T18:52:00Z">
        <w:r w:rsidR="0070546B" w:rsidRPr="00AA7C5F" w:rsidDel="0005100F">
          <w:rPr>
            <w:rFonts w:ascii="Times New Roman" w:hAnsi="Times New Roman" w:cs="Times New Roman"/>
            <w:b/>
            <w:bCs/>
          </w:rPr>
          <w:delText>20</w:delText>
        </w:r>
      </w:del>
      <w:ins w:id="1564" w:author="Alejandro Andreas Jaume Losa" w:date="2024-04-10T18:52:00Z">
        <w:r w:rsidR="0005100F">
          <w:rPr>
            <w:rFonts w:ascii="Times New Roman" w:hAnsi="Times New Roman" w:cs="Times New Roman"/>
            <w:b/>
            <w:bCs/>
          </w:rPr>
          <w:t>17</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AA7C5F"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9354E7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D1072E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B15579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65076D6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9.867</w:t>
            </w:r>
          </w:p>
        </w:tc>
        <w:tc>
          <w:tcPr>
            <w:tcW w:w="1870" w:type="dxa"/>
            <w:shd w:val="clear" w:color="auto" w:fill="auto"/>
            <w:vAlign w:val="center"/>
          </w:tcPr>
          <w:p w14:paraId="68FCD9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10.135</w:t>
            </w:r>
          </w:p>
        </w:tc>
        <w:tc>
          <w:tcPr>
            <w:tcW w:w="1870" w:type="dxa"/>
            <w:shd w:val="clear" w:color="auto" w:fill="auto"/>
            <w:vAlign w:val="center"/>
          </w:tcPr>
          <w:p w14:paraId="47363E8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&lt;2e-16</w:t>
            </w:r>
          </w:p>
        </w:tc>
      </w:tr>
      <w:tr w:rsidR="00882DA8" w:rsidRPr="00AA7C5F"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4D0D5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-8.000</w:t>
            </w:r>
          </w:p>
        </w:tc>
        <w:tc>
          <w:tcPr>
            <w:tcW w:w="1870" w:type="dxa"/>
            <w:shd w:val="clear" w:color="auto" w:fill="auto"/>
            <w:vAlign w:val="center"/>
          </w:tcPr>
          <w:p w14:paraId="4A8DD5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10.562</w:t>
            </w:r>
          </w:p>
        </w:tc>
        <w:tc>
          <w:tcPr>
            <w:tcW w:w="1870" w:type="dxa"/>
            <w:shd w:val="clear" w:color="auto" w:fill="auto"/>
            <w:vAlign w:val="center"/>
          </w:tcPr>
          <w:p w14:paraId="3E526EE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-0.757</w:t>
            </w:r>
          </w:p>
        </w:tc>
        <w:tc>
          <w:tcPr>
            <w:tcW w:w="1870" w:type="dxa"/>
            <w:shd w:val="clear" w:color="auto" w:fill="auto"/>
            <w:vAlign w:val="center"/>
          </w:tcPr>
          <w:p w14:paraId="7B766C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0.45069</w:t>
            </w:r>
          </w:p>
        </w:tc>
      </w:tr>
      <w:tr w:rsidR="00882DA8" w:rsidRPr="00AA7C5F"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-20.200</w:t>
            </w:r>
          </w:p>
        </w:tc>
        <w:tc>
          <w:tcPr>
            <w:tcW w:w="1870" w:type="dxa"/>
            <w:shd w:val="clear" w:color="auto" w:fill="auto"/>
            <w:vAlign w:val="center"/>
          </w:tcPr>
          <w:p w14:paraId="090A05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11.464</w:t>
            </w:r>
          </w:p>
        </w:tc>
        <w:tc>
          <w:tcPr>
            <w:tcW w:w="1870" w:type="dxa"/>
            <w:shd w:val="clear" w:color="auto" w:fill="auto"/>
            <w:vAlign w:val="center"/>
          </w:tcPr>
          <w:p w14:paraId="607E29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-1.762</w:t>
            </w:r>
          </w:p>
        </w:tc>
        <w:tc>
          <w:tcPr>
            <w:tcW w:w="1870" w:type="dxa"/>
            <w:shd w:val="clear" w:color="auto" w:fill="auto"/>
            <w:vAlign w:val="center"/>
          </w:tcPr>
          <w:p w14:paraId="6303EDA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0.08135</w:t>
            </w:r>
          </w:p>
        </w:tc>
      </w:tr>
      <w:tr w:rsidR="00882DA8" w:rsidRPr="00AA7C5F"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16165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-43.600</w:t>
            </w:r>
          </w:p>
        </w:tc>
        <w:tc>
          <w:tcPr>
            <w:tcW w:w="1870" w:type="dxa"/>
            <w:shd w:val="clear" w:color="auto" w:fill="auto"/>
            <w:vAlign w:val="center"/>
          </w:tcPr>
          <w:p w14:paraId="4089444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15.285</w:t>
            </w:r>
          </w:p>
        </w:tc>
        <w:tc>
          <w:tcPr>
            <w:tcW w:w="1870" w:type="dxa"/>
            <w:shd w:val="clear" w:color="auto" w:fill="auto"/>
            <w:vAlign w:val="center"/>
          </w:tcPr>
          <w:p w14:paraId="6D0E17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-2.852</w:t>
            </w:r>
          </w:p>
        </w:tc>
        <w:tc>
          <w:tcPr>
            <w:tcW w:w="1870" w:type="dxa"/>
            <w:shd w:val="clear" w:color="auto" w:fill="auto"/>
            <w:vAlign w:val="center"/>
          </w:tcPr>
          <w:p w14:paraId="50B4583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0.00535</w:t>
            </w:r>
          </w:p>
        </w:tc>
      </w:tr>
      <w:tr w:rsidR="00882DA8" w:rsidRPr="00AA7C5F"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-29.583</w:t>
            </w:r>
          </w:p>
        </w:tc>
        <w:tc>
          <w:tcPr>
            <w:tcW w:w="1870" w:type="dxa"/>
            <w:shd w:val="clear" w:color="auto" w:fill="auto"/>
            <w:vAlign w:val="center"/>
          </w:tcPr>
          <w:p w14:paraId="32DD60F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12.415</w:t>
            </w:r>
          </w:p>
        </w:tc>
        <w:tc>
          <w:tcPr>
            <w:tcW w:w="1870" w:type="dxa"/>
            <w:shd w:val="clear" w:color="auto" w:fill="auto"/>
            <w:vAlign w:val="center"/>
          </w:tcPr>
          <w:p w14:paraId="71DE0A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-2.383</w:t>
            </w:r>
          </w:p>
        </w:tc>
        <w:tc>
          <w:tcPr>
            <w:tcW w:w="1870" w:type="dxa"/>
            <w:shd w:val="clear" w:color="auto" w:fill="auto"/>
            <w:vAlign w:val="center"/>
          </w:tcPr>
          <w:p w14:paraId="6E3DD7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0.01921</w:t>
            </w:r>
          </w:p>
        </w:tc>
      </w:tr>
      <w:tr w:rsidR="00882DA8" w:rsidRPr="00AA7C5F"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8CEFE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-39.857</w:t>
            </w:r>
          </w:p>
        </w:tc>
        <w:tc>
          <w:tcPr>
            <w:tcW w:w="1870" w:type="dxa"/>
            <w:shd w:val="clear" w:color="auto" w:fill="auto"/>
            <w:vAlign w:val="center"/>
          </w:tcPr>
          <w:p w14:paraId="180257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13.953</w:t>
            </w:r>
          </w:p>
        </w:tc>
        <w:tc>
          <w:tcPr>
            <w:tcW w:w="1870" w:type="dxa"/>
            <w:shd w:val="clear" w:color="auto" w:fill="auto"/>
            <w:vAlign w:val="center"/>
          </w:tcPr>
          <w:p w14:paraId="2CE9C8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-2.856</w:t>
            </w:r>
          </w:p>
        </w:tc>
        <w:tc>
          <w:tcPr>
            <w:tcW w:w="1870" w:type="dxa"/>
            <w:shd w:val="clear" w:color="auto" w:fill="auto"/>
            <w:vAlign w:val="center"/>
          </w:tcPr>
          <w:p w14:paraId="1FC1D6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0.00528</w:t>
            </w:r>
          </w:p>
        </w:tc>
      </w:tr>
    </w:tbl>
    <w:p w14:paraId="451E95C9" w14:textId="77777777" w:rsidR="00882DA8" w:rsidRPr="00AA7C5F" w:rsidRDefault="00882DA8" w:rsidP="00882DA8">
      <w:pPr>
        <w:spacing w:line="480" w:lineRule="auto"/>
        <w:jc w:val="both"/>
        <w:rPr>
          <w:rFonts w:ascii="Times New Roman" w:hAnsi="Times New Roman" w:cs="Times New Roman"/>
          <w:b/>
          <w:bCs/>
        </w:rPr>
      </w:pPr>
    </w:p>
    <w:p w14:paraId="41652087" w14:textId="69F29CBA" w:rsidR="00882DA8" w:rsidRPr="00AA7C5F" w:rsidRDefault="00882DA8" w:rsidP="00F51C79">
      <w:pPr>
        <w:spacing w:line="480" w:lineRule="auto"/>
        <w:ind w:firstLine="720"/>
        <w:jc w:val="both"/>
        <w:rPr>
          <w:rFonts w:ascii="Times New Roman" w:hAnsi="Times New Roman" w:cs="Times New Roman"/>
        </w:rPr>
      </w:pPr>
      <w:commentRangeStart w:id="1565"/>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 xml:space="preserve">people who identified themselves ideologically as centrist </w:t>
      </w:r>
      <w:del w:id="1566" w:author="Alejandro Andreas Jaume Losa" w:date="2024-04-09T09:27:00Z">
        <w:r w:rsidRPr="00AA7C5F" w:rsidDel="00F51C79">
          <w:rPr>
            <w:rFonts w:ascii="Times New Roman" w:hAnsi="Times New Roman" w:cs="Times New Roman"/>
          </w:rPr>
          <w:delText xml:space="preserve">were the ones who </w:delText>
        </w:r>
      </w:del>
      <w:r w:rsidRPr="00AA7C5F">
        <w:rPr>
          <w:rFonts w:ascii="Times New Roman" w:hAnsi="Times New Roman" w:cs="Times New Roman"/>
        </w:rPr>
        <w:t>showed the greatest degree of disagreement with the statement</w:t>
      </w:r>
      <w:ins w:id="1567" w:author="Alejandro Andreas Jaume Losa" w:date="2024-04-09T09:28:00Z">
        <w:r w:rsidR="00F51C79">
          <w:rPr>
            <w:rFonts w:ascii="Times New Roman" w:hAnsi="Times New Roman" w:cs="Times New Roman"/>
          </w:rPr>
          <w:t xml:space="preserve">. </w:t>
        </w:r>
      </w:ins>
      <w:del w:id="1568" w:author="Alejandro Andreas Jaume Losa" w:date="2024-04-09T09:28:00Z">
        <w:r w:rsidRPr="00AA7C5F" w:rsidDel="00F51C79">
          <w:rPr>
            <w:rFonts w:ascii="Times New Roman" w:hAnsi="Times New Roman" w:cs="Times New Roman"/>
          </w:rPr>
          <w:delText xml:space="preserve">, </w:delText>
        </w:r>
      </w:del>
      <w:ins w:id="1569" w:author="Alejandro Andreas Jaume Losa" w:date="2024-04-09T09:27:00Z">
        <w:r w:rsidR="00F51C79" w:rsidRPr="00263174">
          <w:rPr>
            <w:rFonts w:ascii="Times New Roman" w:hAnsi="Times New Roman" w:cs="Times New Roman"/>
          </w:rPr>
          <w:t>These results align to previously mentioned trend of centrists’ alignment with conservative attitudes.</w:t>
        </w:r>
      </w:ins>
      <w:ins w:id="1570" w:author="Alejandro Andreas Jaume Losa" w:date="2024-04-09T09:28:00Z">
        <w:r w:rsidR="00F51C79">
          <w:rPr>
            <w:rFonts w:ascii="Times New Roman" w:hAnsi="Times New Roman" w:cs="Times New Roman"/>
          </w:rPr>
          <w:t xml:space="preserve"> </w:t>
        </w:r>
      </w:ins>
      <w:del w:id="1571" w:author="Alejandro Andreas Jaume Losa" w:date="2024-04-09T09:27:00Z">
        <w:r w:rsidRPr="00AA7C5F" w:rsidDel="00F51C79">
          <w:rPr>
            <w:rFonts w:ascii="Times New Roman" w:hAnsi="Times New Roman" w:cs="Times New Roman"/>
          </w:rPr>
          <w:delText>even greater than that indicated by those who identified themselves ideologically as center-right and right-wing</w:delText>
        </w:r>
        <w:r w:rsidRPr="00AA7C5F" w:rsidDel="00F51C79">
          <w:rPr>
            <w:rFonts w:ascii="Times New Roman" w:hAnsi="Times New Roman" w:cs="Times New Roman"/>
            <w:b/>
            <w:bCs/>
          </w:rPr>
          <w:delText xml:space="preserve">. </w:delText>
        </w:r>
        <w:r w:rsidRPr="00AA7C5F" w:rsidDel="00F51C79">
          <w:rPr>
            <w:rFonts w:ascii="Times New Roman" w:hAnsi="Times New Roman" w:cs="Times New Roman"/>
          </w:rPr>
          <w:delText>These results are in line with the trend observed with previous statements by which participants who identified as centrists, in reality, are closer to more conservative and right-wing positions, at least in terms of language attitudes</w:delText>
        </w:r>
        <w:commentRangeEnd w:id="1565"/>
        <w:r w:rsidR="00B00901" w:rsidDel="00F51C79">
          <w:rPr>
            <w:rStyle w:val="CommentReference"/>
            <w:rFonts w:ascii="Times New Roman" w:eastAsia="Times New Roman" w:hAnsi="Times New Roman" w:cs="Times New Roman"/>
            <w:kern w:val="0"/>
            <w14:ligatures w14:val="none"/>
          </w:rPr>
          <w:commentReference w:id="1565"/>
        </w:r>
        <w:r w:rsidRPr="00AA7C5F" w:rsidDel="00F51C79">
          <w:rPr>
            <w:rFonts w:ascii="Times New Roman" w:hAnsi="Times New Roman" w:cs="Times New Roman"/>
          </w:rPr>
          <w:delText xml:space="preserve">. </w:delText>
        </w:r>
      </w:del>
      <w:r w:rsidRPr="00AA7C5F">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w:t>
      </w:r>
      <w:r w:rsidRPr="00AA7C5F">
        <w:rPr>
          <w:rFonts w:ascii="Times New Roman" w:hAnsi="Times New Roman" w:cs="Times New Roman"/>
        </w:rPr>
        <w:lastRenderedPageBreak/>
        <w:t>revealed greater consensus around this statement among participants self-identified as far-left-wing, as shown by the much wider range of responses</w:t>
      </w:r>
      <w:ins w:id="1572" w:author="Kendra Dickinson" w:date="2024-03-26T13:08:00Z">
        <w:r w:rsidR="00B00901">
          <w:rPr>
            <w:rFonts w:ascii="Times New Roman" w:hAnsi="Times New Roman" w:cs="Times New Roman"/>
          </w:rPr>
          <w:t xml:space="preserve"> among conservatives</w:t>
        </w:r>
      </w:ins>
      <w:r w:rsidRPr="00AA7C5F">
        <w:rPr>
          <w:rFonts w:ascii="Times New Roman" w:hAnsi="Times New Roman" w:cs="Times New Roman"/>
        </w:rPr>
        <w:t xml:space="preserve"> in Figure </w:t>
      </w:r>
      <w:r w:rsidR="007A177F" w:rsidRPr="00AA7C5F">
        <w:rPr>
          <w:rFonts w:ascii="Times New Roman" w:hAnsi="Times New Roman" w:cs="Times New Roman"/>
        </w:rPr>
        <w:t>19</w:t>
      </w:r>
      <w:r w:rsidRPr="00AA7C5F">
        <w:rPr>
          <w:rFonts w:ascii="Times New Roman" w:hAnsi="Times New Roman" w:cs="Times New Roman"/>
        </w:rPr>
        <w:t>.</w:t>
      </w:r>
    </w:p>
    <w:p w14:paraId="5F9DB315" w14:textId="65C66FAB" w:rsidR="00882DA8" w:rsidRPr="00AA7C5F" w:rsidDel="009F4FE8" w:rsidRDefault="00882DA8" w:rsidP="00882DA8">
      <w:pPr>
        <w:spacing w:line="480" w:lineRule="auto"/>
        <w:jc w:val="both"/>
        <w:rPr>
          <w:del w:id="1573" w:author="Alejandro Andreas Jaume Losa" w:date="2024-04-10T18:45:00Z"/>
          <w:rFonts w:ascii="Times New Roman" w:hAnsi="Times New Roman" w:cs="Times New Roman"/>
        </w:rPr>
      </w:pPr>
      <w:del w:id="1574" w:author="Alejandro Andreas Jaume Losa" w:date="2024-04-10T18:45: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19</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Participant responses to the statement ‘It is worth learning Catalan’.</w:delText>
        </w:r>
      </w:del>
    </w:p>
    <w:p w14:paraId="3FEC16E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9F4FE8" w:rsidRDefault="009F4FE8" w:rsidP="009F4FE8">
      <w:pPr>
        <w:spacing w:line="480" w:lineRule="auto"/>
        <w:jc w:val="center"/>
        <w:rPr>
          <w:ins w:id="1575" w:author="Alejandro Andreas Jaume Losa" w:date="2024-04-10T18:45:00Z"/>
          <w:rFonts w:ascii="Times New Roman" w:hAnsi="Times New Roman" w:cs="Times New Roman"/>
          <w:rPrChange w:id="1576" w:author="Alejandro Andreas Jaume Losa" w:date="2024-04-10T18:45:00Z">
            <w:rPr>
              <w:ins w:id="1577" w:author="Alejandro Andreas Jaume Losa" w:date="2024-04-10T18:45:00Z"/>
              <w:rFonts w:ascii="Times New Roman" w:hAnsi="Times New Roman" w:cs="Times New Roman"/>
              <w:i/>
              <w:iCs/>
            </w:rPr>
          </w:rPrChange>
        </w:rPr>
        <w:pPrChange w:id="1578" w:author="Alejandro Andreas Jaume Losa" w:date="2024-04-10T18:45:00Z">
          <w:pPr>
            <w:spacing w:line="480" w:lineRule="auto"/>
            <w:jc w:val="both"/>
          </w:pPr>
        </w:pPrChange>
      </w:pPr>
      <w:ins w:id="1579" w:author="Alejandro Andreas Jaume Losa" w:date="2024-04-10T18:45:00Z">
        <w:r w:rsidRPr="00AA7C5F">
          <w:rPr>
            <w:rFonts w:ascii="Times New Roman" w:hAnsi="Times New Roman" w:cs="Times New Roman"/>
            <w:b/>
            <w:bCs/>
          </w:rPr>
          <w:t>Figure 19.</w:t>
        </w:r>
        <w:r w:rsidRPr="00AA7C5F">
          <w:rPr>
            <w:rFonts w:ascii="Times New Roman" w:hAnsi="Times New Roman" w:cs="Times New Roman"/>
          </w:rPr>
          <w:t xml:space="preserve"> Participant responses to the statement ‘It is worth learning Catalan’.</w:t>
        </w:r>
      </w:ins>
    </w:p>
    <w:p w14:paraId="5F367EF1" w14:textId="194FA2C6" w:rsidR="00882DA8" w:rsidRPr="009B28A1" w:rsidRDefault="009B28A1" w:rsidP="009F4FE8">
      <w:pPr>
        <w:spacing w:line="480" w:lineRule="auto"/>
        <w:ind w:firstLine="720"/>
        <w:jc w:val="both"/>
        <w:rPr>
          <w:rFonts w:ascii="Times New Roman" w:hAnsi="Times New Roman" w:cs="Times New Roman"/>
          <w:i/>
          <w:iCs/>
          <w:rPrChange w:id="1580" w:author="Alejandro Andreas Jaume Losa" w:date="2024-04-10T09:33:00Z">
            <w:rPr>
              <w:rFonts w:ascii="Times New Roman" w:hAnsi="Times New Roman" w:cs="Times New Roman"/>
              <w:b/>
              <w:bCs/>
            </w:rPr>
          </w:rPrChange>
        </w:rPr>
      </w:pPr>
      <w:ins w:id="1581" w:author="Alejandro Andreas Jaume Losa" w:date="2024-04-10T09:33:00Z">
        <w:r w:rsidRPr="009B28A1">
          <w:rPr>
            <w:rFonts w:ascii="Times New Roman" w:hAnsi="Times New Roman" w:cs="Times New Roman"/>
            <w:i/>
            <w:iCs/>
            <w:rPrChange w:id="1582" w:author="Alejandro Andreas Jaume Losa" w:date="2024-04-10T09:33:00Z">
              <w:rPr>
                <w:rFonts w:ascii="Times New Roman" w:hAnsi="Times New Roman" w:cs="Times New Roman"/>
                <w:b/>
                <w:bCs/>
              </w:rPr>
            </w:rPrChange>
          </w:rPr>
          <w:t>4.4</w:t>
        </w:r>
      </w:ins>
      <w:ins w:id="1583" w:author="Alejandro Andreas Jaume Losa" w:date="2024-04-10T18:45:00Z">
        <w:r w:rsidR="009F4FE8">
          <w:rPr>
            <w:rFonts w:ascii="Times New Roman" w:hAnsi="Times New Roman" w:cs="Times New Roman"/>
            <w:i/>
            <w:iCs/>
          </w:rPr>
          <w:t>.</w:t>
        </w:r>
      </w:ins>
      <w:ins w:id="1584" w:author="Alejandro Andreas Jaume Losa" w:date="2024-04-10T09:33:00Z">
        <w:r w:rsidRPr="009B28A1">
          <w:rPr>
            <w:rFonts w:ascii="Times New Roman" w:hAnsi="Times New Roman" w:cs="Times New Roman"/>
            <w:i/>
            <w:iCs/>
            <w:rPrChange w:id="1585" w:author="Alejandro Andreas Jaume Losa" w:date="2024-04-10T09:33:00Z">
              <w:rPr>
                <w:rFonts w:ascii="Times New Roman" w:hAnsi="Times New Roman" w:cs="Times New Roman"/>
                <w:b/>
                <w:bCs/>
              </w:rPr>
            </w:rPrChange>
          </w:rPr>
          <w:t xml:space="preserve"> </w:t>
        </w:r>
      </w:ins>
      <w:r w:rsidR="00882DA8" w:rsidRPr="009B28A1">
        <w:rPr>
          <w:rFonts w:ascii="Times New Roman" w:hAnsi="Times New Roman" w:cs="Times New Roman"/>
          <w:i/>
          <w:iCs/>
          <w:rPrChange w:id="1586" w:author="Alejandro Andreas Jaume Losa" w:date="2024-04-10T09:33:00Z">
            <w:rPr>
              <w:rFonts w:ascii="Times New Roman" w:hAnsi="Times New Roman" w:cs="Times New Roman"/>
              <w:b/>
              <w:bCs/>
            </w:rPr>
          </w:rPrChange>
        </w:rPr>
        <w:t>Language policy and integration</w:t>
      </w:r>
    </w:p>
    <w:p w14:paraId="48B0CF26" w14:textId="7A30A5F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language policy and integration. These statements are shown in </w:t>
      </w:r>
      <w:ins w:id="1587" w:author="Alejandro Andreas Jaume Losa" w:date="2024-04-09T09:28:00Z">
        <w:r w:rsidR="00F51C79">
          <w:rPr>
            <w:rFonts w:ascii="Times New Roman" w:hAnsi="Times New Roman" w:cs="Times New Roman"/>
          </w:rPr>
          <w:t>the Appendix</w:t>
        </w:r>
      </w:ins>
      <w:del w:id="1588" w:author="Alejandro Andreas Jaume Losa" w:date="2024-04-09T09:28:00Z">
        <w:r w:rsidRPr="00AA7C5F" w:rsidDel="00F51C79">
          <w:rPr>
            <w:rFonts w:ascii="Times New Roman" w:hAnsi="Times New Roman" w:cs="Times New Roman"/>
          </w:rPr>
          <w:delText xml:space="preserve">Table </w:delText>
        </w:r>
        <w:r w:rsidR="0070546B" w:rsidRPr="00AA7C5F" w:rsidDel="00F51C79">
          <w:rPr>
            <w:rFonts w:ascii="Times New Roman" w:hAnsi="Times New Roman" w:cs="Times New Roman"/>
          </w:rPr>
          <w:delText>21</w:delText>
        </w:r>
      </w:del>
      <w:r w:rsidRPr="00AA7C5F">
        <w:rPr>
          <w:rFonts w:ascii="Times New Roman" w:hAnsi="Times New Roman" w:cs="Times New Roman"/>
        </w:rPr>
        <w:t>. In what follows, I detail the relationship between participant responses to each of these statements and political orientation.</w:t>
      </w:r>
    </w:p>
    <w:p w14:paraId="4207B85A" w14:textId="4408EAA0" w:rsidR="00882DA8" w:rsidRPr="00AA7C5F" w:rsidDel="00F51C79" w:rsidRDefault="00882DA8" w:rsidP="00882DA8">
      <w:pPr>
        <w:spacing w:line="480" w:lineRule="auto"/>
        <w:jc w:val="both"/>
        <w:rPr>
          <w:del w:id="1589" w:author="Alejandro Andreas Jaume Losa" w:date="2024-04-09T09:28:00Z"/>
          <w:rFonts w:ascii="Times New Roman" w:hAnsi="Times New Roman" w:cs="Times New Roman"/>
        </w:rPr>
      </w:pPr>
      <w:commentRangeStart w:id="1590"/>
      <w:del w:id="1591" w:author="Alejandro Andreas Jaume Losa" w:date="2024-04-09T09:28:00Z">
        <w:r w:rsidRPr="00AA7C5F" w:rsidDel="00F51C79">
          <w:rPr>
            <w:rFonts w:ascii="Times New Roman" w:hAnsi="Times New Roman" w:cs="Times New Roman"/>
            <w:b/>
            <w:bCs/>
          </w:rPr>
          <w:delText xml:space="preserve">Table </w:delText>
        </w:r>
        <w:r w:rsidR="0070546B" w:rsidRPr="00AA7C5F" w:rsidDel="00F51C79">
          <w:rPr>
            <w:rFonts w:ascii="Times New Roman" w:hAnsi="Times New Roman" w:cs="Times New Roman"/>
            <w:b/>
            <w:bCs/>
          </w:rPr>
          <w:delText>21</w:delText>
        </w:r>
        <w:r w:rsidRPr="00AA7C5F" w:rsidDel="00F51C79">
          <w:rPr>
            <w:rFonts w:ascii="Times New Roman" w:hAnsi="Times New Roman" w:cs="Times New Roman"/>
            <w:b/>
            <w:bCs/>
          </w:rPr>
          <w:delText xml:space="preserve">. </w:delText>
        </w:r>
        <w:r w:rsidRPr="00AA7C5F" w:rsidDel="00F51C79">
          <w:rPr>
            <w:rFonts w:ascii="Times New Roman" w:hAnsi="Times New Roman" w:cs="Times New Roman"/>
          </w:rPr>
          <w:delText xml:space="preserve">Statements </w:delText>
        </w:r>
        <w:commentRangeEnd w:id="1590"/>
        <w:r w:rsidR="00832F09" w:rsidDel="00F51C79">
          <w:rPr>
            <w:rStyle w:val="CommentReference"/>
            <w:rFonts w:ascii="Times New Roman" w:eastAsia="Times New Roman" w:hAnsi="Times New Roman" w:cs="Times New Roman"/>
            <w:kern w:val="0"/>
            <w14:ligatures w14:val="none"/>
          </w:rPr>
          <w:commentReference w:id="1590"/>
        </w:r>
        <w:r w:rsidRPr="00AA7C5F" w:rsidDel="00F51C79">
          <w:rPr>
            <w:rFonts w:ascii="Times New Roman" w:hAnsi="Times New Roman" w:cs="Times New Roman"/>
          </w:rPr>
          <w:delText>related to language policy and integration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F51C79" w14:paraId="76398BCA" w14:textId="54177949" w:rsidTr="00C70BF2">
        <w:trPr>
          <w:cnfStyle w:val="100000000000" w:firstRow="1" w:lastRow="0" w:firstColumn="0" w:lastColumn="0" w:oddVBand="0" w:evenVBand="0" w:oddHBand="0" w:evenHBand="0" w:firstRowFirstColumn="0" w:firstRowLastColumn="0" w:lastRowFirstColumn="0" w:lastRowLastColumn="0"/>
          <w:trHeight w:val="57"/>
          <w:del w:id="1592"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3D381C7A" w14:textId="188C2090" w:rsidR="00882DA8" w:rsidRPr="00AA7C5F" w:rsidDel="00F51C79" w:rsidRDefault="00882DA8" w:rsidP="00C70BF2">
            <w:pPr>
              <w:spacing w:line="276" w:lineRule="auto"/>
              <w:jc w:val="both"/>
              <w:rPr>
                <w:del w:id="1593" w:author="Alejandro Andreas Jaume Losa" w:date="2024-04-09T09:28:00Z"/>
                <w:rFonts w:ascii="Times New Roman" w:hAnsi="Times New Roman" w:cs="Times New Roman"/>
                <w:b w:val="0"/>
                <w:bCs w:val="0"/>
              </w:rPr>
            </w:pPr>
            <w:del w:id="1594" w:author="Alejandro Andreas Jaume Losa" w:date="2024-04-09T09:28:00Z">
              <w:r w:rsidRPr="00AA7C5F" w:rsidDel="00F51C79">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2CA94E9C" w14:textId="264F87BF" w:rsidR="00882DA8" w:rsidRPr="00AA7C5F" w:rsidDel="00F51C79"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595" w:author="Alejandro Andreas Jaume Losa" w:date="2024-04-09T09:28:00Z"/>
                <w:rFonts w:ascii="Times New Roman" w:hAnsi="Times New Roman" w:cs="Times New Roman"/>
                <w:b w:val="0"/>
                <w:bCs w:val="0"/>
              </w:rPr>
            </w:pPr>
            <w:del w:id="1596" w:author="Alejandro Andreas Jaume Losa" w:date="2024-04-09T09:28:00Z">
              <w:r w:rsidRPr="00AA7C5F" w:rsidDel="00F51C79">
                <w:rPr>
                  <w:rFonts w:ascii="Times New Roman" w:hAnsi="Times New Roman" w:cs="Times New Roman"/>
                  <w:b w:val="0"/>
                  <w:bCs w:val="0"/>
                </w:rPr>
                <w:delText>Statements related to Spanish</w:delText>
              </w:r>
            </w:del>
          </w:p>
        </w:tc>
      </w:tr>
      <w:tr w:rsidR="00882DA8" w:rsidRPr="00AA7C5F" w:rsidDel="00F51C79" w14:paraId="50E1079D" w14:textId="024C07EC" w:rsidTr="00C70BF2">
        <w:trPr>
          <w:cnfStyle w:val="000000100000" w:firstRow="0" w:lastRow="0" w:firstColumn="0" w:lastColumn="0" w:oddVBand="0" w:evenVBand="0" w:oddHBand="1" w:evenHBand="0" w:firstRowFirstColumn="0" w:firstRowLastColumn="0" w:lastRowFirstColumn="0" w:lastRowLastColumn="0"/>
          <w:del w:id="1597"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18B4AB69" w14:textId="2394C9A0" w:rsidR="00882DA8" w:rsidRPr="006A383F" w:rsidDel="00F51C79" w:rsidRDefault="00882DA8" w:rsidP="00C70BF2">
            <w:pPr>
              <w:spacing w:line="276" w:lineRule="auto"/>
              <w:jc w:val="both"/>
              <w:rPr>
                <w:del w:id="1598" w:author="Alejandro Andreas Jaume Losa" w:date="2024-04-09T09:28:00Z"/>
                <w:rFonts w:ascii="Times New Roman" w:hAnsi="Times New Roman" w:cs="Times New Roman"/>
                <w:b w:val="0"/>
                <w:bCs w:val="0"/>
                <w:rPrChange w:id="1599" w:author="Alejandro Andreas Jaume Losa" w:date="2024-04-10T08:26:00Z">
                  <w:rPr>
                    <w:del w:id="1600" w:author="Alejandro Andreas Jaume Losa" w:date="2024-04-09T09:28:00Z"/>
                    <w:rFonts w:ascii="Times New Roman" w:hAnsi="Times New Roman" w:cs="Times New Roman"/>
                    <w:b w:val="0"/>
                    <w:bCs w:val="0"/>
                    <w:lang w:val="es-ES"/>
                  </w:rPr>
                </w:rPrChange>
              </w:rPr>
            </w:pPr>
          </w:p>
          <w:p w14:paraId="6620ABB1" w14:textId="0A3FC42E" w:rsidR="00882DA8" w:rsidRPr="006A383F" w:rsidDel="00F51C79" w:rsidRDefault="00882DA8" w:rsidP="00C70BF2">
            <w:pPr>
              <w:spacing w:line="276" w:lineRule="auto"/>
              <w:jc w:val="both"/>
              <w:rPr>
                <w:del w:id="1601" w:author="Alejandro Andreas Jaume Losa" w:date="2024-04-09T09:28:00Z"/>
                <w:rFonts w:ascii="Times New Roman" w:hAnsi="Times New Roman" w:cs="Times New Roman"/>
                <w:b w:val="0"/>
                <w:bCs w:val="0"/>
                <w:i/>
                <w:iCs/>
                <w:rPrChange w:id="1602" w:author="Alejandro Andreas Jaume Losa" w:date="2024-04-10T08:26:00Z">
                  <w:rPr>
                    <w:del w:id="1603" w:author="Alejandro Andreas Jaume Losa" w:date="2024-04-09T09:28:00Z"/>
                    <w:rFonts w:ascii="Times New Roman" w:hAnsi="Times New Roman" w:cs="Times New Roman"/>
                    <w:b w:val="0"/>
                    <w:bCs w:val="0"/>
                    <w:i/>
                    <w:iCs/>
                    <w:lang w:val="es-ES"/>
                  </w:rPr>
                </w:rPrChange>
              </w:rPr>
            </w:pPr>
            <w:del w:id="1604" w:author="Alejandro Andreas Jaume Losa" w:date="2024-04-09T09:28:00Z">
              <w:r w:rsidRPr="006A383F" w:rsidDel="00F51C79">
                <w:rPr>
                  <w:rFonts w:ascii="Times New Roman" w:hAnsi="Times New Roman" w:cs="Times New Roman"/>
                  <w:b w:val="0"/>
                  <w:bCs w:val="0"/>
                  <w:i/>
                  <w:iCs/>
                  <w:rPrChange w:id="1605" w:author="Alejandro Andreas Jaume Losa" w:date="2024-04-10T08:26:00Z">
                    <w:rPr>
                      <w:rFonts w:ascii="Times New Roman" w:hAnsi="Times New Roman" w:cs="Times New Roman"/>
                      <w:b w:val="0"/>
                      <w:bCs w:val="0"/>
                      <w:i/>
                      <w:iCs/>
                      <w:lang w:val="es-ES"/>
                    </w:rPr>
                  </w:rPrChange>
                </w:rPr>
                <w:delText>Hauria de ser obligatori que els alumnes de Balears cursassin, com a mínim, el 50% de les assignatures en català.</w:delText>
              </w:r>
            </w:del>
          </w:p>
          <w:p w14:paraId="0E678942" w14:textId="35DA7B5C" w:rsidR="00882DA8" w:rsidRPr="006A383F" w:rsidDel="00F51C79" w:rsidRDefault="00882DA8" w:rsidP="00C70BF2">
            <w:pPr>
              <w:spacing w:line="276" w:lineRule="auto"/>
              <w:jc w:val="both"/>
              <w:rPr>
                <w:del w:id="1606" w:author="Alejandro Andreas Jaume Losa" w:date="2024-04-09T09:28:00Z"/>
                <w:rFonts w:ascii="Times New Roman" w:hAnsi="Times New Roman" w:cs="Times New Roman"/>
                <w:b w:val="0"/>
                <w:bCs w:val="0"/>
                <w:i/>
                <w:iCs/>
              </w:rPr>
            </w:pPr>
            <w:del w:id="1607" w:author="Alejandro Andreas Jaume Losa" w:date="2024-04-09T09:28:00Z">
              <w:r w:rsidRPr="006A383F" w:rsidDel="00F51C79">
                <w:rPr>
                  <w:rFonts w:ascii="Times New Roman" w:hAnsi="Times New Roman" w:cs="Times New Roman"/>
                  <w:i/>
                  <w:iCs/>
                </w:rPr>
                <w:delText>Tendría que ser obligatorio que los alumnus de Baleares cursasen, como mínimo, el 50% de las asignaturas en catalán.</w:delText>
              </w:r>
            </w:del>
          </w:p>
          <w:p w14:paraId="3509684B" w14:textId="04BFB797" w:rsidR="00882DA8" w:rsidRPr="00AA7C5F" w:rsidDel="00F51C79" w:rsidRDefault="00882DA8" w:rsidP="00C70BF2">
            <w:pPr>
              <w:pStyle w:val="paragraph"/>
              <w:spacing w:before="0" w:beforeAutospacing="0" w:after="0" w:afterAutospacing="0"/>
              <w:textAlignment w:val="baseline"/>
              <w:rPr>
                <w:del w:id="1608" w:author="Alejandro Andreas Jaume Losa" w:date="2024-04-09T09:28:00Z"/>
                <w:b w:val="0"/>
                <w:bCs w:val="0"/>
                <w:color w:val="auto"/>
              </w:rPr>
            </w:pPr>
            <w:del w:id="1609" w:author="Alejandro Andreas Jaume Losa" w:date="2024-04-09T09:28:00Z">
              <w:r w:rsidRPr="00AA7C5F" w:rsidDel="00F51C79">
                <w:rPr>
                  <w:b w:val="0"/>
                  <w:bCs w:val="0"/>
                  <w:color w:val="000000"/>
                </w:rPr>
                <w:delText>It should be mandatory for all students from the Balearic Islands to take at least 50% of the subjects in Catalan</w:delText>
              </w:r>
              <w:r w:rsidRPr="00AA7C5F" w:rsidDel="00F51C79">
                <w:rPr>
                  <w:b w:val="0"/>
                  <w:bCs w:val="0"/>
                  <w:color w:val="000000"/>
                </w:rPr>
                <w:br/>
              </w:r>
            </w:del>
          </w:p>
        </w:tc>
        <w:tc>
          <w:tcPr>
            <w:tcW w:w="4675" w:type="dxa"/>
            <w:tcBorders>
              <w:top w:val="single" w:sz="4" w:space="0" w:color="auto"/>
            </w:tcBorders>
            <w:shd w:val="clear" w:color="auto" w:fill="auto"/>
          </w:tcPr>
          <w:p w14:paraId="44F2CB61" w14:textId="49F2D1BB"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10" w:author="Alejandro Andreas Jaume Losa" w:date="2024-04-09T09:28:00Z"/>
                <w:rFonts w:ascii="Times New Roman" w:hAnsi="Times New Roman" w:cs="Times New Roman"/>
              </w:rPr>
            </w:pPr>
          </w:p>
          <w:p w14:paraId="317122AE" w14:textId="4AC3541D" w:rsidR="00882DA8" w:rsidRPr="006A383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11" w:author="Alejandro Andreas Jaume Losa" w:date="2024-04-09T09:28:00Z"/>
                <w:rFonts w:ascii="Times New Roman" w:hAnsi="Times New Roman" w:cs="Times New Roman"/>
                <w:bCs/>
                <w:i/>
                <w:iCs/>
                <w:rPrChange w:id="1612" w:author="Alejandro Andreas Jaume Losa" w:date="2024-04-10T08:26:00Z">
                  <w:rPr>
                    <w:del w:id="1613" w:author="Alejandro Andreas Jaume Losa" w:date="2024-04-09T09:28:00Z"/>
                    <w:rFonts w:ascii="Times New Roman" w:hAnsi="Times New Roman" w:cs="Times New Roman"/>
                    <w:bCs/>
                    <w:i/>
                    <w:iCs/>
                    <w:lang w:val="es-ES"/>
                  </w:rPr>
                </w:rPrChange>
              </w:rPr>
            </w:pPr>
            <w:del w:id="1614" w:author="Alejandro Andreas Jaume Losa" w:date="2024-04-09T09:28:00Z">
              <w:r w:rsidRPr="006A383F" w:rsidDel="00F51C79">
                <w:rPr>
                  <w:rFonts w:ascii="Times New Roman" w:hAnsi="Times New Roman" w:cs="Times New Roman"/>
                  <w:bCs/>
                  <w:i/>
                  <w:iCs/>
                  <w:rPrChange w:id="1615" w:author="Alejandro Andreas Jaume Losa" w:date="2024-04-10T08:26:00Z">
                    <w:rPr>
                      <w:rFonts w:ascii="Times New Roman" w:hAnsi="Times New Roman" w:cs="Times New Roman"/>
                      <w:bCs/>
                      <w:i/>
                      <w:iCs/>
                      <w:lang w:val="es-ES"/>
                    </w:rPr>
                  </w:rPrChange>
                </w:rPr>
                <w:delText>Hauria de ser obligatori que els alumnes de Balears cursassin, com a mínim, el 50% de les assignatures en castellà.</w:delText>
              </w:r>
            </w:del>
          </w:p>
          <w:p w14:paraId="5C4C29E7" w14:textId="1235B1E7" w:rsidR="00882DA8" w:rsidRPr="006A383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16" w:author="Alejandro Andreas Jaume Losa" w:date="2024-04-09T09:28:00Z"/>
                <w:rFonts w:ascii="Times New Roman" w:hAnsi="Times New Roman" w:cs="Times New Roman"/>
                <w:bCs/>
                <w:i/>
                <w:iCs/>
              </w:rPr>
            </w:pPr>
            <w:del w:id="1617" w:author="Alejandro Andreas Jaume Losa" w:date="2024-04-09T09:28:00Z">
              <w:r w:rsidRPr="006A383F" w:rsidDel="00F51C79">
                <w:rPr>
                  <w:rFonts w:ascii="Times New Roman" w:hAnsi="Times New Roman" w:cs="Times New Roman"/>
                  <w:bCs/>
                  <w:i/>
                  <w:iCs/>
                </w:rPr>
                <w:delText>Tendría que ser obligatorio que los alumnus de Baleares cursasen, como mínimo, el 50% de las asignaturas en castellano.</w:delText>
              </w:r>
            </w:del>
          </w:p>
          <w:p w14:paraId="70F061B3" w14:textId="02BF5C7E"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18" w:author="Alejandro Andreas Jaume Losa" w:date="2024-04-09T09:28:00Z"/>
                <w:rFonts w:ascii="Times New Roman" w:hAnsi="Times New Roman" w:cs="Times New Roman"/>
                <w:b/>
              </w:rPr>
            </w:pPr>
            <w:del w:id="1619" w:author="Alejandro Andreas Jaume Losa" w:date="2024-04-09T09:28:00Z">
              <w:r w:rsidRPr="00AA7C5F" w:rsidDel="00F51C79">
                <w:rPr>
                  <w:rFonts w:ascii="Times New Roman" w:hAnsi="Times New Roman" w:cs="Times New Roman"/>
                  <w:bCs/>
                  <w:color w:val="000000"/>
                </w:rPr>
                <w:delText>It should be mandatory for all students from the Balearic Islands to take at least 50% of the subjects in Spanish.</w:delText>
              </w:r>
            </w:del>
          </w:p>
        </w:tc>
      </w:tr>
      <w:tr w:rsidR="00882DA8" w:rsidRPr="00AA7C5F" w:rsidDel="00F51C79" w14:paraId="3724E71C" w14:textId="0CAB0158" w:rsidTr="00C70BF2">
        <w:trPr>
          <w:del w:id="1620"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3EDE7FA" w14:textId="39D89A6A" w:rsidR="00882DA8" w:rsidRPr="00AA7C5F" w:rsidDel="00F51C79" w:rsidRDefault="00882DA8" w:rsidP="00C70BF2">
            <w:pPr>
              <w:spacing w:line="276" w:lineRule="auto"/>
              <w:jc w:val="both"/>
              <w:rPr>
                <w:del w:id="1621" w:author="Alejandro Andreas Jaume Losa" w:date="2024-04-09T09:28:00Z"/>
                <w:rFonts w:ascii="Times New Roman" w:hAnsi="Times New Roman" w:cs="Times New Roman"/>
                <w:b w:val="0"/>
                <w:bCs w:val="0"/>
              </w:rPr>
            </w:pPr>
          </w:p>
          <w:p w14:paraId="38E948C6" w14:textId="735D6E2F" w:rsidR="00882DA8" w:rsidRPr="006A383F" w:rsidDel="00F51C79" w:rsidRDefault="00882DA8" w:rsidP="00C70BF2">
            <w:pPr>
              <w:spacing w:line="276" w:lineRule="auto"/>
              <w:jc w:val="both"/>
              <w:rPr>
                <w:del w:id="1622" w:author="Alejandro Andreas Jaume Losa" w:date="2024-04-09T09:28:00Z"/>
                <w:rFonts w:ascii="Times New Roman" w:hAnsi="Times New Roman" w:cs="Times New Roman"/>
                <w:b w:val="0"/>
                <w:bCs w:val="0"/>
                <w:i/>
                <w:iCs/>
                <w:rPrChange w:id="1623" w:author="Alejandro Andreas Jaume Losa" w:date="2024-04-10T08:26:00Z">
                  <w:rPr>
                    <w:del w:id="1624" w:author="Alejandro Andreas Jaume Losa" w:date="2024-04-09T09:28:00Z"/>
                    <w:rFonts w:ascii="Times New Roman" w:hAnsi="Times New Roman" w:cs="Times New Roman"/>
                    <w:b w:val="0"/>
                    <w:bCs w:val="0"/>
                    <w:i/>
                    <w:iCs/>
                    <w:lang w:val="es-ES"/>
                  </w:rPr>
                </w:rPrChange>
              </w:rPr>
            </w:pPr>
            <w:del w:id="1625" w:author="Alejandro Andreas Jaume Losa" w:date="2024-04-09T09:28:00Z">
              <w:r w:rsidRPr="006A383F" w:rsidDel="00F51C79">
                <w:rPr>
                  <w:rFonts w:ascii="Times New Roman" w:hAnsi="Times New Roman" w:cs="Times New Roman"/>
                  <w:b w:val="0"/>
                  <w:bCs w:val="0"/>
                  <w:i/>
                  <w:iCs/>
                  <w:rPrChange w:id="1626" w:author="Alejandro Andreas Jaume Losa" w:date="2024-04-10T08:26:00Z">
                    <w:rPr>
                      <w:rFonts w:ascii="Times New Roman" w:hAnsi="Times New Roman" w:cs="Times New Roman"/>
                      <w:b w:val="0"/>
                      <w:bCs w:val="0"/>
                      <w:i/>
                      <w:iCs/>
                      <w:lang w:val="es-ES"/>
                    </w:rPr>
                  </w:rPrChange>
                </w:rPr>
                <w:delText>El català hauria de ser una asignatura voluntària a les escoles i instituts de les Balears</w:delText>
              </w:r>
            </w:del>
          </w:p>
          <w:p w14:paraId="68999D6F" w14:textId="2096BEE6" w:rsidR="00882DA8" w:rsidRPr="006A383F" w:rsidDel="00F51C79" w:rsidRDefault="00882DA8" w:rsidP="00C70BF2">
            <w:pPr>
              <w:spacing w:line="276" w:lineRule="auto"/>
              <w:jc w:val="both"/>
              <w:rPr>
                <w:del w:id="1627" w:author="Alejandro Andreas Jaume Losa" w:date="2024-04-09T09:28:00Z"/>
                <w:rFonts w:ascii="Times New Roman" w:hAnsi="Times New Roman" w:cs="Times New Roman"/>
                <w:b w:val="0"/>
                <w:bCs w:val="0"/>
                <w:i/>
                <w:iCs/>
              </w:rPr>
            </w:pPr>
            <w:del w:id="1628" w:author="Alejandro Andreas Jaume Losa" w:date="2024-04-09T09:28:00Z">
              <w:r w:rsidRPr="006A383F" w:rsidDel="00F51C79">
                <w:rPr>
                  <w:rFonts w:ascii="Times New Roman" w:hAnsi="Times New Roman" w:cs="Times New Roman"/>
                  <w:i/>
                  <w:iCs/>
                </w:rPr>
                <w:delText>El catalán debería de ser una asignatura voluntaria en las escuelas e institutos de Baleares</w:delText>
              </w:r>
            </w:del>
          </w:p>
          <w:p w14:paraId="68398C6E" w14:textId="205BB8C0" w:rsidR="00882DA8" w:rsidRPr="00AA7C5F" w:rsidDel="00F51C79" w:rsidRDefault="00882DA8" w:rsidP="00C70BF2">
            <w:pPr>
              <w:pStyle w:val="paragraph"/>
              <w:spacing w:before="0" w:beforeAutospacing="0" w:after="0" w:afterAutospacing="0"/>
              <w:textAlignment w:val="baseline"/>
              <w:rPr>
                <w:del w:id="1629" w:author="Alejandro Andreas Jaume Losa" w:date="2024-04-09T09:28:00Z"/>
                <w:b w:val="0"/>
                <w:bCs w:val="0"/>
                <w:color w:val="auto"/>
              </w:rPr>
            </w:pPr>
            <w:del w:id="1630" w:author="Alejandro Andreas Jaume Losa" w:date="2024-04-09T09:28:00Z">
              <w:r w:rsidRPr="00AA7C5F" w:rsidDel="00F51C79">
                <w:rPr>
                  <w:b w:val="0"/>
                  <w:bCs w:val="0"/>
                  <w:color w:val="000000"/>
                </w:rPr>
                <w:delText>Catalan should be a voluntary subject in schools and high schools in the Balearic Islands</w:delText>
              </w:r>
            </w:del>
          </w:p>
        </w:tc>
        <w:tc>
          <w:tcPr>
            <w:tcW w:w="4675" w:type="dxa"/>
            <w:shd w:val="clear" w:color="auto" w:fill="auto"/>
          </w:tcPr>
          <w:p w14:paraId="02CD4164" w14:textId="79CB5F29" w:rsidR="00882DA8" w:rsidRPr="00AA7C5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31" w:author="Alejandro Andreas Jaume Losa" w:date="2024-04-09T09:28:00Z"/>
                <w:rFonts w:ascii="Times New Roman" w:hAnsi="Times New Roman" w:cs="Times New Roman"/>
              </w:rPr>
            </w:pPr>
          </w:p>
          <w:p w14:paraId="17523C3F" w14:textId="6CDE1513" w:rsidR="00882DA8" w:rsidRPr="006A383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32" w:author="Alejandro Andreas Jaume Losa" w:date="2024-04-09T09:28:00Z"/>
                <w:rFonts w:ascii="Times New Roman" w:hAnsi="Times New Roman" w:cs="Times New Roman"/>
                <w:i/>
                <w:iCs/>
                <w:rPrChange w:id="1633" w:author="Alejandro Andreas Jaume Losa" w:date="2024-04-10T08:26:00Z">
                  <w:rPr>
                    <w:del w:id="1634" w:author="Alejandro Andreas Jaume Losa" w:date="2024-04-09T09:28:00Z"/>
                    <w:rFonts w:ascii="Times New Roman" w:hAnsi="Times New Roman" w:cs="Times New Roman"/>
                    <w:i/>
                    <w:iCs/>
                    <w:lang w:val="es-ES"/>
                  </w:rPr>
                </w:rPrChange>
              </w:rPr>
            </w:pPr>
            <w:del w:id="1635" w:author="Alejandro Andreas Jaume Losa" w:date="2024-04-09T09:28:00Z">
              <w:r w:rsidRPr="006A383F" w:rsidDel="00F51C79">
                <w:rPr>
                  <w:rFonts w:ascii="Times New Roman" w:hAnsi="Times New Roman" w:cs="Times New Roman"/>
                  <w:i/>
                  <w:iCs/>
                  <w:rPrChange w:id="1636" w:author="Alejandro Andreas Jaume Losa" w:date="2024-04-10T08:26:00Z">
                    <w:rPr>
                      <w:rFonts w:ascii="Times New Roman" w:hAnsi="Times New Roman" w:cs="Times New Roman"/>
                      <w:i/>
                      <w:iCs/>
                      <w:lang w:val="es-ES"/>
                    </w:rPr>
                  </w:rPrChange>
                </w:rPr>
                <w:delText>El castellà hauria de ser una asignatura voluntària a les escoles i instituts de les Balears</w:delText>
              </w:r>
            </w:del>
          </w:p>
          <w:p w14:paraId="48DE0917" w14:textId="621C6FD5" w:rsidR="00882DA8" w:rsidRPr="006A383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37" w:author="Alejandro Andreas Jaume Losa" w:date="2024-04-09T09:28:00Z"/>
                <w:rFonts w:ascii="Times New Roman" w:hAnsi="Times New Roman" w:cs="Times New Roman"/>
                <w:i/>
                <w:iCs/>
              </w:rPr>
            </w:pPr>
            <w:del w:id="1638" w:author="Alejandro Andreas Jaume Losa" w:date="2024-04-09T09:28:00Z">
              <w:r w:rsidRPr="006A383F" w:rsidDel="00F51C79">
                <w:rPr>
                  <w:rFonts w:ascii="Times New Roman" w:hAnsi="Times New Roman" w:cs="Times New Roman"/>
                  <w:i/>
                  <w:iCs/>
                </w:rPr>
                <w:delText>El castellano debería de ser una asignatura voluntaria en las escuelas e institutos de Baleares</w:delText>
              </w:r>
            </w:del>
          </w:p>
          <w:p w14:paraId="090F9DC9" w14:textId="776F876B" w:rsidR="00882DA8" w:rsidRPr="00AA7C5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39" w:author="Alejandro Andreas Jaume Losa" w:date="2024-04-09T09:28:00Z"/>
                <w:rFonts w:ascii="Times New Roman" w:hAnsi="Times New Roman" w:cs="Times New Roman"/>
              </w:rPr>
            </w:pPr>
            <w:del w:id="1640" w:author="Alejandro Andreas Jaume Losa" w:date="2024-04-09T09:28:00Z">
              <w:r w:rsidRPr="00AA7C5F" w:rsidDel="00F51C79">
                <w:rPr>
                  <w:rFonts w:ascii="Times New Roman" w:hAnsi="Times New Roman" w:cs="Times New Roman"/>
                  <w:color w:val="000000"/>
                </w:rPr>
                <w:delText>Spanish should be a voluntary subject in schools and high schools in the Balearic Islands</w:delText>
              </w:r>
            </w:del>
          </w:p>
        </w:tc>
      </w:tr>
      <w:tr w:rsidR="00882DA8" w:rsidRPr="00AA7C5F" w:rsidDel="00F51C79" w14:paraId="48B012E8" w14:textId="30073692" w:rsidTr="00C70BF2">
        <w:trPr>
          <w:cnfStyle w:val="000000100000" w:firstRow="0" w:lastRow="0" w:firstColumn="0" w:lastColumn="0" w:oddVBand="0" w:evenVBand="0" w:oddHBand="1" w:evenHBand="0" w:firstRowFirstColumn="0" w:firstRowLastColumn="0" w:lastRowFirstColumn="0" w:lastRowLastColumn="0"/>
          <w:del w:id="1641"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DC2F4C4" w14:textId="175F4EFC" w:rsidR="00882DA8" w:rsidRPr="00AA7C5F" w:rsidDel="00F51C79" w:rsidRDefault="00882DA8" w:rsidP="00C70BF2">
            <w:pPr>
              <w:spacing w:line="276" w:lineRule="auto"/>
              <w:jc w:val="both"/>
              <w:rPr>
                <w:del w:id="1642" w:author="Alejandro Andreas Jaume Losa" w:date="2024-04-09T09:28:00Z"/>
                <w:rFonts w:ascii="Times New Roman" w:hAnsi="Times New Roman" w:cs="Times New Roman"/>
                <w:b w:val="0"/>
                <w:bCs w:val="0"/>
              </w:rPr>
            </w:pPr>
          </w:p>
          <w:p w14:paraId="5B34C3A4" w14:textId="629C8F2B" w:rsidR="00882DA8" w:rsidRPr="006A383F" w:rsidDel="00F51C79" w:rsidRDefault="00882DA8" w:rsidP="00C70BF2">
            <w:pPr>
              <w:spacing w:line="276" w:lineRule="auto"/>
              <w:jc w:val="both"/>
              <w:rPr>
                <w:del w:id="1643" w:author="Alejandro Andreas Jaume Losa" w:date="2024-04-09T09:28:00Z"/>
                <w:rFonts w:ascii="Times New Roman" w:hAnsi="Times New Roman" w:cs="Times New Roman"/>
                <w:b w:val="0"/>
                <w:bCs w:val="0"/>
                <w:i/>
                <w:iCs/>
              </w:rPr>
            </w:pPr>
            <w:del w:id="1644" w:author="Alejandro Andreas Jaume Losa" w:date="2024-04-09T09:28:00Z">
              <w:r w:rsidRPr="006A383F" w:rsidDel="00F51C79">
                <w:rPr>
                  <w:rFonts w:ascii="Times New Roman" w:hAnsi="Times New Roman" w:cs="Times New Roman"/>
                  <w:i/>
                  <w:iCs/>
                </w:rPr>
                <w:delText>El català ha de ser un requisite per ocupar un lloc de feina a l’administración pública</w:delText>
              </w:r>
            </w:del>
          </w:p>
          <w:p w14:paraId="12424C83" w14:textId="0528FF5B" w:rsidR="00882DA8" w:rsidRPr="006A383F" w:rsidDel="00F51C79" w:rsidRDefault="00882DA8" w:rsidP="00C70BF2">
            <w:pPr>
              <w:spacing w:line="276" w:lineRule="auto"/>
              <w:jc w:val="both"/>
              <w:rPr>
                <w:del w:id="1645" w:author="Alejandro Andreas Jaume Losa" w:date="2024-04-09T09:28:00Z"/>
                <w:rFonts w:ascii="Times New Roman" w:hAnsi="Times New Roman" w:cs="Times New Roman"/>
                <w:b w:val="0"/>
                <w:bCs w:val="0"/>
                <w:i/>
                <w:iCs/>
              </w:rPr>
            </w:pPr>
            <w:del w:id="1646" w:author="Alejandro Andreas Jaume Losa" w:date="2024-04-09T09:28:00Z">
              <w:r w:rsidRPr="006A383F" w:rsidDel="00F51C79">
                <w:rPr>
                  <w:rFonts w:ascii="Times New Roman" w:hAnsi="Times New Roman" w:cs="Times New Roman"/>
                  <w:i/>
                  <w:iCs/>
                </w:rPr>
                <w:delText>El catalán tiene que ser un requisite para ocupar un puesto de trabajo en la administración pública.</w:delText>
              </w:r>
            </w:del>
          </w:p>
          <w:p w14:paraId="147E0094" w14:textId="71709157" w:rsidR="00882DA8" w:rsidRPr="00AA7C5F" w:rsidDel="00F51C79" w:rsidRDefault="00882DA8" w:rsidP="00C70BF2">
            <w:pPr>
              <w:spacing w:line="276" w:lineRule="auto"/>
              <w:jc w:val="both"/>
              <w:rPr>
                <w:del w:id="1647" w:author="Alejandro Andreas Jaume Losa" w:date="2024-04-09T09:28:00Z"/>
                <w:rFonts w:ascii="Times New Roman" w:hAnsi="Times New Roman" w:cs="Times New Roman"/>
                <w:b w:val="0"/>
                <w:bCs w:val="0"/>
              </w:rPr>
            </w:pPr>
            <w:del w:id="1648" w:author="Alejandro Andreas Jaume Losa" w:date="2024-04-09T09:28:00Z">
              <w:r w:rsidRPr="00AA7C5F" w:rsidDel="00F51C79">
                <w:rPr>
                  <w:rFonts w:ascii="Times New Roman" w:hAnsi="Times New Roman" w:cs="Times New Roman"/>
                  <w:b w:val="0"/>
                  <w:bCs w:val="0"/>
                  <w:color w:val="000000"/>
                  <w:shd w:val="clear" w:color="auto" w:fill="FFFFFF"/>
                </w:rPr>
                <w:delText>Catalan must be a requirement to hold a job in the public administration</w:delText>
              </w:r>
            </w:del>
          </w:p>
        </w:tc>
        <w:tc>
          <w:tcPr>
            <w:tcW w:w="4675" w:type="dxa"/>
            <w:shd w:val="clear" w:color="auto" w:fill="auto"/>
          </w:tcPr>
          <w:p w14:paraId="40E8F014" w14:textId="0684AFD8"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49" w:author="Alejandro Andreas Jaume Losa" w:date="2024-04-09T09:28:00Z"/>
                <w:rFonts w:ascii="Times New Roman" w:hAnsi="Times New Roman" w:cs="Times New Roman"/>
              </w:rPr>
            </w:pPr>
          </w:p>
          <w:p w14:paraId="434EFF97" w14:textId="4EE1304F"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50" w:author="Alejandro Andreas Jaume Losa" w:date="2024-04-09T09:28:00Z"/>
                <w:rFonts w:ascii="Times New Roman" w:hAnsi="Times New Roman" w:cs="Times New Roman"/>
              </w:rPr>
            </w:pPr>
            <w:del w:id="1651" w:author="Alejandro Andreas Jaume Losa" w:date="2024-04-09T09:28:00Z">
              <w:r w:rsidRPr="00AA7C5F" w:rsidDel="00F51C79">
                <w:rPr>
                  <w:rFonts w:ascii="Times New Roman" w:hAnsi="Times New Roman" w:cs="Times New Roman"/>
                </w:rPr>
                <w:delText>N/A</w:delText>
              </w:r>
            </w:del>
          </w:p>
        </w:tc>
      </w:tr>
      <w:tr w:rsidR="00882DA8" w:rsidRPr="00AA7C5F" w:rsidDel="00F51C79" w14:paraId="40418022" w14:textId="74096D36" w:rsidTr="00C70BF2">
        <w:trPr>
          <w:del w:id="1652"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5D219F6" w14:textId="1FC539C9" w:rsidR="00882DA8" w:rsidRPr="006A383F" w:rsidDel="00F51C79" w:rsidRDefault="00882DA8" w:rsidP="00C70BF2">
            <w:pPr>
              <w:spacing w:line="276" w:lineRule="auto"/>
              <w:jc w:val="both"/>
              <w:rPr>
                <w:del w:id="1653" w:author="Alejandro Andreas Jaume Losa" w:date="2024-04-09T09:28:00Z"/>
                <w:rFonts w:ascii="Times New Roman" w:hAnsi="Times New Roman" w:cs="Times New Roman"/>
                <w:b w:val="0"/>
                <w:bCs w:val="0"/>
              </w:rPr>
            </w:pPr>
          </w:p>
          <w:p w14:paraId="083AB761" w14:textId="1734BC00" w:rsidR="00882DA8" w:rsidRPr="006A383F" w:rsidDel="00F51C79" w:rsidRDefault="00882DA8" w:rsidP="00C70BF2">
            <w:pPr>
              <w:spacing w:line="276" w:lineRule="auto"/>
              <w:jc w:val="both"/>
              <w:rPr>
                <w:del w:id="1654" w:author="Alejandro Andreas Jaume Losa" w:date="2024-04-09T09:28:00Z"/>
                <w:rFonts w:ascii="Times New Roman" w:hAnsi="Times New Roman" w:cs="Times New Roman"/>
                <w:b w:val="0"/>
                <w:bCs w:val="0"/>
                <w:i/>
                <w:iCs/>
              </w:rPr>
            </w:pPr>
            <w:del w:id="1655" w:author="Alejandro Andreas Jaume Losa" w:date="2024-04-09T09:28:00Z">
              <w:r w:rsidRPr="006A383F" w:rsidDel="00F51C79">
                <w:rPr>
                  <w:rFonts w:ascii="Times New Roman" w:hAnsi="Times New Roman" w:cs="Times New Roman"/>
                  <w:i/>
                  <w:iCs/>
                </w:rPr>
                <w:delText>Per al personal sanitari, és més important saber català que castellà.</w:delText>
              </w:r>
            </w:del>
          </w:p>
          <w:p w14:paraId="4F99C2E1" w14:textId="3D0BB6C9" w:rsidR="00882DA8" w:rsidRPr="006A383F" w:rsidDel="00F51C79" w:rsidRDefault="00882DA8" w:rsidP="00C70BF2">
            <w:pPr>
              <w:spacing w:line="276" w:lineRule="auto"/>
              <w:jc w:val="both"/>
              <w:rPr>
                <w:del w:id="1656" w:author="Alejandro Andreas Jaume Losa" w:date="2024-04-09T09:28:00Z"/>
                <w:rFonts w:ascii="Times New Roman" w:hAnsi="Times New Roman" w:cs="Times New Roman"/>
                <w:b w:val="0"/>
                <w:bCs w:val="0"/>
                <w:i/>
                <w:iCs/>
              </w:rPr>
            </w:pPr>
            <w:del w:id="1657" w:author="Alejandro Andreas Jaume Losa" w:date="2024-04-09T09:28:00Z">
              <w:r w:rsidRPr="006A383F" w:rsidDel="00F51C79">
                <w:rPr>
                  <w:rFonts w:ascii="Times New Roman" w:hAnsi="Times New Roman" w:cs="Times New Roman"/>
                  <w:i/>
                  <w:iCs/>
                </w:rPr>
                <w:delText>Para el personal sanitario, es más importante saber catalán que castellano.</w:delText>
              </w:r>
            </w:del>
          </w:p>
          <w:p w14:paraId="58D605E2" w14:textId="373292B7" w:rsidR="00882DA8" w:rsidRPr="00AA7C5F" w:rsidDel="00F51C79" w:rsidRDefault="00882DA8" w:rsidP="00C70BF2">
            <w:pPr>
              <w:spacing w:line="276" w:lineRule="auto"/>
              <w:jc w:val="both"/>
              <w:rPr>
                <w:del w:id="1658" w:author="Alejandro Andreas Jaume Losa" w:date="2024-04-09T09:28:00Z"/>
                <w:rFonts w:ascii="Times New Roman" w:hAnsi="Times New Roman" w:cs="Times New Roman"/>
                <w:b w:val="0"/>
                <w:bCs w:val="0"/>
              </w:rPr>
            </w:pPr>
            <w:del w:id="1659" w:author="Alejandro Andreas Jaume Losa" w:date="2024-04-09T09:28:00Z">
              <w:r w:rsidRPr="00AA7C5F" w:rsidDel="00F51C79">
                <w:rPr>
                  <w:rFonts w:ascii="Times New Roman" w:hAnsi="Times New Roman" w:cs="Times New Roman"/>
                  <w:b w:val="0"/>
                  <w:bCs w:val="0"/>
                </w:rPr>
                <w:delText>For healthcare staff, it is more important to know Catalan than Spanish</w:delText>
              </w:r>
            </w:del>
          </w:p>
        </w:tc>
        <w:tc>
          <w:tcPr>
            <w:tcW w:w="4675" w:type="dxa"/>
            <w:shd w:val="clear" w:color="auto" w:fill="auto"/>
          </w:tcPr>
          <w:p w14:paraId="25AC8845" w14:textId="2A335903" w:rsidR="00882DA8" w:rsidRPr="00AB1D4C"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60" w:author="Alejandro Andreas Jaume Losa" w:date="2024-04-09T09:28:00Z"/>
                <w:rFonts w:ascii="Times New Roman" w:hAnsi="Times New Roman" w:cs="Times New Roman"/>
                <w:rPrChange w:id="1661" w:author="Alejandro Andreas Jaume Losa" w:date="2024-04-02T10:16:00Z">
                  <w:rPr>
                    <w:del w:id="1662" w:author="Alejandro Andreas Jaume Losa" w:date="2024-04-09T09:28:00Z"/>
                    <w:rFonts w:ascii="Times New Roman" w:hAnsi="Times New Roman" w:cs="Times New Roman"/>
                    <w:lang w:val="es-ES"/>
                  </w:rPr>
                </w:rPrChange>
              </w:rPr>
            </w:pPr>
          </w:p>
          <w:p w14:paraId="66F47862" w14:textId="59812293" w:rsidR="00882DA8" w:rsidRPr="006A383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63" w:author="Alejandro Andreas Jaume Losa" w:date="2024-04-09T09:28:00Z"/>
                <w:rFonts w:ascii="Times New Roman" w:hAnsi="Times New Roman" w:cs="Times New Roman"/>
                <w:i/>
                <w:iCs/>
              </w:rPr>
            </w:pPr>
            <w:del w:id="1664" w:author="Alejandro Andreas Jaume Losa" w:date="2024-04-09T09:28:00Z">
              <w:r w:rsidRPr="006A383F" w:rsidDel="00F51C79">
                <w:rPr>
                  <w:rFonts w:ascii="Times New Roman" w:hAnsi="Times New Roman" w:cs="Times New Roman"/>
                  <w:i/>
                  <w:iCs/>
                </w:rPr>
                <w:delText>Per al personal sanitari, és més important saber castellà que català.</w:delText>
              </w:r>
            </w:del>
          </w:p>
          <w:p w14:paraId="4BBB4615" w14:textId="1DAB7673" w:rsidR="00882DA8" w:rsidRPr="006A383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65" w:author="Alejandro Andreas Jaume Losa" w:date="2024-04-09T09:28:00Z"/>
                <w:rFonts w:ascii="Times New Roman" w:hAnsi="Times New Roman" w:cs="Times New Roman"/>
                <w:i/>
                <w:iCs/>
              </w:rPr>
            </w:pPr>
            <w:del w:id="1666" w:author="Alejandro Andreas Jaume Losa" w:date="2024-04-09T09:28:00Z">
              <w:r w:rsidRPr="006A383F" w:rsidDel="00F51C79">
                <w:rPr>
                  <w:rFonts w:ascii="Times New Roman" w:hAnsi="Times New Roman" w:cs="Times New Roman"/>
                  <w:i/>
                  <w:iCs/>
                </w:rPr>
                <w:delText>Para el personal sanitario, es más importante saber castellano que catalán.</w:delText>
              </w:r>
            </w:del>
          </w:p>
          <w:p w14:paraId="6A7C5E7B" w14:textId="5419922B" w:rsidR="00882DA8" w:rsidRPr="00AA7C5F" w:rsidDel="00F51C79"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667" w:author="Alejandro Andreas Jaume Losa" w:date="2024-04-09T09:28:00Z"/>
                <w:rFonts w:ascii="Times New Roman" w:hAnsi="Times New Roman" w:cs="Times New Roman"/>
              </w:rPr>
            </w:pPr>
            <w:del w:id="1668" w:author="Alejandro Andreas Jaume Losa" w:date="2024-04-09T09:28:00Z">
              <w:r w:rsidRPr="00AA7C5F" w:rsidDel="00F51C79">
                <w:rPr>
                  <w:rFonts w:ascii="Times New Roman" w:hAnsi="Times New Roman" w:cs="Times New Roman"/>
                </w:rPr>
                <w:delText>For healthcare staff, it is more important to know Spanish than Catalan</w:delText>
              </w:r>
            </w:del>
          </w:p>
        </w:tc>
      </w:tr>
      <w:tr w:rsidR="00882DA8" w:rsidRPr="00AA7C5F" w:rsidDel="00F51C79" w14:paraId="104F6032" w14:textId="5790C494" w:rsidTr="00C70BF2">
        <w:trPr>
          <w:cnfStyle w:val="000000100000" w:firstRow="0" w:lastRow="0" w:firstColumn="0" w:lastColumn="0" w:oddVBand="0" w:evenVBand="0" w:oddHBand="1" w:evenHBand="0" w:firstRowFirstColumn="0" w:firstRowLastColumn="0" w:lastRowFirstColumn="0" w:lastRowLastColumn="0"/>
          <w:del w:id="1669" w:author="Alejandro Andreas Jaume Losa" w:date="2024-04-09T09:28: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2BDD5DF6" w14:textId="28AF988B" w:rsidR="00882DA8" w:rsidRPr="00AB1D4C" w:rsidDel="00F51C79" w:rsidRDefault="00882DA8" w:rsidP="00C70BF2">
            <w:pPr>
              <w:spacing w:line="276" w:lineRule="auto"/>
              <w:jc w:val="both"/>
              <w:rPr>
                <w:del w:id="1670" w:author="Alejandro Andreas Jaume Losa" w:date="2024-04-09T09:28:00Z"/>
                <w:rFonts w:ascii="Times New Roman" w:hAnsi="Times New Roman" w:cs="Times New Roman"/>
                <w:rPrChange w:id="1671" w:author="Alejandro Andreas Jaume Losa" w:date="2024-04-02T10:16:00Z">
                  <w:rPr>
                    <w:del w:id="1672" w:author="Alejandro Andreas Jaume Losa" w:date="2024-04-09T09:28:00Z"/>
                    <w:rFonts w:ascii="Times New Roman" w:hAnsi="Times New Roman" w:cs="Times New Roman"/>
                    <w:lang w:val="es-ES"/>
                  </w:rPr>
                </w:rPrChange>
              </w:rPr>
            </w:pPr>
          </w:p>
          <w:p w14:paraId="666A7663" w14:textId="3A86A80C" w:rsidR="00882DA8" w:rsidRPr="006A383F" w:rsidDel="00F51C79" w:rsidRDefault="00882DA8" w:rsidP="00C70BF2">
            <w:pPr>
              <w:spacing w:line="276" w:lineRule="auto"/>
              <w:jc w:val="both"/>
              <w:rPr>
                <w:del w:id="1673" w:author="Alejandro Andreas Jaume Losa" w:date="2024-04-09T09:28:00Z"/>
                <w:rFonts w:ascii="Times New Roman" w:hAnsi="Times New Roman" w:cs="Times New Roman"/>
                <w:i/>
                <w:iCs/>
                <w:rPrChange w:id="1674" w:author="Alejandro Andreas Jaume Losa" w:date="2024-04-10T08:26:00Z">
                  <w:rPr>
                    <w:del w:id="1675" w:author="Alejandro Andreas Jaume Losa" w:date="2024-04-09T09:28:00Z"/>
                    <w:rFonts w:ascii="Times New Roman" w:hAnsi="Times New Roman" w:cs="Times New Roman"/>
                    <w:i/>
                    <w:iCs/>
                    <w:lang w:val="es-ES"/>
                  </w:rPr>
                </w:rPrChange>
              </w:rPr>
            </w:pPr>
            <w:del w:id="1676" w:author="Alejandro Andreas Jaume Losa" w:date="2024-04-09T09:28:00Z">
              <w:r w:rsidRPr="006A383F" w:rsidDel="00F51C79">
                <w:rPr>
                  <w:rFonts w:ascii="Times New Roman" w:hAnsi="Times New Roman" w:cs="Times New Roman"/>
                  <w:b w:val="0"/>
                  <w:bCs w:val="0"/>
                  <w:i/>
                  <w:iCs/>
                  <w:rPrChange w:id="1677" w:author="Alejandro Andreas Jaume Losa" w:date="2024-04-10T08:26:00Z">
                    <w:rPr>
                      <w:rFonts w:ascii="Times New Roman" w:hAnsi="Times New Roman" w:cs="Times New Roman"/>
                      <w:b w:val="0"/>
                      <w:bCs w:val="0"/>
                      <w:i/>
                      <w:iCs/>
                      <w:lang w:val="es-ES"/>
                    </w:rPr>
                  </w:rPrChange>
                </w:rPr>
                <w:delText>Com tots xerram castellà, no és necessari que la gent que ve d’altres comunitats autònomes o països de parla castellana aprenguin català.</w:delText>
              </w:r>
            </w:del>
          </w:p>
          <w:p w14:paraId="1D4CB3DF" w14:textId="505CBCC1" w:rsidR="00882DA8" w:rsidRPr="006A383F" w:rsidDel="00F51C79" w:rsidRDefault="00882DA8" w:rsidP="00C70BF2">
            <w:pPr>
              <w:spacing w:line="276" w:lineRule="auto"/>
              <w:jc w:val="both"/>
              <w:rPr>
                <w:del w:id="1678" w:author="Alejandro Andreas Jaume Losa" w:date="2024-04-09T09:28:00Z"/>
                <w:rFonts w:ascii="Times New Roman" w:hAnsi="Times New Roman" w:cs="Times New Roman"/>
                <w:i/>
                <w:iCs/>
                <w:rPrChange w:id="1679" w:author="Alejandro Andreas Jaume Losa" w:date="2024-04-10T08:26:00Z">
                  <w:rPr>
                    <w:del w:id="1680" w:author="Alejandro Andreas Jaume Losa" w:date="2024-04-09T09:28:00Z"/>
                    <w:rFonts w:ascii="Times New Roman" w:hAnsi="Times New Roman" w:cs="Times New Roman"/>
                    <w:i/>
                    <w:iCs/>
                    <w:lang w:val="es-ES"/>
                  </w:rPr>
                </w:rPrChange>
              </w:rPr>
            </w:pPr>
            <w:del w:id="1681" w:author="Alejandro Andreas Jaume Losa" w:date="2024-04-09T09:28:00Z">
              <w:r w:rsidRPr="006A383F" w:rsidDel="00F51C79">
                <w:rPr>
                  <w:rFonts w:ascii="Times New Roman" w:hAnsi="Times New Roman" w:cs="Times New Roman"/>
                  <w:b w:val="0"/>
                  <w:bCs w:val="0"/>
                  <w:i/>
                  <w:iCs/>
                  <w:rPrChange w:id="1682" w:author="Alejandro Andreas Jaume Losa" w:date="2024-04-10T08:26:00Z">
                    <w:rPr>
                      <w:rFonts w:ascii="Times New Roman" w:hAnsi="Times New Roman" w:cs="Times New Roman"/>
                      <w:b w:val="0"/>
                      <w:bCs w:val="0"/>
                      <w:i/>
                      <w:iCs/>
                      <w:lang w:val="es-ES"/>
                    </w:rPr>
                  </w:rPrChange>
                </w:rPr>
                <w:delText>Como todos hablamos castellano, no es necesario que la gente que viene de otras comunidades autónomas o países de habla hispana aprendan catalán.</w:delText>
              </w:r>
            </w:del>
          </w:p>
          <w:p w14:paraId="229D27D0" w14:textId="7EB660A3" w:rsidR="00882DA8" w:rsidRPr="00AB1D4C" w:rsidDel="00F51C79" w:rsidRDefault="00882DA8" w:rsidP="00C70BF2">
            <w:pPr>
              <w:spacing w:line="276" w:lineRule="auto"/>
              <w:jc w:val="both"/>
              <w:rPr>
                <w:del w:id="1683" w:author="Alejandro Andreas Jaume Losa" w:date="2024-04-09T09:28:00Z"/>
                <w:rFonts w:ascii="Times New Roman" w:hAnsi="Times New Roman" w:cs="Times New Roman"/>
                <w:b w:val="0"/>
                <w:bCs w:val="0"/>
                <w:rPrChange w:id="1684" w:author="Alejandro Andreas Jaume Losa" w:date="2024-04-02T10:16:00Z">
                  <w:rPr>
                    <w:del w:id="1685" w:author="Alejandro Andreas Jaume Losa" w:date="2024-04-09T09:28:00Z"/>
                    <w:rFonts w:ascii="Times New Roman" w:hAnsi="Times New Roman" w:cs="Times New Roman"/>
                    <w:b w:val="0"/>
                    <w:bCs w:val="0"/>
                    <w:lang w:val="es-ES"/>
                  </w:rPr>
                </w:rPrChange>
              </w:rPr>
            </w:pPr>
            <w:del w:id="1686" w:author="Alejandro Andreas Jaume Losa" w:date="2024-04-09T09:28:00Z">
              <w:r w:rsidRPr="00AB1D4C" w:rsidDel="00F51C79">
                <w:rPr>
                  <w:rFonts w:ascii="Times New Roman" w:hAnsi="Times New Roman" w:cs="Times New Roman"/>
                  <w:rPrChange w:id="1687" w:author="Alejandro Andreas Jaume Losa" w:date="2024-04-02T10:16:00Z">
                    <w:rPr>
                      <w:rFonts w:ascii="Times New Roman" w:hAnsi="Times New Roman" w:cs="Times New Roman"/>
                      <w:lang w:val="es-ES"/>
                    </w:rPr>
                  </w:rPrChange>
                </w:rPr>
                <w:delText>Since we all speak Spanish, it is not necessary for people coming from other Autonomous communities in Spain or Spanish-speaking countries to learn Catalan.</w:delText>
              </w:r>
            </w:del>
          </w:p>
          <w:p w14:paraId="020D1A14" w14:textId="35A65C1B" w:rsidR="00882DA8" w:rsidRPr="00AA7C5F" w:rsidDel="00F51C79" w:rsidRDefault="00882DA8" w:rsidP="00C70BF2">
            <w:pPr>
              <w:spacing w:line="276" w:lineRule="auto"/>
              <w:jc w:val="both"/>
              <w:rPr>
                <w:del w:id="1688" w:author="Alejandro Andreas Jaume Losa" w:date="2024-04-09T09:28:00Z"/>
                <w:rFonts w:ascii="Times New Roman" w:hAnsi="Times New Roman" w:cs="Times New Roman"/>
                <w:b w:val="0"/>
                <w:bCs w:val="0"/>
              </w:rPr>
            </w:pPr>
          </w:p>
        </w:tc>
        <w:tc>
          <w:tcPr>
            <w:tcW w:w="4675" w:type="dxa"/>
            <w:tcBorders>
              <w:bottom w:val="single" w:sz="4" w:space="0" w:color="auto"/>
            </w:tcBorders>
            <w:shd w:val="clear" w:color="auto" w:fill="auto"/>
          </w:tcPr>
          <w:p w14:paraId="4BAE17A1" w14:textId="4A283A45"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89" w:author="Alejandro Andreas Jaume Losa" w:date="2024-04-09T09:28:00Z"/>
                <w:rFonts w:ascii="Times New Roman" w:hAnsi="Times New Roman" w:cs="Times New Roman"/>
              </w:rPr>
            </w:pPr>
          </w:p>
          <w:p w14:paraId="70CD5554" w14:textId="16CD2853" w:rsidR="00882DA8" w:rsidRPr="00AA7C5F" w:rsidDel="00F51C79"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690" w:author="Alejandro Andreas Jaume Losa" w:date="2024-04-09T09:28:00Z"/>
                <w:rFonts w:ascii="Times New Roman" w:hAnsi="Times New Roman" w:cs="Times New Roman"/>
              </w:rPr>
            </w:pPr>
            <w:del w:id="1691" w:author="Alejandro Andreas Jaume Losa" w:date="2024-04-09T09:28:00Z">
              <w:r w:rsidRPr="00AA7C5F" w:rsidDel="00F51C79">
                <w:rPr>
                  <w:rFonts w:ascii="Times New Roman" w:hAnsi="Times New Roman" w:cs="Times New Roman"/>
                </w:rPr>
                <w:delText>N/A</w:delText>
              </w:r>
            </w:del>
          </w:p>
        </w:tc>
      </w:tr>
    </w:tbl>
    <w:p w14:paraId="7789628B" w14:textId="4238AB1D" w:rsidR="00882DA8" w:rsidRPr="00AA7C5F" w:rsidDel="00F51C79" w:rsidRDefault="00F51C79" w:rsidP="00882DA8">
      <w:pPr>
        <w:spacing w:line="480" w:lineRule="auto"/>
        <w:jc w:val="both"/>
        <w:rPr>
          <w:del w:id="1692" w:author="Alejandro Andreas Jaume Losa" w:date="2024-04-09T09:28:00Z"/>
          <w:rFonts w:ascii="Times New Roman" w:hAnsi="Times New Roman" w:cs="Times New Roman"/>
        </w:rPr>
      </w:pPr>
      <w:ins w:id="1693" w:author="Alejandro Andreas Jaume Losa" w:date="2024-04-09T09:28:00Z">
        <w:r>
          <w:rPr>
            <w:rFonts w:ascii="Times New Roman" w:hAnsi="Times New Roman" w:cs="Times New Roman"/>
          </w:rPr>
          <w:tab/>
        </w:r>
      </w:ins>
    </w:p>
    <w:p w14:paraId="6C965C6A" w14:textId="171ADAB8" w:rsidR="00882DA8" w:rsidRPr="00AA7C5F" w:rsidRDefault="00882DA8">
      <w:pPr>
        <w:spacing w:line="480" w:lineRule="auto"/>
        <w:jc w:val="both"/>
        <w:rPr>
          <w:rFonts w:ascii="Times New Roman" w:hAnsi="Times New Roman" w:cs="Times New Roman"/>
        </w:rPr>
        <w:pPrChange w:id="1694" w:author="Alejandro Andreas Jaume Losa" w:date="2024-04-09T09:28:00Z">
          <w:pPr>
            <w:spacing w:line="480" w:lineRule="auto"/>
            <w:ind w:firstLine="720"/>
            <w:jc w:val="both"/>
          </w:pPr>
        </w:pPrChange>
      </w:pPr>
      <w:r w:rsidRPr="00AA7C5F">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del w:id="1695" w:author="Alejandro Andreas Jaume Losa" w:date="2024-04-09T09:28:00Z">
        <w:r w:rsidRPr="00AA7C5F" w:rsidDel="00F51C79">
          <w:rPr>
            <w:rFonts w:ascii="Times New Roman" w:hAnsi="Times New Roman" w:cs="Times New Roman"/>
          </w:rPr>
          <w:delText xml:space="preserve"> </w:delText>
        </w:r>
      </w:del>
      <w:ins w:id="1696" w:author="Alejandro Andreas Jaume Losa" w:date="2024-04-09T09:28:00Z">
        <w:r w:rsidR="00F51C79">
          <w:rPr>
            <w:rFonts w:ascii="Times New Roman" w:hAnsi="Times New Roman" w:cs="Times New Roman"/>
          </w:rPr>
          <w:t xml:space="preserve"> diverged notably</w:t>
        </w:r>
      </w:ins>
      <w:del w:id="1697" w:author="Alejandro Andreas Jaume Losa" w:date="2024-04-09T09:28:00Z">
        <w:r w:rsidRPr="00AA7C5F" w:rsidDel="00F51C79">
          <w:rPr>
            <w:rFonts w:ascii="Times New Roman" w:hAnsi="Times New Roman" w:cs="Times New Roman"/>
          </w:rPr>
          <w:delText xml:space="preserve">showed </w:delText>
        </w:r>
        <w:commentRangeStart w:id="1698"/>
        <w:r w:rsidRPr="00AA7C5F" w:rsidDel="00F51C79">
          <w:rPr>
            <w:rFonts w:ascii="Times New Roman" w:hAnsi="Times New Roman" w:cs="Times New Roman"/>
          </w:rPr>
          <w:delText>interesting differences</w:delText>
        </w:r>
        <w:commentRangeEnd w:id="1698"/>
        <w:r w:rsidR="00832F09" w:rsidDel="00F51C79">
          <w:rPr>
            <w:rStyle w:val="CommentReference"/>
            <w:rFonts w:ascii="Times New Roman" w:eastAsia="Times New Roman" w:hAnsi="Times New Roman" w:cs="Times New Roman"/>
            <w:kern w:val="0"/>
            <w14:ligatures w14:val="none"/>
          </w:rPr>
          <w:commentReference w:id="1698"/>
        </w:r>
      </w:del>
      <w:r w:rsidRPr="00AA7C5F">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Pr="00AA7C5F">
        <w:rPr>
          <w:rFonts w:ascii="Times New Roman" w:hAnsi="Times New Roman" w:cs="Times New Roman"/>
        </w:rPr>
        <w:lastRenderedPageBreak/>
        <w:t xml:space="preserve">similar responses to this statement (mean = 68.87), </w:t>
      </w:r>
      <w:ins w:id="1699" w:author="Alejandro Andreas Jaume Losa" w:date="2024-04-10T09:34:00Z">
        <w:r w:rsidR="009B28A1">
          <w:rPr>
            <w:rFonts w:ascii="Times New Roman" w:hAnsi="Times New Roman" w:cs="Times New Roman"/>
          </w:rPr>
          <w:t>indicating that these particular attitudes are not connected to political orientation in these data.</w:t>
        </w:r>
      </w:ins>
      <w:del w:id="1700" w:author="Alejandro Andreas Jaume Losa" w:date="2024-04-10T09:34:00Z">
        <w:r w:rsidRPr="00AA7C5F" w:rsidDel="009B28A1">
          <w:rPr>
            <w:rFonts w:ascii="Times New Roman" w:hAnsi="Times New Roman" w:cs="Times New Roman"/>
          </w:rPr>
          <w:delText>indicating general consensus regarding attitudes towards Catalan</w:delText>
        </w:r>
      </w:del>
      <w:ins w:id="1701" w:author="Kendra Dickinson" w:date="2024-03-26T13:09:00Z">
        <w:del w:id="1702" w:author="Alejandro Andreas Jaume Losa" w:date="2024-04-10T09:34:00Z">
          <w:r w:rsidR="00832F09" w:rsidDel="009B28A1">
            <w:rPr>
              <w:rFonts w:ascii="Times New Roman" w:hAnsi="Times New Roman" w:cs="Times New Roman"/>
            </w:rPr>
            <w:delText>generally favorable attitudes towards instruction in Catalan</w:delText>
          </w:r>
        </w:del>
      </w:ins>
      <w:del w:id="1703" w:author="Alejandro Andreas Jaume Losa" w:date="2024-04-10T09:34:00Z">
        <w:r w:rsidRPr="00AA7C5F" w:rsidDel="009B28A1">
          <w:rPr>
            <w:rFonts w:ascii="Times New Roman" w:hAnsi="Times New Roman" w:cs="Times New Roman"/>
          </w:rPr>
          <w:delText>.</w:delText>
        </w:r>
      </w:del>
      <w:r w:rsidRPr="00AA7C5F">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AA7C5F">
        <w:rPr>
          <w:rFonts w:ascii="Times New Roman" w:hAnsi="Times New Roman" w:cs="Times New Roman"/>
        </w:rPr>
        <w:t>te</w:t>
      </w:r>
      <w:r w:rsidRPr="00AA7C5F">
        <w:rPr>
          <w:rFonts w:ascii="Times New Roman" w:hAnsi="Times New Roman" w:cs="Times New Roman"/>
        </w:rPr>
        <w:t xml:space="preserve">ment compared to those who identified as conservative (center, center-right, and right), as </w:t>
      </w:r>
      <w:del w:id="1704" w:author="Kendra Dickinson" w:date="2024-03-26T13:10:00Z">
        <w:r w:rsidRPr="00AA7C5F" w:rsidDel="00832F09">
          <w:rPr>
            <w:rFonts w:ascii="Times New Roman" w:hAnsi="Times New Roman" w:cs="Times New Roman"/>
          </w:rPr>
          <w:delText xml:space="preserve">presented </w:delText>
        </w:r>
      </w:del>
      <w:ins w:id="1705" w:author="Kendra Dickinson" w:date="2024-03-26T13:10:00Z">
        <w:r w:rsidR="00832F09">
          <w:rPr>
            <w:rFonts w:ascii="Times New Roman" w:hAnsi="Times New Roman" w:cs="Times New Roman"/>
          </w:rPr>
          <w:t xml:space="preserve">shown by the increasing estimates </w:t>
        </w:r>
      </w:ins>
      <w:r w:rsidRPr="00AA7C5F">
        <w:rPr>
          <w:rFonts w:ascii="Times New Roman" w:hAnsi="Times New Roman" w:cs="Times New Roman"/>
        </w:rPr>
        <w:t xml:space="preserve">in Table </w:t>
      </w:r>
      <w:del w:id="1706" w:author="Alejandro Andreas Jaume Losa" w:date="2024-04-10T18:52:00Z">
        <w:r w:rsidR="0070546B" w:rsidRPr="00AA7C5F" w:rsidDel="0005100F">
          <w:rPr>
            <w:rFonts w:ascii="Times New Roman" w:hAnsi="Times New Roman" w:cs="Times New Roman"/>
          </w:rPr>
          <w:delText>22</w:delText>
        </w:r>
      </w:del>
      <w:ins w:id="1707" w:author="Alejandro Andreas Jaume Losa" w:date="2024-04-10T18:52:00Z">
        <w:r w:rsidR="0005100F">
          <w:rPr>
            <w:rFonts w:ascii="Times New Roman" w:hAnsi="Times New Roman" w:cs="Times New Roman"/>
          </w:rPr>
          <w:t>18</w:t>
        </w:r>
      </w:ins>
      <w:r w:rsidR="0070546B" w:rsidRPr="00AA7C5F">
        <w:rPr>
          <w:rFonts w:ascii="Times New Roman" w:hAnsi="Times New Roman" w:cs="Times New Roman"/>
        </w:rPr>
        <w:t>.</w:t>
      </w:r>
      <w:r w:rsidRPr="00AA7C5F">
        <w:rPr>
          <w:rFonts w:ascii="Times New Roman" w:hAnsi="Times New Roman" w:cs="Times New Roman"/>
        </w:rPr>
        <w:t xml:space="preserve"> </w:t>
      </w:r>
    </w:p>
    <w:p w14:paraId="5F643A54" w14:textId="64E24E2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708" w:author="Alejandro Andreas Jaume Losa" w:date="2024-04-10T18:52:00Z">
        <w:r w:rsidR="0070546B" w:rsidRPr="00AA7C5F" w:rsidDel="0005100F">
          <w:rPr>
            <w:rFonts w:ascii="Times New Roman" w:hAnsi="Times New Roman" w:cs="Times New Roman"/>
            <w:b/>
            <w:bCs/>
          </w:rPr>
          <w:delText>22</w:delText>
        </w:r>
      </w:del>
      <w:ins w:id="1709" w:author="Alejandro Andreas Jaume Losa" w:date="2024-04-10T18:52:00Z">
        <w:r w:rsidR="0005100F">
          <w:rPr>
            <w:rFonts w:ascii="Times New Roman" w:hAnsi="Times New Roman" w:cs="Times New Roman"/>
            <w:b/>
            <w:bCs/>
          </w:rPr>
          <w:t>18</w:t>
        </w:r>
      </w:ins>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5D427E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70B471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6B43C5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11.71</w:t>
            </w:r>
          </w:p>
        </w:tc>
        <w:tc>
          <w:tcPr>
            <w:tcW w:w="1870" w:type="dxa"/>
            <w:shd w:val="clear" w:color="auto" w:fill="auto"/>
            <w:vAlign w:val="center"/>
          </w:tcPr>
          <w:p w14:paraId="3FFD57E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14.45</w:t>
            </w:r>
          </w:p>
        </w:tc>
        <w:tc>
          <w:tcPr>
            <w:tcW w:w="1870" w:type="dxa"/>
            <w:shd w:val="clear" w:color="auto" w:fill="auto"/>
            <w:vAlign w:val="center"/>
          </w:tcPr>
          <w:p w14:paraId="7521FA2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0.811</w:t>
            </w:r>
          </w:p>
        </w:tc>
        <w:tc>
          <w:tcPr>
            <w:tcW w:w="1870" w:type="dxa"/>
            <w:shd w:val="clear" w:color="auto" w:fill="auto"/>
            <w:vAlign w:val="center"/>
          </w:tcPr>
          <w:p w14:paraId="338798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0.419671</w:t>
            </w:r>
          </w:p>
        </w:tc>
      </w:tr>
      <w:tr w:rsidR="00882DA8" w:rsidRPr="00AA7C5F"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E6A8FF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25.26</w:t>
            </w:r>
          </w:p>
        </w:tc>
        <w:tc>
          <w:tcPr>
            <w:tcW w:w="1870" w:type="dxa"/>
            <w:shd w:val="clear" w:color="auto" w:fill="auto"/>
            <w:vAlign w:val="center"/>
          </w:tcPr>
          <w:p w14:paraId="192271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15.47</w:t>
            </w:r>
          </w:p>
        </w:tc>
        <w:tc>
          <w:tcPr>
            <w:tcW w:w="1870" w:type="dxa"/>
            <w:shd w:val="clear" w:color="auto" w:fill="auto"/>
            <w:vAlign w:val="center"/>
          </w:tcPr>
          <w:p w14:paraId="5966CD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1.633</w:t>
            </w:r>
          </w:p>
        </w:tc>
        <w:tc>
          <w:tcPr>
            <w:tcW w:w="1870" w:type="dxa"/>
            <w:shd w:val="clear" w:color="auto" w:fill="auto"/>
            <w:vAlign w:val="center"/>
          </w:tcPr>
          <w:p w14:paraId="57D52C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0.105807</w:t>
            </w:r>
          </w:p>
        </w:tc>
      </w:tr>
      <w:tr w:rsidR="00882DA8" w:rsidRPr="00AA7C5F"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36.79</w:t>
            </w:r>
          </w:p>
        </w:tc>
        <w:tc>
          <w:tcPr>
            <w:tcW w:w="1870" w:type="dxa"/>
            <w:shd w:val="clear" w:color="auto" w:fill="auto"/>
            <w:vAlign w:val="center"/>
          </w:tcPr>
          <w:p w14:paraId="0C78922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16.79</w:t>
            </w:r>
          </w:p>
        </w:tc>
        <w:tc>
          <w:tcPr>
            <w:tcW w:w="1870" w:type="dxa"/>
            <w:shd w:val="clear" w:color="auto" w:fill="auto"/>
            <w:vAlign w:val="center"/>
          </w:tcPr>
          <w:p w14:paraId="088A994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2.191</w:t>
            </w:r>
          </w:p>
        </w:tc>
        <w:tc>
          <w:tcPr>
            <w:tcW w:w="1870" w:type="dxa"/>
            <w:shd w:val="clear" w:color="auto" w:fill="auto"/>
            <w:vAlign w:val="center"/>
          </w:tcPr>
          <w:p w14:paraId="482760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0.0310</w:t>
            </w:r>
          </w:p>
        </w:tc>
      </w:tr>
      <w:tr w:rsidR="00882DA8" w:rsidRPr="00AA7C5F"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E8D6AA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51.69</w:t>
            </w:r>
          </w:p>
        </w:tc>
        <w:tc>
          <w:tcPr>
            <w:tcW w:w="1870" w:type="dxa"/>
            <w:shd w:val="clear" w:color="auto" w:fill="auto"/>
            <w:vAlign w:val="center"/>
          </w:tcPr>
          <w:p w14:paraId="62406D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22.39</w:t>
            </w:r>
          </w:p>
        </w:tc>
        <w:tc>
          <w:tcPr>
            <w:tcW w:w="1870" w:type="dxa"/>
            <w:shd w:val="clear" w:color="auto" w:fill="auto"/>
            <w:vAlign w:val="center"/>
          </w:tcPr>
          <w:p w14:paraId="5CC3AD2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2.309</w:t>
            </w:r>
          </w:p>
        </w:tc>
        <w:tc>
          <w:tcPr>
            <w:tcW w:w="1870" w:type="dxa"/>
            <w:shd w:val="clear" w:color="auto" w:fill="auto"/>
            <w:vAlign w:val="center"/>
          </w:tcPr>
          <w:p w14:paraId="59D659E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0.023181</w:t>
            </w:r>
          </w:p>
        </w:tc>
      </w:tr>
      <w:tr w:rsidR="00882DA8" w:rsidRPr="00AA7C5F"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63.12</w:t>
            </w:r>
          </w:p>
        </w:tc>
        <w:tc>
          <w:tcPr>
            <w:tcW w:w="1870" w:type="dxa"/>
            <w:shd w:val="clear" w:color="auto" w:fill="auto"/>
            <w:vAlign w:val="center"/>
          </w:tcPr>
          <w:p w14:paraId="66228E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18.18</w:t>
            </w:r>
          </w:p>
        </w:tc>
        <w:tc>
          <w:tcPr>
            <w:tcW w:w="1870" w:type="dxa"/>
            <w:shd w:val="clear" w:color="auto" w:fill="auto"/>
            <w:vAlign w:val="center"/>
          </w:tcPr>
          <w:p w14:paraId="56C6EE2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3.471</w:t>
            </w:r>
          </w:p>
        </w:tc>
        <w:tc>
          <w:tcPr>
            <w:tcW w:w="1870" w:type="dxa"/>
            <w:shd w:val="clear" w:color="auto" w:fill="auto"/>
            <w:vAlign w:val="center"/>
          </w:tcPr>
          <w:p w14:paraId="28AA964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0.000788</w:t>
            </w:r>
          </w:p>
        </w:tc>
      </w:tr>
      <w:tr w:rsidR="00882DA8" w:rsidRPr="00AA7C5F"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B9F394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59.71</w:t>
            </w:r>
          </w:p>
        </w:tc>
        <w:tc>
          <w:tcPr>
            <w:tcW w:w="1870" w:type="dxa"/>
            <w:shd w:val="clear" w:color="auto" w:fill="auto"/>
            <w:vAlign w:val="center"/>
          </w:tcPr>
          <w:p w14:paraId="066479A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20.44</w:t>
            </w:r>
          </w:p>
        </w:tc>
        <w:tc>
          <w:tcPr>
            <w:tcW w:w="1870" w:type="dxa"/>
            <w:shd w:val="clear" w:color="auto" w:fill="auto"/>
            <w:vAlign w:val="center"/>
          </w:tcPr>
          <w:p w14:paraId="579B21D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2.922</w:t>
            </w:r>
          </w:p>
        </w:tc>
        <w:tc>
          <w:tcPr>
            <w:tcW w:w="1870" w:type="dxa"/>
            <w:shd w:val="clear" w:color="auto" w:fill="auto"/>
            <w:vAlign w:val="center"/>
          </w:tcPr>
          <w:p w14:paraId="756DA40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0.004368</w:t>
            </w:r>
          </w:p>
        </w:tc>
      </w:tr>
    </w:tbl>
    <w:p w14:paraId="7854B0FA" w14:textId="77777777" w:rsidR="00882DA8" w:rsidRPr="00AA7C5F" w:rsidRDefault="00882DA8" w:rsidP="00882DA8">
      <w:pPr>
        <w:spacing w:line="480" w:lineRule="auto"/>
        <w:jc w:val="both"/>
        <w:rPr>
          <w:rFonts w:ascii="Times New Roman" w:hAnsi="Times New Roman" w:cs="Times New Roman"/>
        </w:rPr>
      </w:pPr>
    </w:p>
    <w:p w14:paraId="641664D9" w14:textId="570B2C7D" w:rsidR="00882DA8" w:rsidRPr="00AA7C5F" w:rsidDel="00F51C79" w:rsidRDefault="00882DA8" w:rsidP="00882DA8">
      <w:pPr>
        <w:spacing w:line="480" w:lineRule="auto"/>
        <w:ind w:firstLine="720"/>
        <w:jc w:val="both"/>
        <w:rPr>
          <w:del w:id="1710" w:author="Alejandro Andreas Jaume Losa" w:date="2024-04-09T09:29:00Z"/>
          <w:rFonts w:ascii="Times New Roman" w:hAnsi="Times New Roman" w:cs="Times New Roman"/>
        </w:rPr>
      </w:pPr>
      <w:del w:id="1711" w:author="Alejandro Andreas Jaume Losa" w:date="2024-04-09T09:29:00Z">
        <w:r w:rsidRPr="00AA7C5F" w:rsidDel="00F51C79">
          <w:rPr>
            <w:rFonts w:ascii="Times New Roman" w:hAnsi="Times New Roman" w:cs="Times New Roman"/>
          </w:rPr>
          <w:lastRenderedPageBreak/>
          <w:delText xml:space="preserve">Additionally, the analysis revealed more consensus around this statement among those participants who </w:delText>
        </w:r>
        <w:commentRangeStart w:id="1712"/>
        <w:r w:rsidRPr="00AA7C5F" w:rsidDel="00F51C79">
          <w:rPr>
            <w:rFonts w:ascii="Times New Roman" w:hAnsi="Times New Roman" w:cs="Times New Roman"/>
          </w:rPr>
          <w:delText xml:space="preserve">identified as far-lefties and less consensus in all other political orientations, especially in the center-left, as shown by the much wider range of responses in Figure </w:delText>
        </w:r>
        <w:r w:rsidR="007A177F" w:rsidRPr="00AA7C5F" w:rsidDel="00F51C79">
          <w:rPr>
            <w:rFonts w:ascii="Times New Roman" w:hAnsi="Times New Roman" w:cs="Times New Roman"/>
          </w:rPr>
          <w:delText>20</w:delText>
        </w:r>
        <w:r w:rsidRPr="00AA7C5F" w:rsidDel="00F51C79">
          <w:rPr>
            <w:rFonts w:ascii="Times New Roman" w:hAnsi="Times New Roman" w:cs="Times New Roman"/>
          </w:rPr>
          <w:delText>.</w:delText>
        </w:r>
        <w:commentRangeEnd w:id="1712"/>
        <w:r w:rsidR="007B03A8" w:rsidDel="00F51C79">
          <w:rPr>
            <w:rStyle w:val="CommentReference"/>
            <w:rFonts w:ascii="Times New Roman" w:eastAsia="Times New Roman" w:hAnsi="Times New Roman" w:cs="Times New Roman"/>
            <w:kern w:val="0"/>
            <w14:ligatures w14:val="none"/>
          </w:rPr>
          <w:commentReference w:id="1712"/>
        </w:r>
      </w:del>
    </w:p>
    <w:p w14:paraId="4A27C6C0" w14:textId="67436A27" w:rsidR="00882DA8" w:rsidRPr="00AA7C5F" w:rsidDel="009F4FE8" w:rsidRDefault="00882DA8" w:rsidP="00882DA8">
      <w:pPr>
        <w:spacing w:line="480" w:lineRule="auto"/>
        <w:jc w:val="both"/>
        <w:rPr>
          <w:del w:id="1713" w:author="Alejandro Andreas Jaume Losa" w:date="2024-04-10T18:45:00Z"/>
          <w:rFonts w:ascii="Times New Roman" w:hAnsi="Times New Roman" w:cs="Times New Roman"/>
        </w:rPr>
      </w:pPr>
      <w:del w:id="1714" w:author="Alejandro Andreas Jaume Losa" w:date="2024-04-10T18:45: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 xml:space="preserve">20. </w:delText>
        </w:r>
        <w:r w:rsidR="007A177F" w:rsidRPr="00AA7C5F" w:rsidDel="009F4FE8">
          <w:rPr>
            <w:rFonts w:ascii="Times New Roman" w:hAnsi="Times New Roman" w:cs="Times New Roman"/>
          </w:rPr>
          <w:delText>Participant responses to the statement ‘It should be mandatory for all students in the Balearic Islands to take at least 50% of their subjects in Spanish’.</w:delText>
        </w:r>
      </w:del>
    </w:p>
    <w:p w14:paraId="73009F7E"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Default="009F4FE8" w:rsidP="009F4FE8">
      <w:pPr>
        <w:spacing w:line="480" w:lineRule="auto"/>
        <w:jc w:val="center"/>
        <w:rPr>
          <w:ins w:id="1715" w:author="Alejandro Andreas Jaume Losa" w:date="2024-04-10T18:45:00Z"/>
          <w:rFonts w:ascii="Times New Roman" w:hAnsi="Times New Roman" w:cs="Times New Roman"/>
        </w:rPr>
        <w:pPrChange w:id="1716" w:author="Alejandro Andreas Jaume Losa" w:date="2024-04-10T18:45:00Z">
          <w:pPr>
            <w:spacing w:line="480" w:lineRule="auto"/>
            <w:ind w:firstLine="720"/>
            <w:jc w:val="both"/>
          </w:pPr>
        </w:pPrChange>
      </w:pPr>
      <w:ins w:id="1717" w:author="Alejandro Andreas Jaume Losa" w:date="2024-04-10T18:45:00Z">
        <w:r w:rsidRPr="00AA7C5F">
          <w:rPr>
            <w:rFonts w:ascii="Times New Roman" w:hAnsi="Times New Roman" w:cs="Times New Roman"/>
            <w:b/>
            <w:bCs/>
          </w:rPr>
          <w:t xml:space="preserve">Figure 20. </w:t>
        </w:r>
        <w:r w:rsidRPr="00AA7C5F">
          <w:rPr>
            <w:rFonts w:ascii="Times New Roman" w:hAnsi="Times New Roman" w:cs="Times New Roman"/>
          </w:rPr>
          <w:t>Participant responses to the statement ‘It should be mandatory for all students in the Balearic Islands to take at least 50% of their subjects in Spanish’.</w:t>
        </w:r>
      </w:ins>
    </w:p>
    <w:p w14:paraId="79F3AC9D" w14:textId="78D01775"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w:t>
      </w:r>
      <w:ins w:id="1718" w:author="Alejandro Andreas Jaume Losa" w:date="2024-04-10T09:34:00Z">
        <w:r w:rsidR="009B28A1">
          <w:rPr>
            <w:rFonts w:ascii="Times New Roman" w:hAnsi="Times New Roman" w:cs="Times New Roman"/>
          </w:rPr>
          <w:t>‘</w:t>
        </w:r>
      </w:ins>
      <w:del w:id="1719" w:author="Alejandro Andreas Jaume Losa" w:date="2024-04-10T09:34:00Z">
        <w:r w:rsidRPr="00AA7C5F" w:rsidDel="009B28A1">
          <w:rPr>
            <w:rFonts w:ascii="Times New Roman" w:hAnsi="Times New Roman" w:cs="Times New Roman"/>
          </w:rPr>
          <w:delText>“</w:delText>
        </w:r>
      </w:del>
      <w:r w:rsidRPr="00AA7C5F">
        <w:rPr>
          <w:rFonts w:ascii="Times New Roman" w:hAnsi="Times New Roman" w:cs="Times New Roman"/>
          <w:color w:val="000000"/>
          <w:shd w:val="clear" w:color="auto" w:fill="FFFFFF"/>
        </w:rPr>
        <w:t>Catalan must be a requirement to hold a job in the public administration</w:t>
      </w:r>
      <w:ins w:id="1720" w:author="Alejandro Andreas Jaume Losa" w:date="2024-04-10T09:34:00Z">
        <w:r w:rsidR="009B28A1">
          <w:rPr>
            <w:rFonts w:ascii="Times New Roman" w:hAnsi="Times New Roman" w:cs="Times New Roman"/>
            <w:color w:val="000000"/>
            <w:shd w:val="clear" w:color="auto" w:fill="FFFFFF"/>
          </w:rPr>
          <w:t>’</w:t>
        </w:r>
      </w:ins>
      <w:del w:id="1721" w:author="Alejandro Andreas Jaume Losa" w:date="2024-04-10T09:34:00Z">
        <w:r w:rsidRPr="00AA7C5F" w:rsidDel="009B28A1">
          <w:rPr>
            <w:rFonts w:ascii="Times New Roman" w:hAnsi="Times New Roman" w:cs="Times New Roman"/>
            <w:color w:val="000000"/>
            <w:shd w:val="clear" w:color="auto" w:fill="FFFFFF"/>
          </w:rPr>
          <w:delText>”</w:delText>
        </w:r>
      </w:del>
      <w:r w:rsidRPr="00AA7C5F">
        <w:rPr>
          <w:rFonts w:ascii="Times New Roman" w:hAnsi="Times New Roman" w:cs="Times New Roman"/>
        </w:rPr>
        <w:t xml:space="preserve"> also </w:t>
      </w:r>
      <w:commentRangeStart w:id="1722"/>
      <w:del w:id="1723" w:author="Alejandro Andreas Jaume Losa" w:date="2024-04-09T09:29:00Z">
        <w:r w:rsidRPr="00AA7C5F" w:rsidDel="00F51C79">
          <w:rPr>
            <w:rFonts w:ascii="Times New Roman" w:hAnsi="Times New Roman" w:cs="Times New Roman"/>
          </w:rPr>
          <w:delText>showed interesting differences</w:delText>
        </w:r>
        <w:commentRangeEnd w:id="1722"/>
        <w:r w:rsidR="00DB0AFE" w:rsidDel="00F51C79">
          <w:rPr>
            <w:rStyle w:val="CommentReference"/>
            <w:rFonts w:ascii="Times New Roman" w:eastAsia="Times New Roman" w:hAnsi="Times New Roman" w:cs="Times New Roman"/>
            <w:kern w:val="0"/>
            <w14:ligatures w14:val="none"/>
          </w:rPr>
          <w:commentReference w:id="1722"/>
        </w:r>
        <w:r w:rsidRPr="00AA7C5F" w:rsidDel="00F51C79">
          <w:rPr>
            <w:rFonts w:ascii="Times New Roman" w:hAnsi="Times New Roman" w:cs="Times New Roman"/>
          </w:rPr>
          <w:delText>.</w:delText>
        </w:r>
      </w:del>
      <w:ins w:id="1724" w:author="Alejandro Andreas Jaume Losa" w:date="2024-04-09T09:29:00Z">
        <w:r w:rsidR="00F51C79">
          <w:rPr>
            <w:rFonts w:ascii="Times New Roman" w:hAnsi="Times New Roman" w:cs="Times New Roman"/>
          </w:rPr>
          <w:t>exhibited intriguing distinctions.</w:t>
        </w:r>
      </w:ins>
      <w:r w:rsidRPr="00AA7C5F">
        <w:rPr>
          <w:rFonts w:ascii="Times New Roman" w:hAnsi="Times New Roman" w:cs="Times New Roman"/>
        </w:rPr>
        <w:t xml:space="preserve"> Participants who identified as more progressive (far-left and left) expressed a greater level of agreement with this </w:t>
      </w:r>
      <w:r w:rsidR="0070546B" w:rsidRPr="00AA7C5F">
        <w:rPr>
          <w:rFonts w:ascii="Times New Roman" w:hAnsi="Times New Roman" w:cs="Times New Roman"/>
        </w:rPr>
        <w:t>statement</w:t>
      </w:r>
      <w:r w:rsidRPr="00AA7C5F">
        <w:rPr>
          <w:rFonts w:ascii="Times New Roman" w:hAnsi="Times New Roman" w:cs="Times New Roman"/>
        </w:rPr>
        <w:t xml:space="preserve"> compared to those who identified as conservative (center, center-right, and right), as presented in Table </w:t>
      </w:r>
      <w:del w:id="1725" w:author="Alejandro Andreas Jaume Losa" w:date="2024-04-10T18:53:00Z">
        <w:r w:rsidR="0070546B" w:rsidRPr="00AA7C5F" w:rsidDel="0005100F">
          <w:rPr>
            <w:rFonts w:ascii="Times New Roman" w:hAnsi="Times New Roman" w:cs="Times New Roman"/>
          </w:rPr>
          <w:delText>23</w:delText>
        </w:r>
      </w:del>
      <w:ins w:id="1726" w:author="Alejandro Andreas Jaume Losa" w:date="2024-04-10T18:53:00Z">
        <w:r w:rsidR="0005100F">
          <w:rPr>
            <w:rFonts w:ascii="Times New Roman" w:hAnsi="Times New Roman" w:cs="Times New Roman"/>
          </w:rPr>
          <w:t>19</w:t>
        </w:r>
      </w:ins>
      <w:r w:rsidRPr="00AA7C5F">
        <w:rPr>
          <w:rFonts w:ascii="Times New Roman" w:hAnsi="Times New Roman" w:cs="Times New Roman"/>
        </w:rPr>
        <w:t>.</w:t>
      </w:r>
    </w:p>
    <w:p w14:paraId="14320F61" w14:textId="52CBE65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727" w:author="Alejandro Andreas Jaume Losa" w:date="2024-04-10T18:53:00Z">
        <w:r w:rsidR="0070546B" w:rsidRPr="00AA7C5F" w:rsidDel="0005100F">
          <w:rPr>
            <w:rFonts w:ascii="Times New Roman" w:hAnsi="Times New Roman" w:cs="Times New Roman"/>
            <w:b/>
            <w:bCs/>
          </w:rPr>
          <w:delText>23</w:delText>
        </w:r>
      </w:del>
      <w:ins w:id="1728" w:author="Alejandro Andreas Jaume Losa" w:date="2024-04-10T18:53:00Z">
        <w:r w:rsidR="0005100F">
          <w:rPr>
            <w:rFonts w:ascii="Times New Roman" w:hAnsi="Times New Roman" w:cs="Times New Roman"/>
            <w:b/>
            <w:bCs/>
          </w:rPr>
          <w:t>19</w:t>
        </w:r>
      </w:ins>
      <w:r w:rsidR="0070546B" w:rsidRPr="00AA7C5F">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9871E8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FAB187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51D6FA2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226A23B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13.67</w:t>
            </w:r>
          </w:p>
        </w:tc>
        <w:tc>
          <w:tcPr>
            <w:tcW w:w="1870" w:type="dxa"/>
            <w:shd w:val="clear" w:color="auto" w:fill="auto"/>
            <w:vAlign w:val="center"/>
          </w:tcPr>
          <w:p w14:paraId="5CE9A20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7.314</w:t>
            </w:r>
          </w:p>
        </w:tc>
        <w:tc>
          <w:tcPr>
            <w:tcW w:w="1870" w:type="dxa"/>
            <w:shd w:val="clear" w:color="auto" w:fill="auto"/>
            <w:vAlign w:val="center"/>
          </w:tcPr>
          <w:p w14:paraId="09F9283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8.93e-11</w:t>
            </w:r>
          </w:p>
        </w:tc>
      </w:tr>
      <w:tr w:rsidR="00882DA8" w:rsidRPr="00AA7C5F"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4B041B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-27.15</w:t>
            </w:r>
          </w:p>
        </w:tc>
        <w:tc>
          <w:tcPr>
            <w:tcW w:w="1870" w:type="dxa"/>
            <w:shd w:val="clear" w:color="auto" w:fill="auto"/>
            <w:vAlign w:val="center"/>
          </w:tcPr>
          <w:p w14:paraId="18D526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14.63</w:t>
            </w:r>
          </w:p>
        </w:tc>
        <w:tc>
          <w:tcPr>
            <w:tcW w:w="1870" w:type="dxa"/>
            <w:shd w:val="clear" w:color="auto" w:fill="auto"/>
            <w:vAlign w:val="center"/>
          </w:tcPr>
          <w:p w14:paraId="442A38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-1.855</w:t>
            </w:r>
          </w:p>
        </w:tc>
        <w:tc>
          <w:tcPr>
            <w:tcW w:w="1870" w:type="dxa"/>
            <w:shd w:val="clear" w:color="auto" w:fill="auto"/>
            <w:vAlign w:val="center"/>
          </w:tcPr>
          <w:p w14:paraId="22CFF81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0.066780</w:t>
            </w:r>
          </w:p>
        </w:tc>
      </w:tr>
      <w:tr w:rsidR="00882DA8" w:rsidRPr="00AA7C5F"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-33.700</w:t>
            </w:r>
          </w:p>
        </w:tc>
        <w:tc>
          <w:tcPr>
            <w:tcW w:w="1870" w:type="dxa"/>
            <w:shd w:val="clear" w:color="auto" w:fill="auto"/>
            <w:vAlign w:val="center"/>
          </w:tcPr>
          <w:p w14:paraId="4D81158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15.885</w:t>
            </w:r>
          </w:p>
        </w:tc>
        <w:tc>
          <w:tcPr>
            <w:tcW w:w="1870" w:type="dxa"/>
            <w:shd w:val="clear" w:color="auto" w:fill="auto"/>
            <w:vAlign w:val="center"/>
          </w:tcPr>
          <w:p w14:paraId="6C24E42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-2.121</w:t>
            </w:r>
          </w:p>
        </w:tc>
        <w:tc>
          <w:tcPr>
            <w:tcW w:w="1870" w:type="dxa"/>
            <w:shd w:val="clear" w:color="auto" w:fill="auto"/>
            <w:vAlign w:val="center"/>
          </w:tcPr>
          <w:p w14:paraId="5E51271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0.03654</w:t>
            </w:r>
          </w:p>
        </w:tc>
      </w:tr>
      <w:tr w:rsidR="00882DA8" w:rsidRPr="00AA7C5F"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76B78B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-55.20</w:t>
            </w:r>
          </w:p>
        </w:tc>
        <w:tc>
          <w:tcPr>
            <w:tcW w:w="1870" w:type="dxa"/>
            <w:shd w:val="clear" w:color="auto" w:fill="auto"/>
            <w:vAlign w:val="center"/>
          </w:tcPr>
          <w:p w14:paraId="11039BD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21.18</w:t>
            </w:r>
          </w:p>
        </w:tc>
        <w:tc>
          <w:tcPr>
            <w:tcW w:w="1870" w:type="dxa"/>
            <w:shd w:val="clear" w:color="auto" w:fill="auto"/>
            <w:vAlign w:val="center"/>
          </w:tcPr>
          <w:p w14:paraId="527D5A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-2.606</w:t>
            </w:r>
          </w:p>
        </w:tc>
        <w:tc>
          <w:tcPr>
            <w:tcW w:w="1870" w:type="dxa"/>
            <w:shd w:val="clear" w:color="auto" w:fill="auto"/>
            <w:vAlign w:val="center"/>
          </w:tcPr>
          <w:p w14:paraId="2E01BA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0.010662</w:t>
            </w:r>
          </w:p>
        </w:tc>
      </w:tr>
      <w:tr w:rsidR="00882DA8" w:rsidRPr="00AA7C5F"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03EF54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-74.17</w:t>
            </w:r>
          </w:p>
        </w:tc>
        <w:tc>
          <w:tcPr>
            <w:tcW w:w="1870" w:type="dxa"/>
            <w:shd w:val="clear" w:color="auto" w:fill="auto"/>
            <w:vAlign w:val="center"/>
          </w:tcPr>
          <w:p w14:paraId="6A55A4E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17.20</w:t>
            </w:r>
          </w:p>
        </w:tc>
        <w:tc>
          <w:tcPr>
            <w:tcW w:w="1870" w:type="dxa"/>
            <w:shd w:val="clear" w:color="auto" w:fill="auto"/>
            <w:vAlign w:val="center"/>
          </w:tcPr>
          <w:p w14:paraId="72A302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-4.311</w:t>
            </w:r>
          </w:p>
        </w:tc>
        <w:tc>
          <w:tcPr>
            <w:tcW w:w="1870" w:type="dxa"/>
            <w:shd w:val="clear" w:color="auto" w:fill="auto"/>
            <w:vAlign w:val="center"/>
          </w:tcPr>
          <w:p w14:paraId="72A9ECB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4.03e-05</w:t>
            </w:r>
          </w:p>
        </w:tc>
      </w:tr>
      <w:tr w:rsidR="00882DA8" w:rsidRPr="00AA7C5F"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75F5E8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-73.57</w:t>
            </w:r>
          </w:p>
        </w:tc>
        <w:tc>
          <w:tcPr>
            <w:tcW w:w="1870" w:type="dxa"/>
            <w:shd w:val="clear" w:color="auto" w:fill="auto"/>
            <w:vAlign w:val="center"/>
          </w:tcPr>
          <w:p w14:paraId="10B9EE7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19.33</w:t>
            </w:r>
          </w:p>
        </w:tc>
        <w:tc>
          <w:tcPr>
            <w:tcW w:w="1870" w:type="dxa"/>
            <w:shd w:val="clear" w:color="auto" w:fill="auto"/>
            <w:vAlign w:val="center"/>
          </w:tcPr>
          <w:p w14:paraId="47FDC5B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-3.805</w:t>
            </w:r>
          </w:p>
        </w:tc>
        <w:tc>
          <w:tcPr>
            <w:tcW w:w="1870" w:type="dxa"/>
            <w:shd w:val="clear" w:color="auto" w:fill="auto"/>
            <w:vAlign w:val="center"/>
          </w:tcPr>
          <w:p w14:paraId="6D95B9D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0.000254</w:t>
            </w:r>
          </w:p>
        </w:tc>
      </w:tr>
    </w:tbl>
    <w:p w14:paraId="4A7532D4" w14:textId="5E2CAA1E" w:rsidR="00882DA8" w:rsidRPr="00AA7C5F" w:rsidDel="009F4FE8" w:rsidRDefault="009F4FE8" w:rsidP="00882DA8">
      <w:pPr>
        <w:spacing w:line="480" w:lineRule="auto"/>
        <w:jc w:val="both"/>
        <w:rPr>
          <w:del w:id="1729" w:author="Alejandro Andreas Jaume Losa" w:date="2024-04-10T18:45:00Z"/>
          <w:rFonts w:ascii="Times New Roman" w:hAnsi="Times New Roman" w:cs="Times New Roman"/>
        </w:rPr>
      </w:pPr>
      <w:ins w:id="1730" w:author="Alejandro Andreas Jaume Losa" w:date="2024-04-10T18:45:00Z">
        <w:r>
          <w:rPr>
            <w:rFonts w:ascii="Times New Roman" w:hAnsi="Times New Roman" w:cs="Times New Roman"/>
          </w:rPr>
          <w:lastRenderedPageBreak/>
          <w:tab/>
        </w:r>
      </w:ins>
    </w:p>
    <w:p w14:paraId="0D2BDBAA" w14:textId="563F6AF5" w:rsidR="00882DA8" w:rsidRPr="00AA7C5F" w:rsidRDefault="00882DA8" w:rsidP="009F4FE8">
      <w:pPr>
        <w:spacing w:line="480" w:lineRule="auto"/>
        <w:jc w:val="both"/>
        <w:rPr>
          <w:rFonts w:ascii="Times New Roman" w:hAnsi="Times New Roman" w:cs="Times New Roman"/>
        </w:rPr>
        <w:pPrChange w:id="1731" w:author="Alejandro Andreas Jaume Losa" w:date="2024-04-10T18:45:00Z">
          <w:pPr>
            <w:spacing w:line="480" w:lineRule="auto"/>
            <w:ind w:firstLine="720"/>
            <w:jc w:val="both"/>
          </w:pPr>
        </w:pPrChange>
      </w:pPr>
      <w:r w:rsidRPr="00AA7C5F">
        <w:rPr>
          <w:rFonts w:ascii="Times New Roman" w:hAnsi="Times New Roman" w:cs="Times New Roman"/>
        </w:rPr>
        <w:t xml:space="preserve">Similar to what has been observed with other statements, the responses from those who identified themselves ideologically as </w:t>
      </w:r>
      <w:commentRangeStart w:id="1732"/>
      <w:r w:rsidRPr="00AA7C5F">
        <w:rPr>
          <w:rFonts w:ascii="Times New Roman" w:hAnsi="Times New Roman" w:cs="Times New Roman"/>
        </w:rPr>
        <w:t>center-left</w:t>
      </w:r>
      <w:ins w:id="1733" w:author="Alejandro Andreas Jaume Losa" w:date="2024-04-09T09:37:00Z">
        <w:r w:rsidR="00403817">
          <w:rPr>
            <w:rFonts w:ascii="Times New Roman" w:hAnsi="Times New Roman" w:cs="Times New Roman"/>
          </w:rPr>
          <w:t xml:space="preserve"> were significantly different</w:t>
        </w:r>
      </w:ins>
      <w:ins w:id="1734" w:author="Alejandro Andreas Jaume Losa" w:date="2024-04-09T09:38:00Z">
        <w:r w:rsidR="00403817">
          <w:rPr>
            <w:rFonts w:ascii="Times New Roman" w:hAnsi="Times New Roman" w:cs="Times New Roman"/>
          </w:rPr>
          <w:t xml:space="preserve"> than that of the other two left positions. </w:t>
        </w:r>
      </w:ins>
      <w:del w:id="1735" w:author="Alejandro Andreas Jaume Losa" w:date="2024-04-09T09:38:00Z">
        <w:r w:rsidRPr="00AA7C5F" w:rsidDel="00403817">
          <w:rPr>
            <w:rFonts w:ascii="Times New Roman" w:hAnsi="Times New Roman" w:cs="Times New Roman"/>
          </w:rPr>
          <w:delText xml:space="preserve"> showed a much lower level of agreement with this statement compared to the other two progressive ideologies. </w:delText>
        </w:r>
        <w:commentRangeEnd w:id="1732"/>
        <w:r w:rsidR="00DB0AFE" w:rsidDel="00403817">
          <w:rPr>
            <w:rStyle w:val="CommentReference"/>
            <w:rFonts w:ascii="Times New Roman" w:eastAsia="Times New Roman" w:hAnsi="Times New Roman" w:cs="Times New Roman"/>
            <w:kern w:val="0"/>
            <w14:ligatures w14:val="none"/>
          </w:rPr>
          <w:commentReference w:id="1732"/>
        </w:r>
      </w:del>
      <w:r w:rsidRPr="00AA7C5F">
        <w:rPr>
          <w:rFonts w:ascii="Times New Roman" w:hAnsi="Times New Roman" w:cs="Times New Roman"/>
        </w:rPr>
        <w:t>These results are in line with the idea mentioned before about an increase of neutrality in terms of language attitudes as political orientation moves toward the center. Additionally, the analysis revealed more consensus around this statement among those participants who indicated their political orientation was far-left, as shown by the much wider range of responses in Figure</w:t>
      </w:r>
      <w:r w:rsidR="007A177F" w:rsidRPr="00AA7C5F">
        <w:rPr>
          <w:rFonts w:ascii="Times New Roman" w:hAnsi="Times New Roman" w:cs="Times New Roman"/>
        </w:rPr>
        <w:t xml:space="preserve"> 21.</w:t>
      </w:r>
    </w:p>
    <w:p w14:paraId="6696CAC5" w14:textId="68DE17F1" w:rsidR="00882DA8" w:rsidRPr="00AA7C5F" w:rsidDel="009F4FE8" w:rsidRDefault="00882DA8" w:rsidP="00882DA8">
      <w:pPr>
        <w:spacing w:line="480" w:lineRule="auto"/>
        <w:jc w:val="both"/>
        <w:rPr>
          <w:del w:id="1736" w:author="Alejandro Andreas Jaume Losa" w:date="2024-04-10T18:45:00Z"/>
          <w:rFonts w:ascii="Times New Roman" w:hAnsi="Times New Roman" w:cs="Times New Roman"/>
        </w:rPr>
      </w:pPr>
      <w:del w:id="1737" w:author="Alejandro Andreas Jaume Losa" w:date="2024-04-10T18:45: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21</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‘Catalan must be a requirement to hold a job in the public administration’.</w:delText>
        </w:r>
      </w:del>
    </w:p>
    <w:p w14:paraId="41EDC26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Default="009F4FE8" w:rsidP="009F4FE8">
      <w:pPr>
        <w:spacing w:line="480" w:lineRule="auto"/>
        <w:jc w:val="center"/>
        <w:rPr>
          <w:ins w:id="1738" w:author="Alejandro Andreas Jaume Losa" w:date="2024-04-10T18:45:00Z"/>
          <w:rFonts w:ascii="Times New Roman" w:hAnsi="Times New Roman" w:cs="Times New Roman"/>
        </w:rPr>
        <w:pPrChange w:id="1739" w:author="Alejandro Andreas Jaume Losa" w:date="2024-04-10T18:45:00Z">
          <w:pPr>
            <w:spacing w:line="480" w:lineRule="auto"/>
            <w:ind w:firstLine="720"/>
            <w:jc w:val="both"/>
          </w:pPr>
        </w:pPrChange>
      </w:pPr>
      <w:ins w:id="1740" w:author="Alejandro Andreas Jaume Losa" w:date="2024-04-10T18:45:00Z">
        <w:r w:rsidRPr="00AA7C5F">
          <w:rPr>
            <w:rFonts w:ascii="Times New Roman" w:hAnsi="Times New Roman" w:cs="Times New Roman"/>
            <w:b/>
            <w:bCs/>
          </w:rPr>
          <w:t>Figure 21.</w:t>
        </w:r>
        <w:r w:rsidRPr="00AA7C5F">
          <w:rPr>
            <w:rFonts w:ascii="Times New Roman" w:hAnsi="Times New Roman" w:cs="Times New Roman"/>
          </w:rPr>
          <w:t xml:space="preserve"> Participant responses to the statement ‘Catalan must be a requirement to hold a job in the public administration’.</w:t>
        </w:r>
      </w:ins>
    </w:p>
    <w:p w14:paraId="5946E2C5" w14:textId="0C04870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‘For healthcare staff it is more important to know Spanish than Catalan’ and ‘For healthcare staff it is more important to know Catalan than Spanish</w:t>
      </w:r>
      <w:ins w:id="1741" w:author="Alejandro Andreas Jaume Losa" w:date="2024-04-10T09:34:00Z">
        <w:r w:rsidR="009B28A1">
          <w:rPr>
            <w:rFonts w:ascii="Times New Roman" w:hAnsi="Times New Roman" w:cs="Times New Roman"/>
          </w:rPr>
          <w:t>’</w:t>
        </w:r>
      </w:ins>
      <w:r w:rsidRPr="00AA7C5F">
        <w:rPr>
          <w:rFonts w:ascii="Times New Roman" w:hAnsi="Times New Roman" w:cs="Times New Roman"/>
        </w:rPr>
        <w:t xml:space="preserve"> also</w:t>
      </w:r>
      <w:ins w:id="1742" w:author="Alejandro Andreas Jaume Losa" w:date="2024-04-09T09:38:00Z">
        <w:r w:rsidR="00403817">
          <w:rPr>
            <w:rFonts w:ascii="Times New Roman" w:hAnsi="Times New Roman" w:cs="Times New Roman"/>
          </w:rPr>
          <w:t xml:space="preserve"> indicated noteworthy variations.</w:t>
        </w:r>
      </w:ins>
      <w:ins w:id="1743" w:author="Alejandro Andreas Jaume Losa" w:date="2024-04-09T09:39:00Z">
        <w:r w:rsidR="00403817">
          <w:rPr>
            <w:rFonts w:ascii="Times New Roman" w:hAnsi="Times New Roman" w:cs="Times New Roman"/>
          </w:rPr>
          <w:t xml:space="preserve"> </w:t>
        </w:r>
      </w:ins>
      <w:del w:id="1744" w:author="Alejandro Andreas Jaume Losa" w:date="2024-04-09T09:38:00Z">
        <w:r w:rsidRPr="00AA7C5F" w:rsidDel="00403817">
          <w:rPr>
            <w:rFonts w:ascii="Times New Roman" w:hAnsi="Times New Roman" w:cs="Times New Roman"/>
          </w:rPr>
          <w:delText xml:space="preserve"> </w:delText>
        </w:r>
        <w:commentRangeStart w:id="1745"/>
        <w:r w:rsidRPr="00AA7C5F" w:rsidDel="00403817">
          <w:rPr>
            <w:rFonts w:ascii="Times New Roman" w:hAnsi="Times New Roman" w:cs="Times New Roman"/>
          </w:rPr>
          <w:delText>showed interesting differences.</w:delText>
        </w:r>
      </w:del>
      <w:ins w:id="1746" w:author="Alejandro Andreas Jaume Losa" w:date="2024-04-09T09:39:00Z">
        <w:r w:rsidR="00403817">
          <w:rPr>
            <w:rFonts w:ascii="Times New Roman" w:hAnsi="Times New Roman" w:cs="Times New Roman"/>
          </w:rPr>
          <w:t>A</w:t>
        </w:r>
      </w:ins>
      <w:del w:id="1747" w:author="Alejandro Andreas Jaume Losa" w:date="2024-04-09T09:38:00Z">
        <w:r w:rsidRPr="00AA7C5F" w:rsidDel="00403817">
          <w:rPr>
            <w:rFonts w:ascii="Times New Roman" w:hAnsi="Times New Roman" w:cs="Times New Roman"/>
          </w:rPr>
          <w:delText xml:space="preserve"> </w:delText>
        </w:r>
        <w:commentRangeEnd w:id="1745"/>
        <w:r w:rsidR="009D1648" w:rsidDel="00403817">
          <w:rPr>
            <w:rStyle w:val="CommentReference"/>
            <w:rFonts w:ascii="Times New Roman" w:eastAsia="Times New Roman" w:hAnsi="Times New Roman" w:cs="Times New Roman"/>
            <w:kern w:val="0"/>
            <w14:ligatures w14:val="none"/>
          </w:rPr>
          <w:commentReference w:id="1745"/>
        </w:r>
        <w:r w:rsidRPr="00AA7C5F" w:rsidDel="00403817">
          <w:rPr>
            <w:rFonts w:ascii="Times New Roman" w:hAnsi="Times New Roman" w:cs="Times New Roman"/>
          </w:rPr>
          <w:delText>A</w:delText>
        </w:r>
      </w:del>
      <w:r w:rsidRPr="00AA7C5F">
        <w:rPr>
          <w:rFonts w:ascii="Times New Roman" w:hAnsi="Times New Roman" w:cs="Times New Roman"/>
        </w:rPr>
        <w:t xml:space="preserve">nalysis of the first statement revealed no statistically </w:t>
      </w:r>
      <w:r w:rsidRPr="00AA7C5F">
        <w:rPr>
          <w:rFonts w:ascii="Times New Roman" w:hAnsi="Times New Roman" w:cs="Times New Roman"/>
        </w:rPr>
        <w:lastRenderedPageBreak/>
        <w:t>significant differences in responses with regard to political orientation. All</w:t>
      </w:r>
      <w:ins w:id="1748" w:author="Alejandro Andreas Jaume Losa" w:date="2024-04-09T09:39:00Z">
        <w:r w:rsidR="00403817">
          <w:rPr>
            <w:rFonts w:ascii="Times New Roman" w:hAnsi="Times New Roman" w:cs="Times New Roman"/>
          </w:rPr>
          <w:t xml:space="preserve"> </w:t>
        </w:r>
      </w:ins>
      <w:del w:id="1749" w:author="Alejandro Andreas Jaume Losa" w:date="2024-04-09T09:39:00Z">
        <w:r w:rsidRPr="00AA7C5F" w:rsidDel="00403817">
          <w:rPr>
            <w:rFonts w:ascii="Times New Roman" w:hAnsi="Times New Roman" w:cs="Times New Roman"/>
          </w:rPr>
          <w:delText xml:space="preserve"> </w:delText>
        </w:r>
      </w:del>
      <w:r w:rsidRPr="00AA7C5F">
        <w:rPr>
          <w:rFonts w:ascii="Times New Roman" w:hAnsi="Times New Roman" w:cs="Times New Roman"/>
        </w:rPr>
        <w:t>participants</w:t>
      </w:r>
      <w:ins w:id="1750" w:author="Alejandro Andreas Jaume Losa" w:date="2024-04-09T09:39:00Z">
        <w:r w:rsidR="00403817">
          <w:rPr>
            <w:rFonts w:ascii="Times New Roman" w:hAnsi="Times New Roman" w:cs="Times New Roman"/>
          </w:rPr>
          <w:t xml:space="preserve"> </w:t>
        </w:r>
      </w:ins>
      <w:del w:id="1751" w:author="Kendra Dickinson" w:date="2024-03-26T13:14:00Z">
        <w:r w:rsidRPr="00AA7C5F" w:rsidDel="009D1648">
          <w:rPr>
            <w:rFonts w:ascii="Times New Roman" w:hAnsi="Times New Roman" w:cs="Times New Roman"/>
          </w:rPr>
          <w:delText xml:space="preserve">, independent of political orientation, </w:delText>
        </w:r>
      </w:del>
      <w:r w:rsidRPr="00AA7C5F">
        <w:rPr>
          <w:rFonts w:ascii="Times New Roman" w:hAnsi="Times New Roman" w:cs="Times New Roman"/>
        </w:rPr>
        <w:t xml:space="preserve">showed similar responses to this statement (mean = </w:t>
      </w:r>
      <w:r w:rsidR="00AA7C5F" w:rsidRPr="00AA7C5F">
        <w:rPr>
          <w:rFonts w:ascii="Times New Roman" w:hAnsi="Times New Roman" w:cs="Times New Roman"/>
        </w:rPr>
        <w:t>42.67</w:t>
      </w:r>
      <w:r w:rsidRPr="00AA7C5F">
        <w:rPr>
          <w:rFonts w:ascii="Times New Roman" w:hAnsi="Times New Roman" w:cs="Times New Roman"/>
        </w:rPr>
        <w:t xml:space="preserve">), </w:t>
      </w:r>
      <w:ins w:id="1752" w:author="Alejandro Andreas Jaume Losa" w:date="2024-04-10T09:34:00Z">
        <w:r w:rsidR="009B28A1">
          <w:rPr>
            <w:rFonts w:ascii="Times New Roman" w:hAnsi="Times New Roman" w:cs="Times New Roman"/>
          </w:rPr>
          <w:t>indicating that these particular attitudes are not connected to political orientation in these data.</w:t>
        </w:r>
      </w:ins>
      <w:del w:id="1753" w:author="Alejandro Andreas Jaume Losa" w:date="2024-04-10T09:34:00Z">
        <w:r w:rsidRPr="00AA7C5F" w:rsidDel="009B28A1">
          <w:rPr>
            <w:rFonts w:ascii="Times New Roman" w:hAnsi="Times New Roman" w:cs="Times New Roman"/>
          </w:rPr>
          <w:delText>indicating general consensus regarding attitudes towards Spanish.</w:delText>
        </w:r>
      </w:del>
      <w:ins w:id="1754" w:author="Kendra Dickinson" w:date="2024-03-26T13:14:00Z">
        <w:del w:id="1755" w:author="Alejandro Andreas Jaume Losa" w:date="2024-04-10T09:34:00Z">
          <w:r w:rsidR="009D1648" w:rsidDel="009B28A1">
            <w:rPr>
              <w:rFonts w:ascii="Times New Roman" w:hAnsi="Times New Roman" w:cs="Times New Roman"/>
            </w:rPr>
            <w:delText>general disagreement with this statement, independent of political orientation.</w:delText>
          </w:r>
        </w:del>
      </w:ins>
      <w:r w:rsidRPr="00AA7C5F">
        <w:rPr>
          <w:rFonts w:ascii="Times New Roman" w:hAnsi="Times New Roman" w:cs="Times New Roman"/>
        </w:rPr>
        <w:t xml:space="preserve"> However, when presented with the statement ‘For healthcare staff it is more important to know Catalan than Spanish</w:t>
      </w:r>
      <w:r w:rsidR="0070546B" w:rsidRPr="00AA7C5F">
        <w:rPr>
          <w:rFonts w:ascii="Times New Roman" w:hAnsi="Times New Roman" w:cs="Times New Roman"/>
        </w:rPr>
        <w:t>’</w:t>
      </w:r>
      <w:r w:rsidRPr="00AA7C5F">
        <w:rPr>
          <w:rFonts w:ascii="Times New Roman" w:hAnsi="Times New Roman" w:cs="Times New Roman"/>
        </w:rPr>
        <w:t xml:space="preserve">, participants who identified as more progressive (far-left and left) expressed a much greater level of agreement with this </w:t>
      </w:r>
      <w:r w:rsidR="00AA7C5F" w:rsidRPr="00AA7C5F">
        <w:rPr>
          <w:rFonts w:ascii="Times New Roman" w:hAnsi="Times New Roman" w:cs="Times New Roman"/>
        </w:rPr>
        <w:t>statement</w:t>
      </w:r>
      <w:r w:rsidRPr="00AA7C5F">
        <w:rPr>
          <w:rFonts w:ascii="Times New Roman" w:hAnsi="Times New Roman" w:cs="Times New Roman"/>
        </w:rPr>
        <w:t xml:space="preserve"> compared to those who identified as conservative (center, center-right, and right), as presented in Table </w:t>
      </w:r>
      <w:del w:id="1756" w:author="Alejandro Andreas Jaume Losa" w:date="2024-04-10T18:53:00Z">
        <w:r w:rsidR="0070546B" w:rsidRPr="00AA7C5F" w:rsidDel="0005100F">
          <w:rPr>
            <w:rFonts w:ascii="Times New Roman" w:hAnsi="Times New Roman" w:cs="Times New Roman"/>
          </w:rPr>
          <w:delText>24</w:delText>
        </w:r>
      </w:del>
      <w:ins w:id="1757" w:author="Alejandro Andreas Jaume Losa" w:date="2024-04-10T18:53:00Z">
        <w:r w:rsidR="0005100F">
          <w:rPr>
            <w:rFonts w:ascii="Times New Roman" w:hAnsi="Times New Roman" w:cs="Times New Roman"/>
          </w:rPr>
          <w:t>20</w:t>
        </w:r>
      </w:ins>
      <w:r w:rsidRPr="00AA7C5F">
        <w:rPr>
          <w:rFonts w:ascii="Times New Roman" w:hAnsi="Times New Roman" w:cs="Times New Roman"/>
        </w:rPr>
        <w:t xml:space="preserve">. </w:t>
      </w:r>
    </w:p>
    <w:p w14:paraId="0F76901D" w14:textId="1B97ADE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Table</w:t>
      </w:r>
      <w:r w:rsidR="0070546B" w:rsidRPr="00AA7C5F">
        <w:rPr>
          <w:rFonts w:ascii="Times New Roman" w:hAnsi="Times New Roman" w:cs="Times New Roman"/>
          <w:b/>
          <w:bCs/>
        </w:rPr>
        <w:t xml:space="preserve"> </w:t>
      </w:r>
      <w:del w:id="1758" w:author="Alejandro Andreas Jaume Losa" w:date="2024-04-10T18:53:00Z">
        <w:r w:rsidR="0070546B" w:rsidRPr="00AA7C5F" w:rsidDel="0005100F">
          <w:rPr>
            <w:rFonts w:ascii="Times New Roman" w:hAnsi="Times New Roman" w:cs="Times New Roman"/>
            <w:b/>
            <w:bCs/>
          </w:rPr>
          <w:delText>24</w:delText>
        </w:r>
      </w:del>
      <w:ins w:id="1759" w:author="Alejandro Andreas Jaume Losa" w:date="2024-04-10T18:53:00Z">
        <w:r w:rsidR="0005100F">
          <w:rPr>
            <w:rFonts w:ascii="Times New Roman" w:hAnsi="Times New Roman" w:cs="Times New Roman"/>
            <w:b/>
            <w:bCs/>
          </w:rPr>
          <w:t>20</w:t>
        </w:r>
      </w:ins>
      <w:r w:rsidR="0070546B" w:rsidRPr="00AA7C5F">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0A61C81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4452D6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CEBEAF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60.29</w:t>
            </w:r>
          </w:p>
        </w:tc>
        <w:tc>
          <w:tcPr>
            <w:tcW w:w="1870" w:type="dxa"/>
            <w:shd w:val="clear" w:color="auto" w:fill="auto"/>
            <w:vAlign w:val="center"/>
          </w:tcPr>
          <w:p w14:paraId="71AC60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11.52</w:t>
            </w:r>
          </w:p>
        </w:tc>
        <w:tc>
          <w:tcPr>
            <w:tcW w:w="1870" w:type="dxa"/>
            <w:shd w:val="clear" w:color="auto" w:fill="auto"/>
            <w:vAlign w:val="center"/>
          </w:tcPr>
          <w:p w14:paraId="7CFF275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5.235</w:t>
            </w:r>
          </w:p>
        </w:tc>
        <w:tc>
          <w:tcPr>
            <w:tcW w:w="1870" w:type="dxa"/>
            <w:shd w:val="clear" w:color="auto" w:fill="auto"/>
            <w:vAlign w:val="center"/>
          </w:tcPr>
          <w:p w14:paraId="6395968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1.02e-16</w:t>
            </w:r>
          </w:p>
        </w:tc>
      </w:tr>
      <w:tr w:rsidR="00882DA8" w:rsidRPr="00AA7C5F"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EF4EE1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-29.60</w:t>
            </w:r>
          </w:p>
        </w:tc>
        <w:tc>
          <w:tcPr>
            <w:tcW w:w="1870" w:type="dxa"/>
            <w:shd w:val="clear" w:color="auto" w:fill="auto"/>
            <w:vAlign w:val="center"/>
          </w:tcPr>
          <w:p w14:paraId="255ECD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12.33</w:t>
            </w:r>
          </w:p>
        </w:tc>
        <w:tc>
          <w:tcPr>
            <w:tcW w:w="1870" w:type="dxa"/>
            <w:shd w:val="clear" w:color="auto" w:fill="auto"/>
            <w:vAlign w:val="center"/>
          </w:tcPr>
          <w:p w14:paraId="410A55C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-2.401</w:t>
            </w:r>
          </w:p>
        </w:tc>
        <w:tc>
          <w:tcPr>
            <w:tcW w:w="1870" w:type="dxa"/>
            <w:shd w:val="clear" w:color="auto" w:fill="auto"/>
            <w:vAlign w:val="center"/>
          </w:tcPr>
          <w:p w14:paraId="448A0D2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0.01834</w:t>
            </w:r>
          </w:p>
        </w:tc>
      </w:tr>
      <w:tr w:rsidR="00882DA8" w:rsidRPr="00AA7C5F"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-35.14</w:t>
            </w:r>
          </w:p>
        </w:tc>
        <w:tc>
          <w:tcPr>
            <w:tcW w:w="1870" w:type="dxa"/>
            <w:shd w:val="clear" w:color="auto" w:fill="auto"/>
            <w:vAlign w:val="center"/>
          </w:tcPr>
          <w:p w14:paraId="116CB6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13.38</w:t>
            </w:r>
          </w:p>
        </w:tc>
        <w:tc>
          <w:tcPr>
            <w:tcW w:w="1870" w:type="dxa"/>
            <w:shd w:val="clear" w:color="auto" w:fill="auto"/>
            <w:vAlign w:val="center"/>
          </w:tcPr>
          <w:p w14:paraId="12AE105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-2.626</w:t>
            </w:r>
          </w:p>
        </w:tc>
        <w:tc>
          <w:tcPr>
            <w:tcW w:w="1870" w:type="dxa"/>
            <w:shd w:val="clear" w:color="auto" w:fill="auto"/>
            <w:vAlign w:val="center"/>
          </w:tcPr>
          <w:p w14:paraId="3AB6D8F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0.01011</w:t>
            </w:r>
          </w:p>
        </w:tc>
      </w:tr>
      <w:tr w:rsidR="00882DA8" w:rsidRPr="00AA7C5F"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587F71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-49.09</w:t>
            </w:r>
          </w:p>
        </w:tc>
        <w:tc>
          <w:tcPr>
            <w:tcW w:w="1870" w:type="dxa"/>
            <w:shd w:val="clear" w:color="auto" w:fill="auto"/>
            <w:vAlign w:val="center"/>
          </w:tcPr>
          <w:p w14:paraId="6C1DFD3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17.84</w:t>
            </w:r>
          </w:p>
        </w:tc>
        <w:tc>
          <w:tcPr>
            <w:tcW w:w="1870" w:type="dxa"/>
            <w:shd w:val="clear" w:color="auto" w:fill="auto"/>
            <w:vAlign w:val="center"/>
          </w:tcPr>
          <w:p w14:paraId="558765F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-2.751</w:t>
            </w:r>
          </w:p>
        </w:tc>
        <w:tc>
          <w:tcPr>
            <w:tcW w:w="1870" w:type="dxa"/>
            <w:shd w:val="clear" w:color="auto" w:fill="auto"/>
            <w:vAlign w:val="center"/>
          </w:tcPr>
          <w:p w14:paraId="465EB5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0.00714</w:t>
            </w:r>
          </w:p>
        </w:tc>
      </w:tr>
      <w:tr w:rsidR="00882DA8" w:rsidRPr="00AA7C5F"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-47.37</w:t>
            </w:r>
          </w:p>
        </w:tc>
        <w:tc>
          <w:tcPr>
            <w:tcW w:w="1870" w:type="dxa"/>
            <w:shd w:val="clear" w:color="auto" w:fill="auto"/>
            <w:vAlign w:val="center"/>
          </w:tcPr>
          <w:p w14:paraId="3BECB7C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14.49</w:t>
            </w:r>
          </w:p>
        </w:tc>
        <w:tc>
          <w:tcPr>
            <w:tcW w:w="1870" w:type="dxa"/>
            <w:shd w:val="clear" w:color="auto" w:fill="auto"/>
            <w:vAlign w:val="center"/>
          </w:tcPr>
          <w:p w14:paraId="03543D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-3.269</w:t>
            </w:r>
          </w:p>
        </w:tc>
        <w:tc>
          <w:tcPr>
            <w:tcW w:w="1870" w:type="dxa"/>
            <w:shd w:val="clear" w:color="auto" w:fill="auto"/>
            <w:vAlign w:val="center"/>
          </w:tcPr>
          <w:p w14:paraId="51C7D49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0.00151</w:t>
            </w:r>
          </w:p>
        </w:tc>
      </w:tr>
      <w:tr w:rsidR="00882DA8" w:rsidRPr="00AA7C5F"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BDC7B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-38.14</w:t>
            </w:r>
          </w:p>
        </w:tc>
        <w:tc>
          <w:tcPr>
            <w:tcW w:w="1870" w:type="dxa"/>
            <w:shd w:val="clear" w:color="auto" w:fill="auto"/>
            <w:vAlign w:val="center"/>
          </w:tcPr>
          <w:p w14:paraId="1FA3D11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16.29</w:t>
            </w:r>
          </w:p>
        </w:tc>
        <w:tc>
          <w:tcPr>
            <w:tcW w:w="1870" w:type="dxa"/>
            <w:shd w:val="clear" w:color="auto" w:fill="auto"/>
            <w:vAlign w:val="center"/>
          </w:tcPr>
          <w:p w14:paraId="6A98FA6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-2.342</w:t>
            </w:r>
          </w:p>
        </w:tc>
        <w:tc>
          <w:tcPr>
            <w:tcW w:w="1870" w:type="dxa"/>
            <w:shd w:val="clear" w:color="auto" w:fill="auto"/>
            <w:vAlign w:val="center"/>
          </w:tcPr>
          <w:p w14:paraId="09CB313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0.02132</w:t>
            </w:r>
          </w:p>
        </w:tc>
      </w:tr>
    </w:tbl>
    <w:p w14:paraId="5041DFA8" w14:textId="77777777" w:rsidR="00882DA8" w:rsidRPr="00AA7C5F" w:rsidRDefault="00882DA8" w:rsidP="00882DA8">
      <w:pPr>
        <w:spacing w:line="480" w:lineRule="auto"/>
        <w:ind w:firstLine="720"/>
        <w:jc w:val="both"/>
        <w:rPr>
          <w:rFonts w:ascii="Times New Roman" w:hAnsi="Times New Roman" w:cs="Times New Roman"/>
        </w:rPr>
      </w:pPr>
    </w:p>
    <w:p w14:paraId="0A2E1F4E" w14:textId="4144F24B" w:rsidR="00882DA8" w:rsidRPr="00AA7C5F" w:rsidRDefault="00403817" w:rsidP="00882DA8">
      <w:pPr>
        <w:spacing w:line="480" w:lineRule="auto"/>
        <w:ind w:firstLine="720"/>
        <w:jc w:val="both"/>
        <w:rPr>
          <w:rFonts w:ascii="Times New Roman" w:hAnsi="Times New Roman" w:cs="Times New Roman"/>
        </w:rPr>
      </w:pPr>
      <w:ins w:id="1760" w:author="Alejandro Andreas Jaume Losa" w:date="2024-04-09T09:39: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1761"/>
      <w:del w:id="1762" w:author="Alejandro Andreas Jaume Losa" w:date="2024-04-09T09:39:00Z">
        <w:r w:rsidR="00882DA8" w:rsidRPr="00AA7C5F" w:rsidDel="00403817">
          <w:rPr>
            <w:rFonts w:ascii="Times New Roman" w:hAnsi="Times New Roman" w:cs="Times New Roman"/>
          </w:rPr>
          <w:delText>Similar to what has been observed with other statements,</w:delText>
        </w:r>
        <w:r w:rsidR="00882DA8" w:rsidRPr="00AA7C5F" w:rsidDel="00403817">
          <w:rPr>
            <w:rFonts w:ascii="Times New Roman" w:hAnsi="Times New Roman" w:cs="Times New Roman"/>
            <w:b/>
            <w:bCs/>
          </w:rPr>
          <w:delText xml:space="preserve"> </w:delText>
        </w:r>
        <w:r w:rsidR="00882DA8" w:rsidRPr="00AA7C5F" w:rsidDel="00403817">
          <w:rPr>
            <w:rFonts w:ascii="Times New Roman" w:hAnsi="Times New Roman" w:cs="Times New Roman"/>
          </w:rPr>
          <w:delText>people who identified themselves ideologically as centrist were the ones who showed the greatest degree of disagreement with the statement, even greater than that indicated by those who identified themselves ideologically as center-right and right-wing</w:delText>
        </w:r>
        <w:r w:rsidR="00882DA8" w:rsidRPr="00AA7C5F" w:rsidDel="00403817">
          <w:rPr>
            <w:rFonts w:ascii="Times New Roman" w:hAnsi="Times New Roman" w:cs="Times New Roman"/>
            <w:b/>
            <w:bCs/>
          </w:rPr>
          <w:delText xml:space="preserve">. </w:delText>
        </w:r>
        <w:r w:rsidR="00882DA8" w:rsidRPr="00AA7C5F" w:rsidDel="00403817">
          <w:rPr>
            <w:rFonts w:ascii="Times New Roman" w:hAnsi="Times New Roman" w:cs="Times New Roman"/>
          </w:rPr>
          <w:delText xml:space="preserve">These results are in line with the trend observed with previous statements by which participants who identified as centrists, in reality, are closer to more conservative and right-wing positions, at least in terms of language attitudes. </w:delText>
        </w:r>
        <w:commentRangeEnd w:id="1761"/>
        <w:r w:rsidR="009D1648" w:rsidDel="00403817">
          <w:rPr>
            <w:rStyle w:val="CommentReference"/>
            <w:rFonts w:ascii="Times New Roman" w:eastAsia="Times New Roman" w:hAnsi="Times New Roman" w:cs="Times New Roman"/>
            <w:kern w:val="0"/>
            <w14:ligatures w14:val="none"/>
          </w:rPr>
          <w:commentReference w:id="1761"/>
        </w:r>
      </w:del>
      <w:r w:rsidR="00882DA8" w:rsidRPr="00AA7C5F">
        <w:rPr>
          <w:rFonts w:ascii="Times New Roman" w:hAnsi="Times New Roman" w:cs="Times New Roman"/>
        </w:rPr>
        <w:t>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In this case, it is possible that all political orientations are prioritizing the quality medical treatment and not the language used by the healthcare staff.</w:t>
      </w:r>
      <w:ins w:id="1763" w:author="Alejandro Andreas Jaume Losa" w:date="2024-04-09T09:40:00Z">
        <w:r>
          <w:rPr>
            <w:rFonts w:ascii="Times New Roman" w:hAnsi="Times New Roman" w:cs="Times New Roman"/>
          </w:rPr>
          <w:t xml:space="preserve"> </w:t>
        </w:r>
      </w:ins>
      <w:del w:id="1764" w:author="Alejandro Andreas Jaume Losa" w:date="2024-04-09T09:40:00Z">
        <w:r w:rsidR="00882DA8" w:rsidRPr="00AA7C5F" w:rsidDel="00403817">
          <w:rPr>
            <w:rFonts w:ascii="Times New Roman" w:hAnsi="Times New Roman" w:cs="Times New Roman"/>
          </w:rPr>
          <w:delText xml:space="preserve"> </w:delText>
        </w:r>
        <w:commentRangeStart w:id="1765"/>
        <w:r w:rsidR="00882DA8" w:rsidRPr="00AA7C5F" w:rsidDel="00403817">
          <w:rPr>
            <w:rFonts w:ascii="Times New Roman" w:hAnsi="Times New Roman" w:cs="Times New Roman"/>
          </w:rPr>
          <w:delText xml:space="preserve">Essentially, they are stating that the procedure itself is more </w:delText>
        </w:r>
        <w:commentRangeEnd w:id="1765"/>
        <w:r w:rsidR="009D1648" w:rsidDel="00403817">
          <w:rPr>
            <w:rStyle w:val="CommentReference"/>
            <w:rFonts w:ascii="Times New Roman" w:eastAsia="Times New Roman" w:hAnsi="Times New Roman" w:cs="Times New Roman"/>
            <w:kern w:val="0"/>
            <w14:ligatures w14:val="none"/>
          </w:rPr>
          <w:commentReference w:id="1765"/>
        </w:r>
        <w:r w:rsidR="00882DA8" w:rsidRPr="00AA7C5F" w:rsidDel="00403817">
          <w:rPr>
            <w:rFonts w:ascii="Times New Roman" w:hAnsi="Times New Roman" w:cs="Times New Roman"/>
          </w:rPr>
          <w:delText xml:space="preserve">important than the language, and this is more evident as political orientation moves toward the center, since people here seem to be more neutral and not as influenced by their political orientations. </w:delText>
        </w:r>
      </w:del>
      <w:r w:rsidR="00882DA8" w:rsidRPr="00AA7C5F">
        <w:rPr>
          <w:rFonts w:ascii="Times New Roman" w:hAnsi="Times New Roman" w:cs="Times New Roman"/>
        </w:rPr>
        <w:t xml:space="preserve">Additionally, the analysis revealed more consensus </w:t>
      </w:r>
      <w:r w:rsidR="00882DA8" w:rsidRPr="00AA7C5F">
        <w:rPr>
          <w:rFonts w:ascii="Times New Roman" w:hAnsi="Times New Roman" w:cs="Times New Roman"/>
        </w:rPr>
        <w:lastRenderedPageBreak/>
        <w:t xml:space="preserve">around this statement among conservative participants, as shown by the much wider range of responses in Figure </w:t>
      </w:r>
      <w:r w:rsidR="007A177F" w:rsidRPr="00AA7C5F">
        <w:rPr>
          <w:rFonts w:ascii="Times New Roman" w:hAnsi="Times New Roman" w:cs="Times New Roman"/>
        </w:rPr>
        <w:t>22</w:t>
      </w:r>
      <w:r w:rsidR="00882DA8" w:rsidRPr="00AA7C5F">
        <w:rPr>
          <w:rFonts w:ascii="Times New Roman" w:hAnsi="Times New Roman" w:cs="Times New Roman"/>
        </w:rPr>
        <w:t>.</w:t>
      </w:r>
    </w:p>
    <w:p w14:paraId="26739CB3" w14:textId="0A11A7E0" w:rsidR="00882DA8" w:rsidRPr="00AA7C5F" w:rsidDel="009F4FE8" w:rsidRDefault="00882DA8" w:rsidP="00882DA8">
      <w:pPr>
        <w:spacing w:line="480" w:lineRule="auto"/>
        <w:jc w:val="both"/>
        <w:rPr>
          <w:del w:id="1766" w:author="Alejandro Andreas Jaume Losa" w:date="2024-04-10T18:46:00Z"/>
          <w:rFonts w:ascii="Times New Roman" w:hAnsi="Times New Roman" w:cs="Times New Roman"/>
        </w:rPr>
      </w:pPr>
      <w:del w:id="1767" w:author="Alejandro Andreas Jaume Losa" w:date="2024-04-10T18:46: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22</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w:delText>
        </w:r>
        <w:r w:rsidR="00E428C1" w:rsidRPr="00AA7C5F" w:rsidDel="009F4FE8">
          <w:rPr>
            <w:rFonts w:ascii="Times New Roman" w:hAnsi="Times New Roman" w:cs="Times New Roman"/>
          </w:rPr>
          <w:delText>Participant responses to the statement ‘For healthcare staff it is more important to know Catalan than Spanish’.</w:delText>
        </w:r>
      </w:del>
    </w:p>
    <w:p w14:paraId="3C4F3CB2"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Default="009F4FE8" w:rsidP="009F4FE8">
      <w:pPr>
        <w:spacing w:line="480" w:lineRule="auto"/>
        <w:jc w:val="center"/>
        <w:rPr>
          <w:ins w:id="1768" w:author="Alejandro Andreas Jaume Losa" w:date="2024-04-10T18:46:00Z"/>
          <w:rFonts w:ascii="Times New Roman" w:hAnsi="Times New Roman" w:cs="Times New Roman"/>
        </w:rPr>
        <w:pPrChange w:id="1769" w:author="Alejandro Andreas Jaume Losa" w:date="2024-04-10T18:46:00Z">
          <w:pPr>
            <w:spacing w:line="480" w:lineRule="auto"/>
            <w:ind w:firstLine="720"/>
            <w:jc w:val="both"/>
          </w:pPr>
        </w:pPrChange>
      </w:pPr>
      <w:ins w:id="1770" w:author="Alejandro Andreas Jaume Losa" w:date="2024-04-10T18:46:00Z">
        <w:r w:rsidRPr="00AA7C5F">
          <w:rPr>
            <w:rFonts w:ascii="Times New Roman" w:hAnsi="Times New Roman" w:cs="Times New Roman"/>
            <w:b/>
            <w:bCs/>
          </w:rPr>
          <w:t>Figure 22.</w:t>
        </w:r>
        <w:r w:rsidRPr="00AA7C5F">
          <w:rPr>
            <w:rFonts w:ascii="Times New Roman" w:hAnsi="Times New Roman" w:cs="Times New Roman"/>
          </w:rPr>
          <w:t xml:space="preserve"> Participant responses to the statement ‘For healthcare staff it is more important to know Catalan than Spanish’.</w:t>
        </w:r>
      </w:ins>
    </w:p>
    <w:p w14:paraId="46D83EF2" w14:textId="0A22E7DF"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ins w:id="1771" w:author="Alejandro Andreas Jaume Losa" w:date="2024-04-09T09:40:00Z">
        <w:r w:rsidR="00A428B0">
          <w:rPr>
            <w:rFonts w:ascii="Times New Roman" w:hAnsi="Times New Roman" w:cs="Times New Roman"/>
          </w:rPr>
          <w:t xml:space="preserve"> diverged notably. </w:t>
        </w:r>
      </w:ins>
      <w:del w:id="1772" w:author="Alejandro Andreas Jaume Losa" w:date="2024-04-09T09:40:00Z">
        <w:r w:rsidRPr="00AA7C5F" w:rsidDel="00A428B0">
          <w:rPr>
            <w:rFonts w:ascii="Times New Roman" w:hAnsi="Times New Roman" w:cs="Times New Roman"/>
          </w:rPr>
          <w:delText xml:space="preserve"> </w:delText>
        </w:r>
        <w:commentRangeStart w:id="1773"/>
        <w:r w:rsidRPr="00AA7C5F" w:rsidDel="00A428B0">
          <w:rPr>
            <w:rFonts w:ascii="Times New Roman" w:hAnsi="Times New Roman" w:cs="Times New Roman"/>
          </w:rPr>
          <w:delText xml:space="preserve">showed interesting differences. </w:delText>
        </w:r>
        <w:commentRangeEnd w:id="1773"/>
        <w:r w:rsidR="009D1648" w:rsidDel="00A428B0">
          <w:rPr>
            <w:rStyle w:val="CommentReference"/>
            <w:rFonts w:ascii="Times New Roman" w:eastAsia="Times New Roman" w:hAnsi="Times New Roman" w:cs="Times New Roman"/>
            <w:kern w:val="0"/>
            <w14:ligatures w14:val="none"/>
          </w:rPr>
          <w:commentReference w:id="1773"/>
        </w:r>
      </w:del>
      <w:r w:rsidRPr="00AA7C5F">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del w:id="1774" w:author="Alejandro Andreas Jaume Losa" w:date="2024-04-10T18:53:00Z">
        <w:r w:rsidR="0070546B" w:rsidRPr="00AA7C5F" w:rsidDel="0005100F">
          <w:rPr>
            <w:rFonts w:ascii="Times New Roman" w:hAnsi="Times New Roman" w:cs="Times New Roman"/>
          </w:rPr>
          <w:delText>25</w:delText>
        </w:r>
      </w:del>
      <w:ins w:id="1775" w:author="Alejandro Andreas Jaume Losa" w:date="2024-04-10T18:53:00Z">
        <w:r w:rsidR="0005100F">
          <w:rPr>
            <w:rFonts w:ascii="Times New Roman" w:hAnsi="Times New Roman" w:cs="Times New Roman"/>
          </w:rPr>
          <w:t>21</w:t>
        </w:r>
      </w:ins>
      <w:r w:rsidR="0070546B" w:rsidRPr="00AA7C5F">
        <w:rPr>
          <w:rFonts w:ascii="Times New Roman" w:hAnsi="Times New Roman" w:cs="Times New Roman"/>
        </w:rPr>
        <w:t>.</w:t>
      </w:r>
    </w:p>
    <w:p w14:paraId="70F3B249" w14:textId="5BC5921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776" w:author="Alejandro Andreas Jaume Losa" w:date="2024-04-10T18:53:00Z">
        <w:r w:rsidR="0070546B" w:rsidRPr="00AA7C5F" w:rsidDel="0005100F">
          <w:rPr>
            <w:rFonts w:ascii="Times New Roman" w:hAnsi="Times New Roman" w:cs="Times New Roman"/>
            <w:b/>
            <w:bCs/>
          </w:rPr>
          <w:delText>25</w:delText>
        </w:r>
      </w:del>
      <w:ins w:id="1777" w:author="Alejandro Andreas Jaume Losa" w:date="2024-04-10T18:53:00Z">
        <w:r w:rsidR="0005100F">
          <w:rPr>
            <w:rFonts w:ascii="Times New Roman" w:hAnsi="Times New Roman" w:cs="Times New Roman"/>
            <w:b/>
            <w:bCs/>
          </w:rPr>
          <w:t>21</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6C5FDB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4A2DBD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6D8FE8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lastRenderedPageBreak/>
              <w:t>Intercept</w:t>
            </w:r>
          </w:p>
        </w:tc>
        <w:tc>
          <w:tcPr>
            <w:tcW w:w="1870" w:type="dxa"/>
            <w:shd w:val="clear" w:color="auto" w:fill="auto"/>
            <w:vAlign w:val="center"/>
          </w:tcPr>
          <w:p w14:paraId="4CEEBD9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7.2857</w:t>
            </w:r>
          </w:p>
        </w:tc>
        <w:tc>
          <w:tcPr>
            <w:tcW w:w="1870" w:type="dxa"/>
            <w:shd w:val="clear" w:color="auto" w:fill="auto"/>
            <w:vAlign w:val="center"/>
          </w:tcPr>
          <w:p w14:paraId="7DEBD6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11.2065</w:t>
            </w:r>
          </w:p>
        </w:tc>
        <w:tc>
          <w:tcPr>
            <w:tcW w:w="1870" w:type="dxa"/>
            <w:shd w:val="clear" w:color="auto" w:fill="auto"/>
            <w:vAlign w:val="center"/>
          </w:tcPr>
          <w:p w14:paraId="5B85FB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0.650</w:t>
            </w:r>
          </w:p>
        </w:tc>
        <w:tc>
          <w:tcPr>
            <w:tcW w:w="1870" w:type="dxa"/>
            <w:shd w:val="clear" w:color="auto" w:fill="auto"/>
            <w:vAlign w:val="center"/>
          </w:tcPr>
          <w:p w14:paraId="3DFD4A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0.51721</w:t>
            </w:r>
          </w:p>
        </w:tc>
      </w:tr>
      <w:tr w:rsidR="00882DA8" w:rsidRPr="00AA7C5F"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3217B8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10.9018</w:t>
            </w:r>
          </w:p>
        </w:tc>
        <w:tc>
          <w:tcPr>
            <w:tcW w:w="1870" w:type="dxa"/>
            <w:shd w:val="clear" w:color="auto" w:fill="auto"/>
            <w:vAlign w:val="center"/>
          </w:tcPr>
          <w:p w14:paraId="168D04E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11.9959</w:t>
            </w:r>
          </w:p>
        </w:tc>
        <w:tc>
          <w:tcPr>
            <w:tcW w:w="1870" w:type="dxa"/>
            <w:shd w:val="clear" w:color="auto" w:fill="auto"/>
            <w:vAlign w:val="center"/>
          </w:tcPr>
          <w:p w14:paraId="3B02968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0.909</w:t>
            </w:r>
          </w:p>
        </w:tc>
        <w:tc>
          <w:tcPr>
            <w:tcW w:w="1870" w:type="dxa"/>
            <w:shd w:val="clear" w:color="auto" w:fill="auto"/>
            <w:vAlign w:val="center"/>
          </w:tcPr>
          <w:p w14:paraId="6D553C6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0.36581</w:t>
            </w:r>
          </w:p>
        </w:tc>
      </w:tr>
      <w:tr w:rsidR="00882DA8" w:rsidRPr="00AA7C5F"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0.6643</w:t>
            </w:r>
          </w:p>
        </w:tc>
        <w:tc>
          <w:tcPr>
            <w:tcW w:w="1870" w:type="dxa"/>
            <w:shd w:val="clear" w:color="auto" w:fill="auto"/>
            <w:vAlign w:val="center"/>
          </w:tcPr>
          <w:p w14:paraId="6D822F4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13.0208</w:t>
            </w:r>
          </w:p>
        </w:tc>
        <w:tc>
          <w:tcPr>
            <w:tcW w:w="1870" w:type="dxa"/>
            <w:shd w:val="clear" w:color="auto" w:fill="auto"/>
            <w:vAlign w:val="center"/>
          </w:tcPr>
          <w:p w14:paraId="365BB8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0.051</w:t>
            </w:r>
          </w:p>
        </w:tc>
        <w:tc>
          <w:tcPr>
            <w:tcW w:w="1870" w:type="dxa"/>
            <w:shd w:val="clear" w:color="auto" w:fill="auto"/>
            <w:vAlign w:val="center"/>
          </w:tcPr>
          <w:p w14:paraId="77B21E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0.9595</w:t>
            </w:r>
          </w:p>
        </w:tc>
      </w:tr>
      <w:tr w:rsidR="00882DA8" w:rsidRPr="00AA7C5F"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4E490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29.5143</w:t>
            </w:r>
          </w:p>
        </w:tc>
        <w:tc>
          <w:tcPr>
            <w:tcW w:w="1870" w:type="dxa"/>
            <w:shd w:val="clear" w:color="auto" w:fill="auto"/>
            <w:vAlign w:val="center"/>
          </w:tcPr>
          <w:p w14:paraId="4F925AB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17.3611</w:t>
            </w:r>
          </w:p>
        </w:tc>
        <w:tc>
          <w:tcPr>
            <w:tcW w:w="1870" w:type="dxa"/>
            <w:shd w:val="clear" w:color="auto" w:fill="auto"/>
            <w:vAlign w:val="center"/>
          </w:tcPr>
          <w:p w14:paraId="3CAFCC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1.700</w:t>
            </w:r>
          </w:p>
        </w:tc>
        <w:tc>
          <w:tcPr>
            <w:tcW w:w="1870" w:type="dxa"/>
            <w:shd w:val="clear" w:color="auto" w:fill="auto"/>
            <w:vAlign w:val="center"/>
          </w:tcPr>
          <w:p w14:paraId="3F48A51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0.09247</w:t>
            </w:r>
          </w:p>
        </w:tc>
      </w:tr>
      <w:tr w:rsidR="00882DA8" w:rsidRPr="00AA7C5F"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37.6310</w:t>
            </w:r>
          </w:p>
        </w:tc>
        <w:tc>
          <w:tcPr>
            <w:tcW w:w="1870" w:type="dxa"/>
            <w:shd w:val="clear" w:color="auto" w:fill="auto"/>
            <w:vAlign w:val="center"/>
          </w:tcPr>
          <w:p w14:paraId="571A7AD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14.1013</w:t>
            </w:r>
          </w:p>
        </w:tc>
        <w:tc>
          <w:tcPr>
            <w:tcW w:w="1870" w:type="dxa"/>
            <w:shd w:val="clear" w:color="auto" w:fill="auto"/>
            <w:vAlign w:val="center"/>
          </w:tcPr>
          <w:p w14:paraId="2DE85DD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2.740</w:t>
            </w:r>
          </w:p>
        </w:tc>
        <w:tc>
          <w:tcPr>
            <w:tcW w:w="1870" w:type="dxa"/>
            <w:shd w:val="clear" w:color="auto" w:fill="auto"/>
            <w:vAlign w:val="center"/>
          </w:tcPr>
          <w:p w14:paraId="46647D4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0.00738</w:t>
            </w:r>
          </w:p>
        </w:tc>
      </w:tr>
      <w:tr w:rsidR="00882DA8" w:rsidRPr="00AA7C5F"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408F4D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28.486</w:t>
            </w:r>
          </w:p>
        </w:tc>
        <w:tc>
          <w:tcPr>
            <w:tcW w:w="1870" w:type="dxa"/>
            <w:shd w:val="clear" w:color="auto" w:fill="auto"/>
            <w:vAlign w:val="center"/>
          </w:tcPr>
          <w:p w14:paraId="56A6D10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15.8484</w:t>
            </w:r>
          </w:p>
        </w:tc>
        <w:tc>
          <w:tcPr>
            <w:tcW w:w="1870" w:type="dxa"/>
            <w:shd w:val="clear" w:color="auto" w:fill="auto"/>
            <w:vAlign w:val="center"/>
          </w:tcPr>
          <w:p w14:paraId="58ADAD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1.794</w:t>
            </w:r>
          </w:p>
        </w:tc>
        <w:tc>
          <w:tcPr>
            <w:tcW w:w="1870" w:type="dxa"/>
            <w:shd w:val="clear" w:color="auto" w:fill="auto"/>
            <w:vAlign w:val="center"/>
          </w:tcPr>
          <w:p w14:paraId="19F8C8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0.07610</w:t>
            </w:r>
          </w:p>
        </w:tc>
      </w:tr>
    </w:tbl>
    <w:p w14:paraId="42BC9755" w14:textId="77777777" w:rsidR="00882DA8" w:rsidRPr="00AA7C5F" w:rsidRDefault="00882DA8" w:rsidP="00882DA8">
      <w:pPr>
        <w:spacing w:line="480" w:lineRule="auto"/>
        <w:ind w:firstLine="720"/>
        <w:jc w:val="both"/>
        <w:rPr>
          <w:rFonts w:ascii="Times New Roman" w:hAnsi="Times New Roman" w:cs="Times New Roman"/>
        </w:rPr>
      </w:pPr>
    </w:p>
    <w:p w14:paraId="0CCF144B" w14:textId="4DABC5C7" w:rsidR="00882DA8" w:rsidRPr="00AA7C5F" w:rsidRDefault="00882DA8" w:rsidP="00E428C1">
      <w:pPr>
        <w:spacing w:line="480" w:lineRule="auto"/>
        <w:ind w:firstLine="720"/>
        <w:jc w:val="both"/>
        <w:rPr>
          <w:rFonts w:ascii="Times New Roman" w:hAnsi="Times New Roman" w:cs="Times New Roman"/>
        </w:rPr>
      </w:pPr>
      <w:r w:rsidRPr="00AA7C5F">
        <w:rPr>
          <w:rFonts w:ascii="Times New Roman" w:hAnsi="Times New Roman" w:cs="Times New Roman"/>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 (mean = 45.92). This indicates that there is a generalized consensus around the idea that</w:t>
      </w:r>
      <w:ins w:id="1778" w:author="Kendra Dickinson" w:date="2024-03-26T13:24:00Z">
        <w:r w:rsidR="002427B2">
          <w:rPr>
            <w:rFonts w:ascii="Times New Roman" w:hAnsi="Times New Roman" w:cs="Times New Roman"/>
          </w:rPr>
          <w:t>, even for foreigners,</w:t>
        </w:r>
      </w:ins>
      <w:r w:rsidRPr="00AA7C5F">
        <w:rPr>
          <w:rFonts w:ascii="Times New Roman" w:hAnsi="Times New Roman" w:cs="Times New Roman"/>
        </w:rPr>
        <w:t xml:space="preserve"> Catalan is </w:t>
      </w:r>
      <w:del w:id="1779" w:author="Kendra Dickinson" w:date="2024-03-26T13:24:00Z">
        <w:r w:rsidRPr="00AA7C5F" w:rsidDel="002427B2">
          <w:rPr>
            <w:rFonts w:ascii="Times New Roman" w:hAnsi="Times New Roman" w:cs="Times New Roman"/>
          </w:rPr>
          <w:delText>a relevant element to be taken into account</w:delText>
        </w:r>
      </w:del>
      <w:ins w:id="1780" w:author="Kendra Dickinson" w:date="2024-03-26T13:24:00Z">
        <w:r w:rsidR="002427B2">
          <w:rPr>
            <w:rFonts w:ascii="Times New Roman" w:hAnsi="Times New Roman" w:cs="Times New Roman"/>
          </w:rPr>
          <w:t>important</w:t>
        </w:r>
      </w:ins>
      <w:r w:rsidRPr="00AA7C5F">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AA7C5F">
        <w:rPr>
          <w:rFonts w:ascii="Times New Roman" w:hAnsi="Times New Roman" w:cs="Times New Roman"/>
        </w:rPr>
        <w:t>23.</w:t>
      </w:r>
    </w:p>
    <w:p w14:paraId="7F4A29A1" w14:textId="4349AA42" w:rsidR="00882DA8" w:rsidRPr="00AA7C5F" w:rsidDel="009F4FE8" w:rsidRDefault="00882DA8" w:rsidP="00E428C1">
      <w:pPr>
        <w:spacing w:line="480" w:lineRule="auto"/>
        <w:jc w:val="both"/>
        <w:rPr>
          <w:del w:id="1781" w:author="Alejandro Andreas Jaume Losa" w:date="2024-04-10T18:46:00Z"/>
          <w:rFonts w:ascii="Times New Roman" w:hAnsi="Times New Roman" w:cs="Times New Roman"/>
        </w:rPr>
      </w:pPr>
      <w:del w:id="1782" w:author="Alejandro Andreas Jaume Losa" w:date="2024-04-10T18:46: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23</w:delText>
        </w:r>
        <w:r w:rsidRPr="00AA7C5F" w:rsidDel="009F4FE8">
          <w:rPr>
            <w:rFonts w:ascii="Times New Roman" w:hAnsi="Times New Roman" w:cs="Times New Roman"/>
            <w:b/>
            <w:bCs/>
          </w:rPr>
          <w:delText>.</w:delText>
        </w:r>
        <w:r w:rsidRPr="00AA7C5F" w:rsidDel="009F4FE8">
          <w:rPr>
            <w:rFonts w:ascii="Times New Roman" w:hAnsi="Times New Roman" w:cs="Times New Roman"/>
          </w:rPr>
          <w:delText xml:space="preserve"> </w:delText>
        </w:r>
        <w:r w:rsidR="00E428C1" w:rsidRPr="00AA7C5F" w:rsidDel="009F4FE8">
          <w:rPr>
            <w:rFonts w:ascii="Times New Roman" w:hAnsi="Times New Roman" w:cs="Times New Roman"/>
          </w:rPr>
          <w:delText>Participant responses to the statement ‘Since we all speak Spanish, it is not necessary for people who come from other Autonomous Communities or Spanish-speaking countries to learn Catalan’.</w:delText>
        </w:r>
      </w:del>
    </w:p>
    <w:p w14:paraId="42564F76" w14:textId="1DCB8726" w:rsidR="00882DA8" w:rsidRPr="00AA7C5F" w:rsidDel="001D24B0" w:rsidRDefault="00882DA8" w:rsidP="0070546B">
      <w:pPr>
        <w:spacing w:line="480" w:lineRule="auto"/>
        <w:ind w:firstLine="720"/>
        <w:jc w:val="both"/>
        <w:rPr>
          <w:del w:id="1783" w:author="Alejandro Andreas Jaume Losa" w:date="2024-04-09T14:34:00Z"/>
          <w:rFonts w:ascii="Times New Roman" w:hAnsi="Times New Roman" w:cs="Times New Roman"/>
        </w:rPr>
      </w:pPr>
      <w:r w:rsidRPr="00AA7C5F">
        <w:rPr>
          <w:rFonts w:ascii="Times New Roman" w:hAnsi="Times New Roman" w:cs="Times New Roman"/>
          <w:noProof/>
        </w:rPr>
        <w:drawing>
          <wp:inline distT="0" distB="0" distL="0" distR="0" wp14:anchorId="1E9EEA84" wp14:editId="51979E9F">
            <wp:extent cx="5943600" cy="3752215"/>
            <wp:effectExtent l="0" t="0" r="0" b="0"/>
            <wp:docPr id="1365767071"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071" name="Picture 20"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31A2762" w14:textId="77777777" w:rsidR="007A177F" w:rsidRPr="00AA7C5F" w:rsidRDefault="007A177F">
      <w:pPr>
        <w:spacing w:line="480" w:lineRule="auto"/>
        <w:ind w:firstLine="720"/>
        <w:jc w:val="both"/>
        <w:rPr>
          <w:rFonts w:ascii="Times New Roman" w:hAnsi="Times New Roman" w:cs="Times New Roman"/>
          <w:b/>
          <w:bCs/>
        </w:rPr>
        <w:pPrChange w:id="1784" w:author="Alejandro Andreas Jaume Losa" w:date="2024-04-09T14:34:00Z">
          <w:pPr>
            <w:spacing w:line="480" w:lineRule="auto"/>
            <w:jc w:val="both"/>
          </w:pPr>
        </w:pPrChange>
      </w:pPr>
    </w:p>
    <w:p w14:paraId="31B6EC0C" w14:textId="5B10A6EF" w:rsidR="009F4FE8" w:rsidRPr="009F4FE8" w:rsidRDefault="009F4FE8" w:rsidP="009F4FE8">
      <w:pPr>
        <w:spacing w:line="480" w:lineRule="auto"/>
        <w:jc w:val="center"/>
        <w:rPr>
          <w:ins w:id="1785" w:author="Alejandro Andreas Jaume Losa" w:date="2024-04-10T18:46:00Z"/>
          <w:rFonts w:ascii="Times New Roman" w:hAnsi="Times New Roman" w:cs="Times New Roman"/>
          <w:rPrChange w:id="1786" w:author="Alejandro Andreas Jaume Losa" w:date="2024-04-10T18:46:00Z">
            <w:rPr>
              <w:ins w:id="1787" w:author="Alejandro Andreas Jaume Losa" w:date="2024-04-10T18:46:00Z"/>
              <w:rFonts w:ascii="Times New Roman" w:hAnsi="Times New Roman" w:cs="Times New Roman"/>
              <w:i/>
              <w:iCs/>
            </w:rPr>
          </w:rPrChange>
        </w:rPr>
        <w:pPrChange w:id="1788" w:author="Alejandro Andreas Jaume Losa" w:date="2024-04-10T18:46:00Z">
          <w:pPr>
            <w:spacing w:line="480" w:lineRule="auto"/>
            <w:jc w:val="both"/>
          </w:pPr>
        </w:pPrChange>
      </w:pPr>
      <w:ins w:id="1789" w:author="Alejandro Andreas Jaume Losa" w:date="2024-04-10T18:46:00Z">
        <w:r w:rsidRPr="00AA7C5F">
          <w:rPr>
            <w:rFonts w:ascii="Times New Roman" w:hAnsi="Times New Roman" w:cs="Times New Roman"/>
            <w:b/>
            <w:bCs/>
          </w:rPr>
          <w:lastRenderedPageBreak/>
          <w:t>Figure 23.</w:t>
        </w:r>
        <w:r w:rsidRPr="00AA7C5F">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ins>
    </w:p>
    <w:p w14:paraId="04332CF3" w14:textId="07E5EA77" w:rsidR="00882DA8" w:rsidRPr="00532F9B" w:rsidRDefault="00532F9B" w:rsidP="009F4FE8">
      <w:pPr>
        <w:spacing w:line="480" w:lineRule="auto"/>
        <w:ind w:firstLine="720"/>
        <w:jc w:val="both"/>
        <w:rPr>
          <w:rFonts w:ascii="Times New Roman" w:hAnsi="Times New Roman" w:cs="Times New Roman"/>
          <w:i/>
          <w:iCs/>
          <w:rPrChange w:id="1790" w:author="Kendra Dickinson [2]" w:date="2024-03-19T11:53:00Z">
            <w:rPr>
              <w:rFonts w:ascii="Times New Roman" w:hAnsi="Times New Roman" w:cs="Times New Roman"/>
              <w:b/>
              <w:bCs/>
            </w:rPr>
          </w:rPrChange>
        </w:rPr>
        <w:pPrChange w:id="1791" w:author="Alejandro Andreas Jaume Losa" w:date="2024-04-10T18:46:00Z">
          <w:pPr>
            <w:spacing w:line="480" w:lineRule="auto"/>
            <w:jc w:val="both"/>
          </w:pPr>
        </w:pPrChange>
      </w:pPr>
      <w:ins w:id="1792" w:author="Kendra Dickinson [2]" w:date="2024-03-19T11:53:00Z">
        <w:r w:rsidRPr="00532F9B">
          <w:rPr>
            <w:rFonts w:ascii="Times New Roman" w:hAnsi="Times New Roman" w:cs="Times New Roman"/>
            <w:i/>
            <w:iCs/>
            <w:rPrChange w:id="1793" w:author="Kendra Dickinson [2]" w:date="2024-03-19T11:53:00Z">
              <w:rPr>
                <w:rFonts w:ascii="Times New Roman" w:hAnsi="Times New Roman" w:cs="Times New Roman"/>
                <w:b/>
                <w:bCs/>
              </w:rPr>
            </w:rPrChange>
          </w:rPr>
          <w:t>4.</w:t>
        </w:r>
      </w:ins>
      <w:ins w:id="1794" w:author="Alejandro Andreas Jaume Losa" w:date="2024-04-10T09:35:00Z">
        <w:r w:rsidR="009B28A1">
          <w:rPr>
            <w:rFonts w:ascii="Times New Roman" w:hAnsi="Times New Roman" w:cs="Times New Roman"/>
            <w:i/>
            <w:iCs/>
          </w:rPr>
          <w:t>5</w:t>
        </w:r>
      </w:ins>
      <w:ins w:id="1795" w:author="Alejandro Andreas Jaume Losa" w:date="2024-04-10T18:46:00Z">
        <w:r w:rsidR="009F4FE8">
          <w:rPr>
            <w:rFonts w:ascii="Times New Roman" w:hAnsi="Times New Roman" w:cs="Times New Roman"/>
            <w:i/>
            <w:iCs/>
          </w:rPr>
          <w:t>.</w:t>
        </w:r>
      </w:ins>
      <w:ins w:id="1796" w:author="Kendra Dickinson [2]" w:date="2024-03-19T11:53:00Z">
        <w:del w:id="1797" w:author="Alejandro Andreas Jaume Losa" w:date="2024-04-10T09:35:00Z">
          <w:r w:rsidRPr="00532F9B" w:rsidDel="009B28A1">
            <w:rPr>
              <w:rFonts w:ascii="Times New Roman" w:hAnsi="Times New Roman" w:cs="Times New Roman"/>
              <w:i/>
              <w:iCs/>
              <w:rPrChange w:id="1798" w:author="Kendra Dickinson [2]" w:date="2024-03-19T11:53:00Z">
                <w:rPr>
                  <w:rFonts w:ascii="Times New Roman" w:hAnsi="Times New Roman" w:cs="Times New Roman"/>
                  <w:b/>
                  <w:bCs/>
                </w:rPr>
              </w:rPrChange>
            </w:rPr>
            <w:delText>4.</w:delText>
          </w:r>
        </w:del>
        <w:r w:rsidRPr="00532F9B">
          <w:rPr>
            <w:rFonts w:ascii="Times New Roman" w:hAnsi="Times New Roman" w:cs="Times New Roman"/>
            <w:i/>
            <w:iCs/>
            <w:rPrChange w:id="1799" w:author="Kendra Dickinson [2]" w:date="2024-03-19T11:53:00Z">
              <w:rPr>
                <w:rFonts w:ascii="Times New Roman" w:hAnsi="Times New Roman" w:cs="Times New Roman"/>
                <w:b/>
                <w:bCs/>
              </w:rPr>
            </w:rPrChange>
          </w:rPr>
          <w:t xml:space="preserve"> </w:t>
        </w:r>
      </w:ins>
      <w:r w:rsidR="00882DA8" w:rsidRPr="00532F9B">
        <w:rPr>
          <w:rFonts w:ascii="Times New Roman" w:hAnsi="Times New Roman" w:cs="Times New Roman"/>
          <w:i/>
          <w:iCs/>
          <w:rPrChange w:id="1800" w:author="Kendra Dickinson [2]" w:date="2024-03-19T11:53:00Z">
            <w:rPr>
              <w:rFonts w:ascii="Times New Roman" w:hAnsi="Times New Roman" w:cs="Times New Roman"/>
              <w:b/>
              <w:bCs/>
            </w:rPr>
          </w:rPrChange>
        </w:rPr>
        <w:t>Cultural and identity aspects</w:t>
      </w:r>
    </w:p>
    <w:p w14:paraId="3A5019E7" w14:textId="5E90AD00" w:rsidR="00882DA8" w:rsidRPr="00AA7C5F" w:rsidDel="00DC4790" w:rsidRDefault="00882DA8" w:rsidP="00882DA8">
      <w:pPr>
        <w:spacing w:line="480" w:lineRule="auto"/>
        <w:ind w:firstLine="720"/>
        <w:jc w:val="both"/>
        <w:rPr>
          <w:del w:id="1801" w:author="Alejandro Andreas Jaume Losa" w:date="2024-04-09T10:20:00Z"/>
          <w:rFonts w:ascii="Times New Roman" w:hAnsi="Times New Roman" w:cs="Times New Roman"/>
        </w:rPr>
      </w:pPr>
      <w:r w:rsidRPr="00AA7C5F">
        <w:rPr>
          <w:rFonts w:ascii="Times New Roman" w:hAnsi="Times New Roman" w:cs="Times New Roman"/>
        </w:rPr>
        <w:t xml:space="preserve">Several of the statements that participants evaluated also related to </w:t>
      </w:r>
      <w:ins w:id="1802" w:author="Kendra Dickinson" w:date="2024-03-26T13:25:00Z">
        <w:r w:rsidR="005E3619">
          <w:rPr>
            <w:rFonts w:ascii="Times New Roman" w:hAnsi="Times New Roman" w:cs="Times New Roman"/>
          </w:rPr>
          <w:t xml:space="preserve">aspects of </w:t>
        </w:r>
      </w:ins>
      <w:r w:rsidRPr="00AA7C5F">
        <w:rPr>
          <w:rFonts w:ascii="Times New Roman" w:hAnsi="Times New Roman" w:cs="Times New Roman"/>
        </w:rPr>
        <w:t>cultur</w:t>
      </w:r>
      <w:ins w:id="1803" w:author="Kendra Dickinson" w:date="2024-03-26T13:25:00Z">
        <w:r w:rsidR="005E3619">
          <w:rPr>
            <w:rFonts w:ascii="Times New Roman" w:hAnsi="Times New Roman" w:cs="Times New Roman"/>
          </w:rPr>
          <w:t>e</w:t>
        </w:r>
      </w:ins>
      <w:del w:id="1804" w:author="Kendra Dickinson" w:date="2024-03-26T13:25:00Z">
        <w:r w:rsidRPr="00AA7C5F" w:rsidDel="005E3619">
          <w:rPr>
            <w:rFonts w:ascii="Times New Roman" w:hAnsi="Times New Roman" w:cs="Times New Roman"/>
          </w:rPr>
          <w:delText>al</w:delText>
        </w:r>
      </w:del>
      <w:r w:rsidRPr="00AA7C5F">
        <w:rPr>
          <w:rFonts w:ascii="Times New Roman" w:hAnsi="Times New Roman" w:cs="Times New Roman"/>
        </w:rPr>
        <w:t xml:space="preserve"> and identity</w:t>
      </w:r>
      <w:del w:id="1805" w:author="Kendra Dickinson" w:date="2024-03-26T13:25:00Z">
        <w:r w:rsidRPr="00AA7C5F" w:rsidDel="005E3619">
          <w:rPr>
            <w:rFonts w:ascii="Times New Roman" w:hAnsi="Times New Roman" w:cs="Times New Roman"/>
          </w:rPr>
          <w:delText xml:space="preserve"> aspects</w:delText>
        </w:r>
      </w:del>
      <w:r w:rsidRPr="00AA7C5F">
        <w:rPr>
          <w:rFonts w:ascii="Times New Roman" w:hAnsi="Times New Roman" w:cs="Times New Roman"/>
        </w:rPr>
        <w:t xml:space="preserve">. These statements are shown in </w:t>
      </w:r>
      <w:del w:id="1806" w:author="Alejandro Andreas Jaume Losa" w:date="2024-04-09T10:20:00Z">
        <w:r w:rsidRPr="00AA7C5F" w:rsidDel="00DC4790">
          <w:rPr>
            <w:rFonts w:ascii="Times New Roman" w:hAnsi="Times New Roman" w:cs="Times New Roman"/>
          </w:rPr>
          <w:delText>Table</w:delText>
        </w:r>
      </w:del>
      <w:ins w:id="1807" w:author="Alejandro Andreas Jaume Losa" w:date="2024-04-09T10:20:00Z">
        <w:r w:rsidR="00DC4790">
          <w:rPr>
            <w:rFonts w:ascii="Times New Roman" w:hAnsi="Times New Roman" w:cs="Times New Roman"/>
          </w:rPr>
          <w:t>the Appendix</w:t>
        </w:r>
      </w:ins>
      <w:del w:id="1808" w:author="Alejandro Andreas Jaume Losa" w:date="2024-04-09T10:20:00Z">
        <w:r w:rsidRPr="00AA7C5F" w:rsidDel="00DC4790">
          <w:rPr>
            <w:rFonts w:ascii="Times New Roman" w:hAnsi="Times New Roman" w:cs="Times New Roman"/>
          </w:rPr>
          <w:delText xml:space="preserve"> </w:delText>
        </w:r>
        <w:r w:rsidR="0070546B" w:rsidRPr="00AA7C5F" w:rsidDel="00DC4790">
          <w:rPr>
            <w:rFonts w:ascii="Times New Roman" w:hAnsi="Times New Roman" w:cs="Times New Roman"/>
          </w:rPr>
          <w:delText>26</w:delText>
        </w:r>
      </w:del>
      <w:r w:rsidRPr="00AA7C5F">
        <w:rPr>
          <w:rFonts w:ascii="Times New Roman" w:hAnsi="Times New Roman" w:cs="Times New Roman"/>
        </w:rPr>
        <w:t>. In what follows, I detail the relationship between participant responses to each of these statements and political orientation.</w:t>
      </w:r>
    </w:p>
    <w:p w14:paraId="2DFE9287" w14:textId="780008F1" w:rsidR="00882DA8" w:rsidRPr="00AA7C5F" w:rsidRDefault="00882DA8">
      <w:pPr>
        <w:spacing w:line="480" w:lineRule="auto"/>
        <w:ind w:firstLine="720"/>
        <w:jc w:val="both"/>
        <w:rPr>
          <w:rFonts w:ascii="Times New Roman" w:hAnsi="Times New Roman" w:cs="Times New Roman"/>
        </w:rPr>
        <w:pPrChange w:id="1809" w:author="Alejandro Andreas Jaume Losa" w:date="2024-04-09T10:20:00Z">
          <w:pPr>
            <w:spacing w:line="480" w:lineRule="auto"/>
            <w:jc w:val="both"/>
          </w:pPr>
        </w:pPrChange>
      </w:pPr>
      <w:commentRangeStart w:id="1810"/>
      <w:del w:id="1811" w:author="Alejandro Andreas Jaume Losa" w:date="2024-04-09T10:20:00Z">
        <w:r w:rsidRPr="00AA7C5F" w:rsidDel="00DC4790">
          <w:rPr>
            <w:rFonts w:ascii="Times New Roman" w:hAnsi="Times New Roman" w:cs="Times New Roman"/>
            <w:b/>
            <w:bCs/>
          </w:rPr>
          <w:delText xml:space="preserve">Table </w:delText>
        </w:r>
        <w:r w:rsidR="0070546B" w:rsidRPr="00AA7C5F" w:rsidDel="00DC4790">
          <w:rPr>
            <w:rFonts w:ascii="Times New Roman" w:hAnsi="Times New Roman" w:cs="Times New Roman"/>
            <w:b/>
            <w:bCs/>
          </w:rPr>
          <w:delText>26</w:delText>
        </w:r>
        <w:r w:rsidRPr="00AA7C5F" w:rsidDel="00DC4790">
          <w:rPr>
            <w:rFonts w:ascii="Times New Roman" w:hAnsi="Times New Roman" w:cs="Times New Roman"/>
            <w:b/>
            <w:bCs/>
          </w:rPr>
          <w:delText xml:space="preserve">. </w:delText>
        </w:r>
        <w:commentRangeEnd w:id="1810"/>
        <w:r w:rsidR="005E3619" w:rsidDel="00DC4790">
          <w:rPr>
            <w:rStyle w:val="CommentReference"/>
            <w:rFonts w:ascii="Times New Roman" w:eastAsia="Times New Roman" w:hAnsi="Times New Roman" w:cs="Times New Roman"/>
            <w:kern w:val="0"/>
            <w14:ligatures w14:val="none"/>
          </w:rPr>
          <w:commentReference w:id="1810"/>
        </w:r>
        <w:r w:rsidRPr="00AA7C5F" w:rsidDel="00DC4790">
          <w:rPr>
            <w:rFonts w:ascii="Times New Roman" w:hAnsi="Times New Roman" w:cs="Times New Roman"/>
          </w:rPr>
          <w:delText>Statements related to language policy and integration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DC4790" w14:paraId="33F7AB01" w14:textId="6730BEED" w:rsidTr="0070546B">
        <w:trPr>
          <w:cnfStyle w:val="100000000000" w:firstRow="1" w:lastRow="0" w:firstColumn="0" w:lastColumn="0" w:oddVBand="0" w:evenVBand="0" w:oddHBand="0" w:evenHBand="0" w:firstRowFirstColumn="0" w:firstRowLastColumn="0" w:lastRowFirstColumn="0" w:lastRowLastColumn="0"/>
          <w:trHeight w:val="57"/>
          <w:del w:id="1812"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1A481631" w14:textId="3FDF3B88" w:rsidR="00882DA8" w:rsidRPr="00AA7C5F" w:rsidDel="00DC4790" w:rsidRDefault="00882DA8" w:rsidP="00C70BF2">
            <w:pPr>
              <w:spacing w:line="276" w:lineRule="auto"/>
              <w:jc w:val="both"/>
              <w:rPr>
                <w:del w:id="1813" w:author="Alejandro Andreas Jaume Losa" w:date="2024-04-09T10:20:00Z"/>
                <w:rFonts w:ascii="Times New Roman" w:hAnsi="Times New Roman" w:cs="Times New Roman"/>
                <w:b w:val="0"/>
                <w:bCs w:val="0"/>
              </w:rPr>
            </w:pPr>
            <w:del w:id="1814" w:author="Alejandro Andreas Jaume Losa" w:date="2024-04-09T10:20:00Z">
              <w:r w:rsidRPr="00AA7C5F" w:rsidDel="00DC4790">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5A8824C6" w14:textId="5DC4EFCF" w:rsidR="00882DA8" w:rsidRPr="00AA7C5F" w:rsidDel="00DC4790"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815" w:author="Alejandro Andreas Jaume Losa" w:date="2024-04-09T10:20:00Z"/>
                <w:rFonts w:ascii="Times New Roman" w:hAnsi="Times New Roman" w:cs="Times New Roman"/>
                <w:b w:val="0"/>
                <w:bCs w:val="0"/>
              </w:rPr>
            </w:pPr>
            <w:del w:id="1816" w:author="Alejandro Andreas Jaume Losa" w:date="2024-04-09T10:20:00Z">
              <w:r w:rsidRPr="00AA7C5F" w:rsidDel="00DC4790">
                <w:rPr>
                  <w:rFonts w:ascii="Times New Roman" w:hAnsi="Times New Roman" w:cs="Times New Roman"/>
                  <w:b w:val="0"/>
                  <w:bCs w:val="0"/>
                </w:rPr>
                <w:delText>Statements related to Spanish</w:delText>
              </w:r>
            </w:del>
          </w:p>
        </w:tc>
      </w:tr>
      <w:tr w:rsidR="00882DA8" w:rsidRPr="00AA7C5F" w:rsidDel="00DC4790" w14:paraId="6548F1E1" w14:textId="013078AC" w:rsidTr="0070546B">
        <w:trPr>
          <w:cnfStyle w:val="000000100000" w:firstRow="0" w:lastRow="0" w:firstColumn="0" w:lastColumn="0" w:oddVBand="0" w:evenVBand="0" w:oddHBand="1" w:evenHBand="0" w:firstRowFirstColumn="0" w:firstRowLastColumn="0" w:lastRowFirstColumn="0" w:lastRowLastColumn="0"/>
          <w:del w:id="1817"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3F680E7E" w14:textId="5419650F" w:rsidR="00882DA8" w:rsidRPr="006A383F" w:rsidDel="00DC4790" w:rsidRDefault="00882DA8" w:rsidP="00C70BF2">
            <w:pPr>
              <w:pStyle w:val="paragraph"/>
              <w:spacing w:before="0" w:beforeAutospacing="0" w:after="0" w:afterAutospacing="0"/>
              <w:textAlignment w:val="baseline"/>
              <w:rPr>
                <w:del w:id="1818" w:author="Alejandro Andreas Jaume Losa" w:date="2024-04-09T10:20:00Z"/>
                <w:b w:val="0"/>
                <w:bCs w:val="0"/>
                <w:color w:val="auto"/>
              </w:rPr>
            </w:pPr>
          </w:p>
          <w:p w14:paraId="1600DC68" w14:textId="52BC68AC" w:rsidR="00882DA8" w:rsidRPr="006A383F" w:rsidDel="00DC4790" w:rsidRDefault="00882DA8" w:rsidP="00C70BF2">
            <w:pPr>
              <w:pStyle w:val="paragraph"/>
              <w:spacing w:before="0" w:beforeAutospacing="0" w:after="0" w:afterAutospacing="0"/>
              <w:textAlignment w:val="baseline"/>
              <w:rPr>
                <w:del w:id="1819" w:author="Alejandro Andreas Jaume Losa" w:date="2024-04-09T10:20:00Z"/>
                <w:b w:val="0"/>
                <w:bCs w:val="0"/>
                <w:i/>
                <w:iCs/>
                <w:color w:val="auto"/>
              </w:rPr>
            </w:pPr>
            <w:del w:id="1820" w:author="Alejandro Andreas Jaume Losa" w:date="2024-04-09T10:20:00Z">
              <w:r w:rsidRPr="006A383F" w:rsidDel="00DC4790">
                <w:rPr>
                  <w:i/>
                  <w:iCs/>
                </w:rPr>
                <w:delText>El català és un element indentitari de les Balears</w:delText>
              </w:r>
            </w:del>
          </w:p>
          <w:p w14:paraId="3A143316" w14:textId="795FA5C9" w:rsidR="00882DA8" w:rsidRPr="006A383F" w:rsidDel="00DC4790" w:rsidRDefault="00882DA8" w:rsidP="00C70BF2">
            <w:pPr>
              <w:pStyle w:val="paragraph"/>
              <w:spacing w:before="0" w:beforeAutospacing="0" w:after="0" w:afterAutospacing="0"/>
              <w:textAlignment w:val="baseline"/>
              <w:rPr>
                <w:del w:id="1821" w:author="Alejandro Andreas Jaume Losa" w:date="2024-04-09T10:20:00Z"/>
                <w:b w:val="0"/>
                <w:bCs w:val="0"/>
                <w:i/>
                <w:iCs/>
                <w:color w:val="auto"/>
              </w:rPr>
            </w:pPr>
            <w:del w:id="1822" w:author="Alejandro Andreas Jaume Losa" w:date="2024-04-09T10:20:00Z">
              <w:r w:rsidRPr="006A383F" w:rsidDel="00DC4790">
                <w:rPr>
                  <w:i/>
                  <w:iCs/>
                </w:rPr>
                <w:delText>El catalán es un elemento identitario de las Baleares</w:delText>
              </w:r>
            </w:del>
          </w:p>
          <w:p w14:paraId="33F89A66" w14:textId="63C791F0" w:rsidR="00882DA8" w:rsidRPr="00AA7C5F" w:rsidDel="00DC4790" w:rsidRDefault="00882DA8" w:rsidP="00C70BF2">
            <w:pPr>
              <w:pStyle w:val="paragraph"/>
              <w:spacing w:before="0" w:beforeAutospacing="0" w:after="0" w:afterAutospacing="0"/>
              <w:textAlignment w:val="baseline"/>
              <w:rPr>
                <w:del w:id="1823" w:author="Alejandro Andreas Jaume Losa" w:date="2024-04-09T10:20:00Z"/>
                <w:b w:val="0"/>
                <w:bCs w:val="0"/>
                <w:color w:val="auto"/>
              </w:rPr>
            </w:pPr>
            <w:del w:id="1824" w:author="Alejandro Andreas Jaume Losa" w:date="2024-04-09T10:20:00Z">
              <w:r w:rsidRPr="00AA7C5F" w:rsidDel="00DC4790">
                <w:rPr>
                  <w:b w:val="0"/>
                  <w:bCs w:val="0"/>
                  <w:color w:val="auto"/>
                </w:rPr>
                <w:delText>Catalan is an identity element of the Balearic Islands</w:delText>
              </w:r>
            </w:del>
          </w:p>
        </w:tc>
        <w:tc>
          <w:tcPr>
            <w:tcW w:w="4675" w:type="dxa"/>
            <w:tcBorders>
              <w:top w:val="single" w:sz="4" w:space="0" w:color="auto"/>
            </w:tcBorders>
            <w:shd w:val="clear" w:color="auto" w:fill="auto"/>
          </w:tcPr>
          <w:p w14:paraId="634818DD" w14:textId="7A369553"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25" w:author="Alejandro Andreas Jaume Losa" w:date="2024-04-09T10:20:00Z"/>
                <w:rFonts w:ascii="Times New Roman" w:hAnsi="Times New Roman" w:cs="Times New Roman"/>
              </w:rPr>
            </w:pPr>
          </w:p>
          <w:p w14:paraId="5FEEC002" w14:textId="276C4F71"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26" w:author="Alejandro Andreas Jaume Losa" w:date="2024-04-09T10:20:00Z"/>
                <w:rFonts w:ascii="Times New Roman" w:hAnsi="Times New Roman" w:cs="Times New Roman"/>
              </w:rPr>
            </w:pPr>
            <w:del w:id="1827" w:author="Alejandro Andreas Jaume Losa" w:date="2024-04-09T10:20:00Z">
              <w:r w:rsidRPr="00AA7C5F" w:rsidDel="00DC4790">
                <w:rPr>
                  <w:rFonts w:ascii="Times New Roman" w:hAnsi="Times New Roman" w:cs="Times New Roman"/>
                </w:rPr>
                <w:delText>N/A</w:delText>
              </w:r>
            </w:del>
          </w:p>
        </w:tc>
      </w:tr>
      <w:tr w:rsidR="00882DA8" w:rsidRPr="00AA7C5F" w:rsidDel="00DC4790" w14:paraId="303D9D6A" w14:textId="607B2BAD" w:rsidTr="0070546B">
        <w:trPr>
          <w:del w:id="1828"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A7426D2" w14:textId="3B921110" w:rsidR="00882DA8" w:rsidRPr="006A383F" w:rsidDel="00DC4790" w:rsidRDefault="00882DA8" w:rsidP="00C70BF2">
            <w:pPr>
              <w:spacing w:line="276" w:lineRule="auto"/>
              <w:jc w:val="both"/>
              <w:rPr>
                <w:del w:id="1829" w:author="Alejandro Andreas Jaume Losa" w:date="2024-04-09T10:20:00Z"/>
                <w:rFonts w:ascii="Times New Roman" w:hAnsi="Times New Roman" w:cs="Times New Roman"/>
                <w:b w:val="0"/>
                <w:bCs w:val="0"/>
              </w:rPr>
            </w:pPr>
          </w:p>
          <w:p w14:paraId="15021737" w14:textId="7C0459CC" w:rsidR="00882DA8" w:rsidRPr="006A383F" w:rsidDel="00DC4790" w:rsidRDefault="00882DA8" w:rsidP="00C70BF2">
            <w:pPr>
              <w:pStyle w:val="paragraph"/>
              <w:spacing w:before="0" w:beforeAutospacing="0" w:after="0" w:afterAutospacing="0"/>
              <w:textAlignment w:val="baseline"/>
              <w:rPr>
                <w:del w:id="1830" w:author="Alejandro Andreas Jaume Losa" w:date="2024-04-09T10:20:00Z"/>
                <w:b w:val="0"/>
                <w:bCs w:val="0"/>
                <w:i/>
                <w:iCs/>
                <w:color w:val="auto"/>
              </w:rPr>
            </w:pPr>
            <w:del w:id="1831" w:author="Alejandro Andreas Jaume Losa" w:date="2024-04-09T10:20:00Z">
              <w:r w:rsidRPr="006A383F" w:rsidDel="00DC4790">
                <w:rPr>
                  <w:i/>
                  <w:iCs/>
                </w:rPr>
                <w:delText>El català és la llengua que hauria de predominar a las Balears</w:delText>
              </w:r>
            </w:del>
          </w:p>
          <w:p w14:paraId="0C41530E" w14:textId="6A1FE331" w:rsidR="00882DA8" w:rsidRPr="006A383F" w:rsidDel="00DC4790" w:rsidRDefault="00882DA8" w:rsidP="00C70BF2">
            <w:pPr>
              <w:pStyle w:val="paragraph"/>
              <w:spacing w:before="0" w:beforeAutospacing="0" w:after="0" w:afterAutospacing="0"/>
              <w:textAlignment w:val="baseline"/>
              <w:rPr>
                <w:del w:id="1832" w:author="Alejandro Andreas Jaume Losa" w:date="2024-04-09T10:20:00Z"/>
                <w:b w:val="0"/>
                <w:bCs w:val="0"/>
                <w:i/>
                <w:iCs/>
                <w:color w:val="auto"/>
              </w:rPr>
            </w:pPr>
            <w:del w:id="1833" w:author="Alejandro Andreas Jaume Losa" w:date="2024-04-09T10:20:00Z">
              <w:r w:rsidRPr="006A383F" w:rsidDel="00DC4790">
                <w:rPr>
                  <w:i/>
                  <w:iCs/>
                </w:rPr>
                <w:delText>El catalán es la lengua que debería predominar en las Baleares</w:delText>
              </w:r>
            </w:del>
          </w:p>
          <w:p w14:paraId="411BEACC" w14:textId="2E83692B" w:rsidR="00882DA8" w:rsidRPr="00AA7C5F" w:rsidDel="00DC4790" w:rsidRDefault="00882DA8" w:rsidP="00C70BF2">
            <w:pPr>
              <w:pStyle w:val="paragraph"/>
              <w:spacing w:before="0" w:beforeAutospacing="0" w:after="0" w:afterAutospacing="0"/>
              <w:textAlignment w:val="baseline"/>
              <w:rPr>
                <w:del w:id="1834" w:author="Alejandro Andreas Jaume Losa" w:date="2024-04-09T10:20:00Z"/>
                <w:b w:val="0"/>
                <w:bCs w:val="0"/>
                <w:color w:val="auto"/>
              </w:rPr>
            </w:pPr>
            <w:del w:id="1835" w:author="Alejandro Andreas Jaume Losa" w:date="2024-04-09T10:20:00Z">
              <w:r w:rsidRPr="00AA7C5F" w:rsidDel="00DC4790">
                <w:rPr>
                  <w:b w:val="0"/>
                  <w:bCs w:val="0"/>
                  <w:color w:val="auto"/>
                </w:rPr>
                <w:delText>Catalan is the language that should predominate in the Balearic Islands</w:delText>
              </w:r>
            </w:del>
          </w:p>
        </w:tc>
        <w:tc>
          <w:tcPr>
            <w:tcW w:w="4675" w:type="dxa"/>
            <w:shd w:val="clear" w:color="auto" w:fill="auto"/>
          </w:tcPr>
          <w:p w14:paraId="670B5C1D" w14:textId="02667123"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36" w:author="Alejandro Andreas Jaume Losa" w:date="2024-04-09T10:20:00Z"/>
                <w:rFonts w:ascii="Times New Roman" w:hAnsi="Times New Roman" w:cs="Times New Roman"/>
              </w:rPr>
            </w:pPr>
          </w:p>
          <w:p w14:paraId="39D9B3BB" w14:textId="6FCDB08A" w:rsidR="00882DA8" w:rsidRPr="006A383F" w:rsidDel="00DC4790"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del w:id="1837" w:author="Alejandro Andreas Jaume Losa" w:date="2024-04-09T10:20:00Z"/>
                <w:i/>
                <w:iCs/>
                <w:color w:val="auto"/>
              </w:rPr>
            </w:pPr>
            <w:del w:id="1838" w:author="Alejandro Andreas Jaume Losa" w:date="2024-04-09T10:20:00Z">
              <w:r w:rsidRPr="006A383F" w:rsidDel="00DC4790">
                <w:rPr>
                  <w:i/>
                  <w:iCs/>
                </w:rPr>
                <w:delText>El castellà és la llengua que hauria de predominar a las Balears</w:delText>
              </w:r>
            </w:del>
          </w:p>
          <w:p w14:paraId="6FD0D5B0" w14:textId="660FA3A6" w:rsidR="00882DA8" w:rsidRPr="006A383F" w:rsidDel="00DC4790"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del w:id="1839" w:author="Alejandro Andreas Jaume Losa" w:date="2024-04-09T10:20:00Z"/>
                <w:i/>
                <w:iCs/>
                <w:color w:val="auto"/>
              </w:rPr>
            </w:pPr>
            <w:del w:id="1840" w:author="Alejandro Andreas Jaume Losa" w:date="2024-04-09T10:20:00Z">
              <w:r w:rsidRPr="006A383F" w:rsidDel="00DC4790">
                <w:rPr>
                  <w:i/>
                  <w:iCs/>
                </w:rPr>
                <w:delText>El castellano es la lengua que debería predominar en las Baleares</w:delText>
              </w:r>
            </w:del>
          </w:p>
          <w:p w14:paraId="39A2A917" w14:textId="60C0D368"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41" w:author="Alejandro Andreas Jaume Losa" w:date="2024-04-09T10:20:00Z"/>
                <w:rFonts w:ascii="Times New Roman" w:hAnsi="Times New Roman" w:cs="Times New Roman"/>
              </w:rPr>
            </w:pPr>
            <w:del w:id="1842" w:author="Alejandro Andreas Jaume Losa" w:date="2024-04-09T10:20:00Z">
              <w:r w:rsidRPr="00AA7C5F" w:rsidDel="00DC4790">
                <w:rPr>
                  <w:rFonts w:ascii="Times New Roman" w:hAnsi="Times New Roman" w:cs="Times New Roman"/>
                  <w:color w:val="auto"/>
                </w:rPr>
                <w:delText>Spanish is the language that should predominate in the Balearic Islands</w:delText>
              </w:r>
            </w:del>
          </w:p>
        </w:tc>
      </w:tr>
      <w:tr w:rsidR="00882DA8" w:rsidRPr="00AA7C5F" w:rsidDel="00DC4790" w14:paraId="7B68AD4B" w14:textId="5A83C248" w:rsidTr="0070546B">
        <w:trPr>
          <w:cnfStyle w:val="000000100000" w:firstRow="0" w:lastRow="0" w:firstColumn="0" w:lastColumn="0" w:oddVBand="0" w:evenVBand="0" w:oddHBand="1" w:evenHBand="0" w:firstRowFirstColumn="0" w:firstRowLastColumn="0" w:lastRowFirstColumn="0" w:lastRowLastColumn="0"/>
          <w:del w:id="1843"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6CCBEFA" w14:textId="70476A8E" w:rsidR="00882DA8" w:rsidRPr="00AA7C5F" w:rsidDel="00DC4790" w:rsidRDefault="00882DA8" w:rsidP="00C70BF2">
            <w:pPr>
              <w:spacing w:line="276" w:lineRule="auto"/>
              <w:jc w:val="both"/>
              <w:rPr>
                <w:del w:id="1844" w:author="Alejandro Andreas Jaume Losa" w:date="2024-04-09T10:20:00Z"/>
                <w:rFonts w:ascii="Times New Roman" w:hAnsi="Times New Roman" w:cs="Times New Roman"/>
                <w:b w:val="0"/>
                <w:bCs w:val="0"/>
              </w:rPr>
            </w:pPr>
          </w:p>
          <w:p w14:paraId="37C763FF" w14:textId="02273709" w:rsidR="00882DA8" w:rsidRPr="006A383F" w:rsidDel="00DC4790" w:rsidRDefault="00882DA8" w:rsidP="00C70BF2">
            <w:pPr>
              <w:spacing w:line="276" w:lineRule="auto"/>
              <w:jc w:val="both"/>
              <w:rPr>
                <w:del w:id="1845" w:author="Alejandro Andreas Jaume Losa" w:date="2024-04-09T10:20:00Z"/>
                <w:rFonts w:ascii="Times New Roman" w:hAnsi="Times New Roman" w:cs="Times New Roman"/>
                <w:b w:val="0"/>
                <w:bCs w:val="0"/>
                <w:i/>
                <w:iCs/>
              </w:rPr>
            </w:pPr>
            <w:del w:id="1846" w:author="Alejandro Andreas Jaume Losa" w:date="2024-04-09T10:20:00Z">
              <w:r w:rsidRPr="006A383F" w:rsidDel="00DC4790">
                <w:rPr>
                  <w:rFonts w:ascii="Times New Roman" w:hAnsi="Times New Roman" w:cs="Times New Roman"/>
                  <w:i/>
                  <w:iCs/>
                </w:rPr>
                <w:delText>Totes les persones que viuen a les Balears haurien de saber català i castella.</w:delText>
              </w:r>
            </w:del>
          </w:p>
          <w:p w14:paraId="77540C0B" w14:textId="2FA81C23" w:rsidR="00882DA8" w:rsidRPr="006A383F" w:rsidDel="00DC4790" w:rsidRDefault="00882DA8" w:rsidP="00C70BF2">
            <w:pPr>
              <w:spacing w:line="276" w:lineRule="auto"/>
              <w:jc w:val="both"/>
              <w:rPr>
                <w:del w:id="1847" w:author="Alejandro Andreas Jaume Losa" w:date="2024-04-09T10:20:00Z"/>
                <w:rFonts w:ascii="Times New Roman" w:hAnsi="Times New Roman" w:cs="Times New Roman"/>
                <w:b w:val="0"/>
                <w:bCs w:val="0"/>
                <w:i/>
                <w:iCs/>
              </w:rPr>
            </w:pPr>
            <w:del w:id="1848" w:author="Alejandro Andreas Jaume Losa" w:date="2024-04-09T10:20:00Z">
              <w:r w:rsidRPr="006A383F" w:rsidDel="00DC4790">
                <w:rPr>
                  <w:rFonts w:ascii="Times New Roman" w:hAnsi="Times New Roman" w:cs="Times New Roman"/>
                  <w:i/>
                  <w:iCs/>
                </w:rPr>
                <w:delText>Todas las personas que viven en Baleares deberían saber catalán y castellano.</w:delText>
              </w:r>
            </w:del>
          </w:p>
          <w:p w14:paraId="6E5EFD1A" w14:textId="077F6058" w:rsidR="00882DA8" w:rsidRPr="00AA7C5F" w:rsidDel="00DC4790" w:rsidRDefault="00882DA8" w:rsidP="00C70BF2">
            <w:pPr>
              <w:spacing w:line="276" w:lineRule="auto"/>
              <w:jc w:val="both"/>
              <w:rPr>
                <w:del w:id="1849" w:author="Alejandro Andreas Jaume Losa" w:date="2024-04-09T10:20:00Z"/>
                <w:rFonts w:ascii="Times New Roman" w:hAnsi="Times New Roman" w:cs="Times New Roman"/>
                <w:b w:val="0"/>
                <w:bCs w:val="0"/>
              </w:rPr>
            </w:pPr>
            <w:del w:id="1850" w:author="Alejandro Andreas Jaume Losa" w:date="2024-04-09T10:20:00Z">
              <w:r w:rsidRPr="00AA7C5F" w:rsidDel="00DC4790">
                <w:rPr>
                  <w:rFonts w:ascii="Times New Roman" w:hAnsi="Times New Roman" w:cs="Times New Roman"/>
                  <w:b w:val="0"/>
                  <w:bCs w:val="0"/>
                </w:rPr>
                <w:delText>All people living in the Balearic Islands should know Catalan and Spanish</w:delText>
              </w:r>
            </w:del>
          </w:p>
        </w:tc>
        <w:tc>
          <w:tcPr>
            <w:tcW w:w="4675" w:type="dxa"/>
            <w:shd w:val="clear" w:color="auto" w:fill="auto"/>
          </w:tcPr>
          <w:p w14:paraId="4D20B911" w14:textId="3C9FD38E"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51" w:author="Alejandro Andreas Jaume Losa" w:date="2024-04-09T10:20:00Z"/>
                <w:rFonts w:ascii="Times New Roman" w:hAnsi="Times New Roman" w:cs="Times New Roman"/>
              </w:rPr>
            </w:pPr>
          </w:p>
        </w:tc>
      </w:tr>
      <w:tr w:rsidR="00882DA8" w:rsidRPr="00AA7C5F" w:rsidDel="00DC4790" w14:paraId="1B1B63A2" w14:textId="2CCE8AC9" w:rsidTr="0070546B">
        <w:trPr>
          <w:del w:id="1852"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9CD1A91" w14:textId="0BC119E1" w:rsidR="00882DA8" w:rsidRPr="00AA7C5F" w:rsidDel="00DC4790" w:rsidRDefault="00882DA8" w:rsidP="00C70BF2">
            <w:pPr>
              <w:spacing w:line="276" w:lineRule="auto"/>
              <w:jc w:val="both"/>
              <w:rPr>
                <w:del w:id="1853" w:author="Alejandro Andreas Jaume Losa" w:date="2024-04-09T10:20:00Z"/>
                <w:rFonts w:ascii="Times New Roman" w:hAnsi="Times New Roman" w:cs="Times New Roman"/>
                <w:b w:val="0"/>
                <w:bCs w:val="0"/>
              </w:rPr>
            </w:pPr>
          </w:p>
          <w:p w14:paraId="4C81247C" w14:textId="6829CE6D" w:rsidR="00882DA8" w:rsidRPr="006A383F" w:rsidDel="00DC4790" w:rsidRDefault="00882DA8" w:rsidP="00C70BF2">
            <w:pPr>
              <w:spacing w:line="276" w:lineRule="auto"/>
              <w:jc w:val="both"/>
              <w:rPr>
                <w:del w:id="1854" w:author="Alejandro Andreas Jaume Losa" w:date="2024-04-09T10:20:00Z"/>
                <w:rFonts w:ascii="Times New Roman" w:hAnsi="Times New Roman" w:cs="Times New Roman"/>
                <w:b w:val="0"/>
                <w:bCs w:val="0"/>
                <w:i/>
                <w:iCs/>
              </w:rPr>
            </w:pPr>
            <w:del w:id="1855" w:author="Alejandro Andreas Jaume Losa" w:date="2024-04-09T10:20:00Z">
              <w:r w:rsidRPr="006A383F" w:rsidDel="00DC4790">
                <w:rPr>
                  <w:rFonts w:ascii="Times New Roman" w:hAnsi="Times New Roman" w:cs="Times New Roman"/>
                  <w:i/>
                  <w:iCs/>
                </w:rPr>
                <w:delText>Visc a les Balears i, per això, he de saber, estudiar i fer servir el català.</w:delText>
              </w:r>
            </w:del>
          </w:p>
          <w:p w14:paraId="116193F9" w14:textId="25859E3A" w:rsidR="00882DA8" w:rsidRPr="006A383F" w:rsidDel="00DC4790" w:rsidRDefault="00882DA8" w:rsidP="00C70BF2">
            <w:pPr>
              <w:spacing w:line="276" w:lineRule="auto"/>
              <w:jc w:val="both"/>
              <w:rPr>
                <w:del w:id="1856" w:author="Alejandro Andreas Jaume Losa" w:date="2024-04-09T10:20:00Z"/>
                <w:rFonts w:ascii="Times New Roman" w:hAnsi="Times New Roman" w:cs="Times New Roman"/>
                <w:b w:val="0"/>
                <w:bCs w:val="0"/>
                <w:i/>
                <w:iCs/>
              </w:rPr>
            </w:pPr>
            <w:del w:id="1857" w:author="Alejandro Andreas Jaume Losa" w:date="2024-04-09T10:20:00Z">
              <w:r w:rsidRPr="006A383F" w:rsidDel="00DC4790">
                <w:rPr>
                  <w:rFonts w:ascii="Times New Roman" w:hAnsi="Times New Roman" w:cs="Times New Roman"/>
                  <w:i/>
                  <w:iCs/>
                </w:rPr>
                <w:delText>Vivo en Baleares y, por eso, tengo que saber, estudiar y utilizer el catalán.</w:delText>
              </w:r>
            </w:del>
          </w:p>
          <w:p w14:paraId="677672A6" w14:textId="1F2B2D8E" w:rsidR="00882DA8" w:rsidRPr="00AA7C5F" w:rsidDel="00DC4790" w:rsidRDefault="00882DA8" w:rsidP="00C70BF2">
            <w:pPr>
              <w:spacing w:line="276" w:lineRule="auto"/>
              <w:jc w:val="both"/>
              <w:rPr>
                <w:del w:id="1858" w:author="Alejandro Andreas Jaume Losa" w:date="2024-04-09T10:20:00Z"/>
                <w:rFonts w:ascii="Times New Roman" w:hAnsi="Times New Roman" w:cs="Times New Roman"/>
                <w:b w:val="0"/>
                <w:bCs w:val="0"/>
              </w:rPr>
            </w:pPr>
            <w:del w:id="1859" w:author="Alejandro Andreas Jaume Losa" w:date="2024-04-09T10:20:00Z">
              <w:r w:rsidRPr="00AA7C5F" w:rsidDel="00DC4790">
                <w:rPr>
                  <w:rFonts w:ascii="Times New Roman" w:hAnsi="Times New Roman" w:cs="Times New Roman"/>
                  <w:b w:val="0"/>
                  <w:bCs w:val="0"/>
                </w:rPr>
                <w:delText>I live in the Balearic Islands and, therefore, I need to know, study and use Catalan.</w:delText>
              </w:r>
            </w:del>
          </w:p>
        </w:tc>
        <w:tc>
          <w:tcPr>
            <w:tcW w:w="4675" w:type="dxa"/>
            <w:shd w:val="clear" w:color="auto" w:fill="auto"/>
          </w:tcPr>
          <w:p w14:paraId="4619372D" w14:textId="567F6AEA" w:rsidR="00882DA8" w:rsidRPr="00AB1D4C"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60" w:author="Alejandro Andreas Jaume Losa" w:date="2024-04-09T10:20:00Z"/>
                <w:rFonts w:ascii="Times New Roman" w:hAnsi="Times New Roman" w:cs="Times New Roman"/>
                <w:rPrChange w:id="1861" w:author="Alejandro Andreas Jaume Losa" w:date="2024-04-02T10:17:00Z">
                  <w:rPr>
                    <w:del w:id="1862" w:author="Alejandro Andreas Jaume Losa" w:date="2024-04-09T10:20:00Z"/>
                    <w:rFonts w:ascii="Times New Roman" w:hAnsi="Times New Roman" w:cs="Times New Roman"/>
                    <w:lang w:val="es-ES"/>
                  </w:rPr>
                </w:rPrChange>
              </w:rPr>
            </w:pPr>
          </w:p>
          <w:p w14:paraId="50669044" w14:textId="2AB18617" w:rsidR="00882DA8" w:rsidRPr="006A383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63" w:author="Alejandro Andreas Jaume Losa" w:date="2024-04-09T10:20:00Z"/>
                <w:rFonts w:ascii="Times New Roman" w:hAnsi="Times New Roman" w:cs="Times New Roman"/>
                <w:i/>
                <w:iCs/>
              </w:rPr>
            </w:pPr>
            <w:del w:id="1864" w:author="Alejandro Andreas Jaume Losa" w:date="2024-04-09T10:20:00Z">
              <w:r w:rsidRPr="006A383F" w:rsidDel="00DC4790">
                <w:rPr>
                  <w:rFonts w:ascii="Times New Roman" w:hAnsi="Times New Roman" w:cs="Times New Roman"/>
                  <w:i/>
                  <w:iCs/>
                </w:rPr>
                <w:delText>Visc a les Balears i, per això, he de saber, estudiar i fer servir el castellà.</w:delText>
              </w:r>
            </w:del>
          </w:p>
          <w:p w14:paraId="09B94F28" w14:textId="68C0B70B" w:rsidR="00882DA8" w:rsidRPr="006A383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65" w:author="Alejandro Andreas Jaume Losa" w:date="2024-04-09T10:20:00Z"/>
                <w:rFonts w:ascii="Times New Roman" w:hAnsi="Times New Roman" w:cs="Times New Roman"/>
                <w:i/>
                <w:iCs/>
              </w:rPr>
            </w:pPr>
            <w:del w:id="1866" w:author="Alejandro Andreas Jaume Losa" w:date="2024-04-09T10:20:00Z">
              <w:r w:rsidRPr="006A383F" w:rsidDel="00DC4790">
                <w:rPr>
                  <w:rFonts w:ascii="Times New Roman" w:hAnsi="Times New Roman" w:cs="Times New Roman"/>
                  <w:i/>
                  <w:iCs/>
                </w:rPr>
                <w:delText>Vivo en Baleares y, por eso, tengo que saber, estudiar y utilizer el castellano.</w:delText>
              </w:r>
            </w:del>
          </w:p>
          <w:p w14:paraId="251E6BD4" w14:textId="29368D11"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1867" w:author="Alejandro Andreas Jaume Losa" w:date="2024-04-09T10:20:00Z"/>
                <w:rFonts w:ascii="Times New Roman" w:hAnsi="Times New Roman" w:cs="Times New Roman"/>
              </w:rPr>
            </w:pPr>
            <w:del w:id="1868" w:author="Alejandro Andreas Jaume Losa" w:date="2024-04-09T10:20:00Z">
              <w:r w:rsidRPr="00AA7C5F" w:rsidDel="00DC4790">
                <w:rPr>
                  <w:rFonts w:ascii="Times New Roman" w:hAnsi="Times New Roman" w:cs="Times New Roman"/>
                </w:rPr>
                <w:delText>I live in the Balearic Islands and, therefore, I need to know, study and use Spanish.</w:delText>
              </w:r>
            </w:del>
          </w:p>
        </w:tc>
      </w:tr>
      <w:tr w:rsidR="00882DA8" w:rsidRPr="00AA7C5F" w:rsidDel="00DC4790" w14:paraId="7019AA48" w14:textId="326CF130" w:rsidTr="0070546B">
        <w:trPr>
          <w:cnfStyle w:val="000000100000" w:firstRow="0" w:lastRow="0" w:firstColumn="0" w:lastColumn="0" w:oddVBand="0" w:evenVBand="0" w:oddHBand="1" w:evenHBand="0" w:firstRowFirstColumn="0" w:firstRowLastColumn="0" w:lastRowFirstColumn="0" w:lastRowLastColumn="0"/>
          <w:del w:id="1869" w:author="Alejandro Andreas Jaume Losa" w:date="2024-04-09T10:20: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04C9F980" w14:textId="0AAF110C" w:rsidR="00882DA8" w:rsidRPr="00AB1D4C" w:rsidDel="00DC4790" w:rsidRDefault="00882DA8" w:rsidP="00C70BF2">
            <w:pPr>
              <w:spacing w:line="276" w:lineRule="auto"/>
              <w:jc w:val="both"/>
              <w:rPr>
                <w:del w:id="1870" w:author="Alejandro Andreas Jaume Losa" w:date="2024-04-09T10:20:00Z"/>
                <w:rFonts w:ascii="Times New Roman" w:hAnsi="Times New Roman" w:cs="Times New Roman"/>
                <w:b w:val="0"/>
                <w:bCs w:val="0"/>
                <w:rPrChange w:id="1871" w:author="Alejandro Andreas Jaume Losa" w:date="2024-04-02T10:17:00Z">
                  <w:rPr>
                    <w:del w:id="1872" w:author="Alejandro Andreas Jaume Losa" w:date="2024-04-09T10:20:00Z"/>
                    <w:rFonts w:ascii="Times New Roman" w:hAnsi="Times New Roman" w:cs="Times New Roman"/>
                    <w:b w:val="0"/>
                    <w:bCs w:val="0"/>
                    <w:lang w:val="es-ES"/>
                  </w:rPr>
                </w:rPrChange>
              </w:rPr>
            </w:pPr>
          </w:p>
          <w:p w14:paraId="53754717" w14:textId="6840DFEE" w:rsidR="00882DA8" w:rsidRPr="006A383F" w:rsidDel="00DC4790" w:rsidRDefault="00882DA8" w:rsidP="00C70BF2">
            <w:pPr>
              <w:spacing w:line="276" w:lineRule="auto"/>
              <w:jc w:val="both"/>
              <w:rPr>
                <w:del w:id="1873" w:author="Alejandro Andreas Jaume Losa" w:date="2024-04-09T10:20:00Z"/>
                <w:rFonts w:ascii="Times New Roman" w:hAnsi="Times New Roman" w:cs="Times New Roman"/>
                <w:b w:val="0"/>
                <w:bCs w:val="0"/>
                <w:i/>
                <w:iCs/>
              </w:rPr>
            </w:pPr>
            <w:del w:id="1874" w:author="Alejandro Andreas Jaume Losa" w:date="2024-04-09T10:20:00Z">
              <w:r w:rsidRPr="006A383F" w:rsidDel="00DC4790">
                <w:rPr>
                  <w:rFonts w:ascii="Times New Roman" w:hAnsi="Times New Roman" w:cs="Times New Roman"/>
                  <w:i/>
                  <w:iCs/>
                </w:rPr>
                <w:delText>És necessari aprendre català per integrar-se totalment a les Balears.</w:delText>
              </w:r>
            </w:del>
          </w:p>
          <w:p w14:paraId="553521E9" w14:textId="524F4AB6" w:rsidR="00882DA8" w:rsidRPr="006A383F" w:rsidDel="00DC4790" w:rsidRDefault="00882DA8" w:rsidP="00C70BF2">
            <w:pPr>
              <w:spacing w:line="276" w:lineRule="auto"/>
              <w:jc w:val="both"/>
              <w:rPr>
                <w:del w:id="1875" w:author="Alejandro Andreas Jaume Losa" w:date="2024-04-09T10:20:00Z"/>
                <w:rFonts w:ascii="Times New Roman" w:hAnsi="Times New Roman" w:cs="Times New Roman"/>
                <w:b w:val="0"/>
                <w:bCs w:val="0"/>
                <w:i/>
                <w:iCs/>
              </w:rPr>
            </w:pPr>
            <w:del w:id="1876" w:author="Alejandro Andreas Jaume Losa" w:date="2024-04-09T10:20:00Z">
              <w:r w:rsidRPr="006A383F" w:rsidDel="00DC4790">
                <w:rPr>
                  <w:rFonts w:ascii="Times New Roman" w:hAnsi="Times New Roman" w:cs="Times New Roman"/>
                  <w:i/>
                  <w:iCs/>
                </w:rPr>
                <w:delText>Es necesario aprender catalán para integrarse totalmente en las Baleares.</w:delText>
              </w:r>
            </w:del>
          </w:p>
          <w:p w14:paraId="4F43E468" w14:textId="4C05B3E7" w:rsidR="00882DA8" w:rsidRPr="00AA7C5F" w:rsidDel="00DC4790" w:rsidRDefault="00882DA8" w:rsidP="00C70BF2">
            <w:pPr>
              <w:spacing w:line="276" w:lineRule="auto"/>
              <w:jc w:val="both"/>
              <w:rPr>
                <w:del w:id="1877" w:author="Alejandro Andreas Jaume Losa" w:date="2024-04-09T10:20:00Z"/>
                <w:rFonts w:ascii="Times New Roman" w:hAnsi="Times New Roman" w:cs="Times New Roman"/>
              </w:rPr>
            </w:pPr>
            <w:del w:id="1878" w:author="Alejandro Andreas Jaume Losa" w:date="2024-04-09T10:20:00Z">
              <w:r w:rsidRPr="00AA7C5F" w:rsidDel="00DC4790">
                <w:rPr>
                  <w:rFonts w:ascii="Times New Roman" w:hAnsi="Times New Roman" w:cs="Times New Roman"/>
                  <w:b w:val="0"/>
                  <w:bCs w:val="0"/>
                </w:rPr>
                <w:delText>It is necessary to know Catalan to fully integrate in the Balearic Islands.</w:delText>
              </w:r>
            </w:del>
          </w:p>
          <w:p w14:paraId="7262B857" w14:textId="11D37744" w:rsidR="0070546B" w:rsidRPr="00AA7C5F" w:rsidDel="00DC4790" w:rsidRDefault="0070546B" w:rsidP="00C70BF2">
            <w:pPr>
              <w:spacing w:line="276" w:lineRule="auto"/>
              <w:jc w:val="both"/>
              <w:rPr>
                <w:del w:id="1879" w:author="Alejandro Andreas Jaume Losa" w:date="2024-04-09T10:20:00Z"/>
                <w:rFonts w:ascii="Times New Roman" w:hAnsi="Times New Roman" w:cs="Times New Roman"/>
                <w:b w:val="0"/>
                <w:bCs w:val="0"/>
              </w:rPr>
            </w:pPr>
          </w:p>
        </w:tc>
        <w:tc>
          <w:tcPr>
            <w:tcW w:w="4675" w:type="dxa"/>
            <w:tcBorders>
              <w:bottom w:val="single" w:sz="4" w:space="0" w:color="auto"/>
            </w:tcBorders>
            <w:shd w:val="clear" w:color="auto" w:fill="auto"/>
          </w:tcPr>
          <w:p w14:paraId="5046D37F" w14:textId="78933714"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80" w:author="Alejandro Andreas Jaume Losa" w:date="2024-04-09T10:20:00Z"/>
                <w:rFonts w:ascii="Times New Roman" w:hAnsi="Times New Roman" w:cs="Times New Roman"/>
              </w:rPr>
            </w:pPr>
          </w:p>
          <w:p w14:paraId="482C8C92" w14:textId="42B4F021"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881" w:author="Alejandro Andreas Jaume Losa" w:date="2024-04-09T10:20:00Z"/>
                <w:rFonts w:ascii="Times New Roman" w:hAnsi="Times New Roman" w:cs="Times New Roman"/>
              </w:rPr>
            </w:pPr>
          </w:p>
        </w:tc>
      </w:tr>
    </w:tbl>
    <w:p w14:paraId="23A685EB" w14:textId="12387C75" w:rsidR="00882DA8" w:rsidRPr="00AA7C5F" w:rsidDel="00DC4790" w:rsidRDefault="00DC4790" w:rsidP="00882DA8">
      <w:pPr>
        <w:spacing w:line="480" w:lineRule="auto"/>
        <w:jc w:val="both"/>
        <w:rPr>
          <w:del w:id="1882" w:author="Alejandro Andreas Jaume Losa" w:date="2024-04-09T10:20:00Z"/>
          <w:rFonts w:ascii="Times New Roman" w:hAnsi="Times New Roman" w:cs="Times New Roman"/>
        </w:rPr>
      </w:pPr>
      <w:ins w:id="1883" w:author="Alejandro Andreas Jaume Losa" w:date="2024-04-09T10:20:00Z">
        <w:r>
          <w:rPr>
            <w:rFonts w:ascii="Times New Roman" w:hAnsi="Times New Roman" w:cs="Times New Roman"/>
          </w:rPr>
          <w:tab/>
        </w:r>
      </w:ins>
    </w:p>
    <w:p w14:paraId="466C424A" w14:textId="7702A163" w:rsidR="00882DA8" w:rsidRPr="00AA7C5F" w:rsidRDefault="00882DA8">
      <w:pPr>
        <w:spacing w:line="480" w:lineRule="auto"/>
        <w:jc w:val="both"/>
        <w:rPr>
          <w:rFonts w:ascii="Times New Roman" w:hAnsi="Times New Roman" w:cs="Times New Roman"/>
        </w:rPr>
        <w:pPrChange w:id="1884" w:author="Alejandro Andreas Jaume Losa" w:date="2024-04-09T10:20:00Z">
          <w:pPr>
            <w:spacing w:line="480" w:lineRule="auto"/>
            <w:ind w:firstLine="720"/>
            <w:jc w:val="both"/>
          </w:pPr>
        </w:pPrChange>
      </w:pPr>
      <w:r w:rsidRPr="00AA7C5F">
        <w:rPr>
          <w:rFonts w:ascii="Times New Roman" w:hAnsi="Times New Roman" w:cs="Times New Roman"/>
        </w:rPr>
        <w:t>Participant responses to the statement ‘Catalan is an identity element of the Balearic Islands’</w:t>
      </w:r>
      <w:ins w:id="1885" w:author="Alejandro Andreas Jaume Losa" w:date="2024-04-09T10:21:00Z">
        <w:r w:rsidR="00DC4790">
          <w:rPr>
            <w:rFonts w:ascii="Times New Roman" w:hAnsi="Times New Roman" w:cs="Times New Roman"/>
          </w:rPr>
          <w:t xml:space="preserve"> also </w:t>
        </w:r>
      </w:ins>
      <w:ins w:id="1886" w:author="Alejandro Andreas Jaume Losa" w:date="2024-04-09T10:22:00Z">
        <w:r w:rsidR="00DC4790">
          <w:rPr>
            <w:rFonts w:ascii="Times New Roman" w:hAnsi="Times New Roman" w:cs="Times New Roman"/>
          </w:rPr>
          <w:t xml:space="preserve">revealed notable discrepancies. </w:t>
        </w:r>
      </w:ins>
      <w:del w:id="1887" w:author="Alejandro Andreas Jaume Losa" w:date="2024-04-09T10:21:00Z">
        <w:r w:rsidRPr="00AA7C5F" w:rsidDel="00DC4790">
          <w:rPr>
            <w:rFonts w:ascii="Times New Roman" w:hAnsi="Times New Roman" w:cs="Times New Roman"/>
          </w:rPr>
          <w:delText xml:space="preserve"> showed</w:delText>
        </w:r>
      </w:del>
      <w:del w:id="1888" w:author="Alejandro Andreas Jaume Losa" w:date="2024-04-09T10:20:00Z">
        <w:r w:rsidRPr="00AA7C5F" w:rsidDel="00DC4790">
          <w:rPr>
            <w:rFonts w:ascii="Times New Roman" w:hAnsi="Times New Roman" w:cs="Times New Roman"/>
          </w:rPr>
          <w:delText xml:space="preserve"> </w:delText>
        </w:r>
        <w:commentRangeStart w:id="1889"/>
        <w:r w:rsidRPr="00AA7C5F" w:rsidDel="00DC4790">
          <w:rPr>
            <w:rFonts w:ascii="Times New Roman" w:hAnsi="Times New Roman" w:cs="Times New Roman"/>
          </w:rPr>
          <w:delText xml:space="preserve">interesting differences. </w:delText>
        </w:r>
      </w:del>
      <w:commentRangeEnd w:id="1889"/>
      <w:r w:rsidR="002313AE">
        <w:rPr>
          <w:rStyle w:val="CommentReference"/>
          <w:rFonts w:ascii="Times New Roman" w:eastAsia="Times New Roman" w:hAnsi="Times New Roman" w:cs="Times New Roman"/>
          <w:kern w:val="0"/>
          <w14:ligatures w14:val="none"/>
        </w:rPr>
        <w:commentReference w:id="1889"/>
      </w:r>
      <w:r w:rsidRPr="00AA7C5F">
        <w:rPr>
          <w:rFonts w:ascii="Times New Roman" w:hAnsi="Times New Roman" w:cs="Times New Roman"/>
        </w:rPr>
        <w:t xml:space="preserve">Participants who identified as progressive (far-left, left, and center-left) showed a greater level of agreement  with this statement compared to those who identified as conservative (center, center-right, and right), as presented in Table </w:t>
      </w:r>
      <w:del w:id="1890" w:author="Alejandro Andreas Jaume Losa" w:date="2024-04-10T18:53:00Z">
        <w:r w:rsidR="0070546B" w:rsidRPr="00AA7C5F" w:rsidDel="0005100F">
          <w:rPr>
            <w:rFonts w:ascii="Times New Roman" w:hAnsi="Times New Roman" w:cs="Times New Roman"/>
          </w:rPr>
          <w:delText>27</w:delText>
        </w:r>
      </w:del>
      <w:ins w:id="1891" w:author="Alejandro Andreas Jaume Losa" w:date="2024-04-10T18:53:00Z">
        <w:r w:rsidR="0005100F">
          <w:rPr>
            <w:rFonts w:ascii="Times New Roman" w:hAnsi="Times New Roman" w:cs="Times New Roman"/>
          </w:rPr>
          <w:t>22</w:t>
        </w:r>
      </w:ins>
      <w:r w:rsidR="0070546B" w:rsidRPr="00AA7C5F">
        <w:rPr>
          <w:rFonts w:ascii="Times New Roman" w:hAnsi="Times New Roman" w:cs="Times New Roman"/>
        </w:rPr>
        <w:t>.</w:t>
      </w:r>
    </w:p>
    <w:p w14:paraId="4237FA62" w14:textId="624A8469"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892" w:author="Alejandro Andreas Jaume Losa" w:date="2024-04-10T18:53:00Z">
        <w:r w:rsidR="0070546B" w:rsidRPr="00AA7C5F" w:rsidDel="0005100F">
          <w:rPr>
            <w:rFonts w:ascii="Times New Roman" w:hAnsi="Times New Roman" w:cs="Times New Roman"/>
            <w:b/>
            <w:bCs/>
          </w:rPr>
          <w:delText>27</w:delText>
        </w:r>
      </w:del>
      <w:ins w:id="1893" w:author="Alejandro Andreas Jaume Losa" w:date="2024-04-10T18:53:00Z">
        <w:r w:rsidR="0005100F">
          <w:rPr>
            <w:rFonts w:ascii="Times New Roman" w:hAnsi="Times New Roman" w:cs="Times New Roman"/>
            <w:b/>
            <w:bCs/>
          </w:rPr>
          <w:t>22</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46DD3B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460F29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647918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451B188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10.60</w:t>
            </w:r>
          </w:p>
        </w:tc>
        <w:tc>
          <w:tcPr>
            <w:tcW w:w="1870" w:type="dxa"/>
            <w:shd w:val="clear" w:color="auto" w:fill="auto"/>
            <w:vAlign w:val="center"/>
          </w:tcPr>
          <w:p w14:paraId="3B8999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9.430</w:t>
            </w:r>
          </w:p>
        </w:tc>
        <w:tc>
          <w:tcPr>
            <w:tcW w:w="1870" w:type="dxa"/>
            <w:shd w:val="clear" w:color="auto" w:fill="auto"/>
            <w:vAlign w:val="center"/>
          </w:tcPr>
          <w:p w14:paraId="28DBAA3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3.28e-15</w:t>
            </w:r>
          </w:p>
        </w:tc>
      </w:tr>
      <w:tr w:rsidR="00882DA8" w:rsidRPr="00AA7C5F"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C6E940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-12.13</w:t>
            </w:r>
          </w:p>
        </w:tc>
        <w:tc>
          <w:tcPr>
            <w:tcW w:w="1870" w:type="dxa"/>
            <w:shd w:val="clear" w:color="auto" w:fill="auto"/>
            <w:vAlign w:val="center"/>
          </w:tcPr>
          <w:p w14:paraId="493224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11.35</w:t>
            </w:r>
          </w:p>
        </w:tc>
        <w:tc>
          <w:tcPr>
            <w:tcW w:w="1870" w:type="dxa"/>
            <w:shd w:val="clear" w:color="auto" w:fill="auto"/>
            <w:vAlign w:val="center"/>
          </w:tcPr>
          <w:p w14:paraId="23ACD0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-1.068</w:t>
            </w:r>
          </w:p>
        </w:tc>
        <w:tc>
          <w:tcPr>
            <w:tcW w:w="1870" w:type="dxa"/>
            <w:shd w:val="clear" w:color="auto" w:fill="auto"/>
            <w:vAlign w:val="center"/>
          </w:tcPr>
          <w:p w14:paraId="37CB7D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0.28819</w:t>
            </w:r>
          </w:p>
        </w:tc>
      </w:tr>
      <w:tr w:rsidR="00882DA8" w:rsidRPr="00AA7C5F"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-13.800</w:t>
            </w:r>
          </w:p>
        </w:tc>
        <w:tc>
          <w:tcPr>
            <w:tcW w:w="1870" w:type="dxa"/>
            <w:shd w:val="clear" w:color="auto" w:fill="auto"/>
            <w:vAlign w:val="center"/>
          </w:tcPr>
          <w:p w14:paraId="7C11076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12.321</w:t>
            </w:r>
          </w:p>
        </w:tc>
        <w:tc>
          <w:tcPr>
            <w:tcW w:w="1870" w:type="dxa"/>
            <w:shd w:val="clear" w:color="auto" w:fill="auto"/>
            <w:vAlign w:val="center"/>
          </w:tcPr>
          <w:p w14:paraId="3456C15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-1.1120</w:t>
            </w:r>
          </w:p>
        </w:tc>
        <w:tc>
          <w:tcPr>
            <w:tcW w:w="1870" w:type="dxa"/>
            <w:shd w:val="clear" w:color="auto" w:fill="auto"/>
            <w:vAlign w:val="center"/>
          </w:tcPr>
          <w:p w14:paraId="7F43A08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0.26557</w:t>
            </w:r>
          </w:p>
        </w:tc>
      </w:tr>
      <w:tr w:rsidR="00882DA8" w:rsidRPr="00AA7C5F"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B450A0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-37.20</w:t>
            </w:r>
          </w:p>
        </w:tc>
        <w:tc>
          <w:tcPr>
            <w:tcW w:w="1870" w:type="dxa"/>
            <w:shd w:val="clear" w:color="auto" w:fill="auto"/>
            <w:vAlign w:val="center"/>
          </w:tcPr>
          <w:p w14:paraId="129E853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16.43</w:t>
            </w:r>
          </w:p>
        </w:tc>
        <w:tc>
          <w:tcPr>
            <w:tcW w:w="1870" w:type="dxa"/>
            <w:shd w:val="clear" w:color="auto" w:fill="auto"/>
            <w:vAlign w:val="center"/>
          </w:tcPr>
          <w:p w14:paraId="666A2EB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-2.264</w:t>
            </w:r>
          </w:p>
        </w:tc>
        <w:tc>
          <w:tcPr>
            <w:tcW w:w="1870" w:type="dxa"/>
            <w:shd w:val="clear" w:color="auto" w:fill="auto"/>
            <w:vAlign w:val="center"/>
          </w:tcPr>
          <w:p w14:paraId="128E9C6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0.02587</w:t>
            </w:r>
          </w:p>
        </w:tc>
      </w:tr>
      <w:tr w:rsidR="00882DA8" w:rsidRPr="00AA7C5F"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-41.58</w:t>
            </w:r>
          </w:p>
        </w:tc>
        <w:tc>
          <w:tcPr>
            <w:tcW w:w="1870" w:type="dxa"/>
            <w:shd w:val="clear" w:color="auto" w:fill="auto"/>
            <w:vAlign w:val="center"/>
          </w:tcPr>
          <w:p w14:paraId="0DA0735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13.34</w:t>
            </w:r>
          </w:p>
        </w:tc>
        <w:tc>
          <w:tcPr>
            <w:tcW w:w="1870" w:type="dxa"/>
            <w:shd w:val="clear" w:color="auto" w:fill="auto"/>
            <w:vAlign w:val="center"/>
          </w:tcPr>
          <w:p w14:paraId="5F753C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-3.116</w:t>
            </w:r>
          </w:p>
        </w:tc>
        <w:tc>
          <w:tcPr>
            <w:tcW w:w="1870" w:type="dxa"/>
            <w:shd w:val="clear" w:color="auto" w:fill="auto"/>
            <w:vAlign w:val="center"/>
          </w:tcPr>
          <w:p w14:paraId="2FA5868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0.00243</w:t>
            </w:r>
          </w:p>
        </w:tc>
      </w:tr>
      <w:tr w:rsidR="00882DA8" w:rsidRPr="00AA7C5F"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FC7D8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-33.86</w:t>
            </w:r>
          </w:p>
        </w:tc>
        <w:tc>
          <w:tcPr>
            <w:tcW w:w="1870" w:type="dxa"/>
            <w:shd w:val="clear" w:color="auto" w:fill="auto"/>
            <w:vAlign w:val="center"/>
          </w:tcPr>
          <w:p w14:paraId="20C0767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15.00</w:t>
            </w:r>
          </w:p>
        </w:tc>
        <w:tc>
          <w:tcPr>
            <w:tcW w:w="1870" w:type="dxa"/>
            <w:shd w:val="clear" w:color="auto" w:fill="auto"/>
            <w:vAlign w:val="center"/>
          </w:tcPr>
          <w:p w14:paraId="128E14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-2.258</w:t>
            </w:r>
          </w:p>
        </w:tc>
        <w:tc>
          <w:tcPr>
            <w:tcW w:w="1870" w:type="dxa"/>
            <w:shd w:val="clear" w:color="auto" w:fill="auto"/>
            <w:vAlign w:val="center"/>
          </w:tcPr>
          <w:p w14:paraId="6FC812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0.02630</w:t>
            </w:r>
          </w:p>
        </w:tc>
      </w:tr>
    </w:tbl>
    <w:p w14:paraId="45BD5CD8" w14:textId="77777777" w:rsidR="00882DA8" w:rsidRPr="00AA7C5F" w:rsidRDefault="00882DA8" w:rsidP="00882DA8">
      <w:pPr>
        <w:spacing w:line="480" w:lineRule="auto"/>
        <w:ind w:firstLine="720"/>
        <w:jc w:val="both"/>
        <w:rPr>
          <w:rFonts w:ascii="Times New Roman" w:hAnsi="Times New Roman" w:cs="Times New Roman"/>
        </w:rPr>
      </w:pPr>
    </w:p>
    <w:p w14:paraId="0C9FAFA0" w14:textId="41C14618" w:rsidR="00882DA8" w:rsidRPr="00AA7C5F" w:rsidDel="009F4FE8" w:rsidRDefault="00882DA8" w:rsidP="00882DA8">
      <w:pPr>
        <w:spacing w:line="480" w:lineRule="auto"/>
        <w:ind w:firstLine="720"/>
        <w:jc w:val="both"/>
        <w:rPr>
          <w:del w:id="1894" w:author="Alejandro Andreas Jaume Losa" w:date="2024-04-10T18:46:00Z"/>
          <w:rFonts w:ascii="Times New Roman" w:hAnsi="Times New Roman" w:cs="Times New Roman"/>
        </w:rPr>
      </w:pPr>
      <w:r w:rsidRPr="00AA7C5F">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 It is worth noting that, despite showing a lower </w:t>
      </w:r>
      <w:r w:rsidRPr="00AA7C5F">
        <w:rPr>
          <w:rFonts w:ascii="Times New Roman" w:hAnsi="Times New Roman" w:cs="Times New Roman"/>
        </w:rPr>
        <w:lastRenderedPageBreak/>
        <w:t xml:space="preserve">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AA7C5F">
        <w:rPr>
          <w:rFonts w:ascii="Times New Roman" w:hAnsi="Times New Roman" w:cs="Times New Roman"/>
        </w:rPr>
        <w:t>24</w:t>
      </w:r>
      <w:r w:rsidRPr="00AA7C5F">
        <w:rPr>
          <w:rFonts w:ascii="Times New Roman" w:hAnsi="Times New Roman" w:cs="Times New Roman"/>
        </w:rPr>
        <w:t xml:space="preserve">). This indicates, as with the previous statement, that there is </w:t>
      </w:r>
      <w:ins w:id="1895" w:author="Kendra Dickinson" w:date="2024-03-26T13:26:00Z">
        <w:r w:rsidR="002313AE">
          <w:rPr>
            <w:rFonts w:ascii="Times New Roman" w:hAnsi="Times New Roman" w:cs="Times New Roman"/>
          </w:rPr>
          <w:t xml:space="preserve">overall recognition, albeit to varying degrees, of the importance of Catalan </w:t>
        </w:r>
      </w:ins>
      <w:del w:id="1896" w:author="Kendra Dickinson" w:date="2024-03-26T13:26:00Z">
        <w:r w:rsidRPr="00AA7C5F" w:rsidDel="002313AE">
          <w:rPr>
            <w:rFonts w:ascii="Times New Roman" w:hAnsi="Times New Roman" w:cs="Times New Roman"/>
          </w:rPr>
          <w:delText xml:space="preserve">a general consensus around the idea that Catalan is a relevant element to be taken into account </w:delText>
        </w:r>
      </w:del>
      <w:r w:rsidRPr="00AA7C5F">
        <w:rPr>
          <w:rFonts w:ascii="Times New Roman" w:hAnsi="Times New Roman" w:cs="Times New Roman"/>
        </w:rPr>
        <w:t>in the Balearic context</w:t>
      </w:r>
      <w:ins w:id="1897" w:author="Kendra Dickinson" w:date="2024-03-26T13:27:00Z">
        <w:r w:rsidR="002313AE">
          <w:rPr>
            <w:rFonts w:ascii="Times New Roman" w:hAnsi="Times New Roman" w:cs="Times New Roman"/>
          </w:rPr>
          <w:t>.</w:t>
        </w:r>
      </w:ins>
      <w:del w:id="1898" w:author="Kendra Dickinson" w:date="2024-03-26T13:27:00Z">
        <w:r w:rsidRPr="00AA7C5F" w:rsidDel="002313AE">
          <w:rPr>
            <w:rFonts w:ascii="Times New Roman" w:hAnsi="Times New Roman" w:cs="Times New Roman"/>
          </w:rPr>
          <w:delText>, regardless of political orientation.</w:delText>
        </w:r>
      </w:del>
    </w:p>
    <w:p w14:paraId="20997B3B" w14:textId="3C3F26D2" w:rsidR="00E428C1" w:rsidRPr="00AA7C5F" w:rsidDel="009F4FE8" w:rsidRDefault="00882DA8" w:rsidP="00E428C1">
      <w:pPr>
        <w:spacing w:line="480" w:lineRule="auto"/>
        <w:jc w:val="both"/>
        <w:rPr>
          <w:del w:id="1899" w:author="Alejandro Andreas Jaume Losa" w:date="2024-04-10T18:46:00Z"/>
          <w:rFonts w:ascii="Times New Roman" w:hAnsi="Times New Roman" w:cs="Times New Roman"/>
        </w:rPr>
      </w:pPr>
      <w:del w:id="1900" w:author="Alejandro Andreas Jaume Losa" w:date="2024-04-10T18:46:00Z">
        <w:r w:rsidRPr="009F4FE8" w:rsidDel="009F4FE8">
          <w:rPr>
            <w:rFonts w:ascii="Times New Roman" w:hAnsi="Times New Roman" w:cs="Times New Roman"/>
            <w:b/>
            <w:bCs/>
            <w:rPrChange w:id="1901" w:author="Alejandro Andreas Jaume Losa" w:date="2024-04-10T18:46:00Z">
              <w:rPr>
                <w:rFonts w:ascii="Times New Roman" w:hAnsi="Times New Roman" w:cs="Times New Roman"/>
              </w:rPr>
            </w:rPrChange>
          </w:rPr>
          <w:delText xml:space="preserve">Figure </w:delText>
        </w:r>
        <w:r w:rsidR="007A177F" w:rsidRPr="009F4FE8" w:rsidDel="009F4FE8">
          <w:rPr>
            <w:rFonts w:ascii="Times New Roman" w:hAnsi="Times New Roman" w:cs="Times New Roman"/>
            <w:b/>
            <w:bCs/>
            <w:rPrChange w:id="1902" w:author="Alejandro Andreas Jaume Losa" w:date="2024-04-10T18:46:00Z">
              <w:rPr>
                <w:rFonts w:ascii="Times New Roman" w:hAnsi="Times New Roman" w:cs="Times New Roman"/>
              </w:rPr>
            </w:rPrChange>
          </w:rPr>
          <w:delText>24</w:delText>
        </w:r>
        <w:r w:rsidRPr="00AA7C5F" w:rsidDel="009F4FE8">
          <w:rPr>
            <w:rFonts w:ascii="Times New Roman" w:hAnsi="Times New Roman" w:cs="Times New Roman"/>
          </w:rPr>
          <w:delText>.</w:delText>
        </w:r>
        <w:r w:rsidR="00E428C1" w:rsidRPr="00AA7C5F" w:rsidDel="009F4FE8">
          <w:rPr>
            <w:rFonts w:ascii="Times New Roman" w:hAnsi="Times New Roman" w:cs="Times New Roman"/>
          </w:rPr>
          <w:delText xml:space="preserve"> Participant responses to the statement ‘Catalan is an identity element of the Balearic Islands’</w:delText>
        </w:r>
        <w:r w:rsidR="007A177F" w:rsidRPr="00AA7C5F" w:rsidDel="009F4FE8">
          <w:rPr>
            <w:rFonts w:ascii="Times New Roman" w:hAnsi="Times New Roman" w:cs="Times New Roman"/>
          </w:rPr>
          <w:delText>.</w:delText>
        </w:r>
      </w:del>
    </w:p>
    <w:p w14:paraId="48F45764" w14:textId="77777777" w:rsidR="00882DA8" w:rsidRPr="00AA7C5F" w:rsidRDefault="00882DA8" w:rsidP="009F4FE8">
      <w:pPr>
        <w:spacing w:line="480" w:lineRule="auto"/>
        <w:ind w:firstLine="720"/>
        <w:jc w:val="both"/>
        <w:rPr>
          <w:rFonts w:ascii="Times New Roman" w:hAnsi="Times New Roman" w:cs="Times New Roman"/>
        </w:rPr>
        <w:pPrChange w:id="1903" w:author="Alejandro Andreas Jaume Losa" w:date="2024-04-10T18:46:00Z">
          <w:pPr>
            <w:jc w:val="both"/>
          </w:pPr>
        </w:pPrChange>
      </w:pPr>
    </w:p>
    <w:p w14:paraId="60C977C2" w14:textId="77777777" w:rsidR="00882DA8" w:rsidRPr="00AA7C5F" w:rsidRDefault="00882DA8" w:rsidP="00882DA8">
      <w:pPr>
        <w:jc w:val="both"/>
        <w:rPr>
          <w:rFonts w:ascii="Times New Roman" w:hAnsi="Times New Roman" w:cs="Times New Roman"/>
        </w:rPr>
      </w:pPr>
      <w:r w:rsidRPr="00AA7C5F">
        <w:rPr>
          <w:rFonts w:ascii="Times New Roman" w:hAnsi="Times New Roman" w:cs="Times New Roman"/>
          <w:noProof/>
        </w:rPr>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AA7C5F" w:rsidRDefault="00882DA8" w:rsidP="00882DA8">
      <w:pPr>
        <w:jc w:val="both"/>
        <w:rPr>
          <w:rFonts w:ascii="Times New Roman" w:hAnsi="Times New Roman" w:cs="Times New Roman"/>
        </w:rPr>
      </w:pPr>
    </w:p>
    <w:p w14:paraId="711E3A48" w14:textId="0FDF7E9A" w:rsidR="009F4FE8" w:rsidRDefault="009F4FE8" w:rsidP="009F4FE8">
      <w:pPr>
        <w:spacing w:line="480" w:lineRule="auto"/>
        <w:jc w:val="center"/>
        <w:rPr>
          <w:ins w:id="1904" w:author="Alejandro Andreas Jaume Losa" w:date="2024-04-10T18:46:00Z"/>
          <w:rFonts w:ascii="Times New Roman" w:hAnsi="Times New Roman" w:cs="Times New Roman"/>
        </w:rPr>
        <w:pPrChange w:id="1905" w:author="Alejandro Andreas Jaume Losa" w:date="2024-04-10T18:46:00Z">
          <w:pPr>
            <w:spacing w:line="480" w:lineRule="auto"/>
            <w:ind w:firstLine="720"/>
            <w:jc w:val="both"/>
          </w:pPr>
        </w:pPrChange>
      </w:pPr>
      <w:ins w:id="1906" w:author="Alejandro Andreas Jaume Losa" w:date="2024-04-10T18:46:00Z">
        <w:r w:rsidRPr="00263174">
          <w:rPr>
            <w:rFonts w:ascii="Times New Roman" w:hAnsi="Times New Roman" w:cs="Times New Roman"/>
            <w:b/>
            <w:bCs/>
          </w:rPr>
          <w:t>Figure 24</w:t>
        </w:r>
        <w:r w:rsidRPr="00AA7C5F">
          <w:rPr>
            <w:rFonts w:ascii="Times New Roman" w:hAnsi="Times New Roman" w:cs="Times New Roman"/>
          </w:rPr>
          <w:t>. Participant responses to the statement ‘Catalan is an identity element of the Balearic Islands’.</w:t>
        </w:r>
      </w:ins>
    </w:p>
    <w:p w14:paraId="3AD48D04" w14:textId="6E0A500D" w:rsidR="00882DA8" w:rsidRPr="00AA7C5F" w:rsidRDefault="00882DA8" w:rsidP="00DC4790">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w:t>
      </w:r>
      <w:commentRangeStart w:id="1907"/>
      <w:r w:rsidRPr="00AA7C5F">
        <w:rPr>
          <w:rFonts w:ascii="Times New Roman" w:hAnsi="Times New Roman" w:cs="Times New Roman"/>
        </w:rPr>
        <w:t xml:space="preserve">showed interesting differences. </w:t>
      </w:r>
      <w:commentRangeEnd w:id="1907"/>
      <w:r w:rsidR="0006495E">
        <w:rPr>
          <w:rStyle w:val="CommentReference"/>
          <w:rFonts w:ascii="Times New Roman" w:eastAsia="Times New Roman" w:hAnsi="Times New Roman" w:cs="Times New Roman"/>
          <w:kern w:val="0"/>
          <w14:ligatures w14:val="none"/>
        </w:rPr>
        <w:commentReference w:id="1907"/>
      </w:r>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w:t>
      </w:r>
      <w:commentRangeStart w:id="1908"/>
      <w:r w:rsidRPr="00AA7C5F">
        <w:rPr>
          <w:rFonts w:ascii="Times New Roman" w:hAnsi="Times New Roman" w:cs="Times New Roman"/>
        </w:rPr>
        <w:t>showed similar responses to this statement (mean = 26.78),</w:t>
      </w:r>
      <w:ins w:id="1909" w:author="Alejandro Andreas Jaume Losa" w:date="2024-04-09T10:24:00Z">
        <w:r w:rsidR="00DC4790">
          <w:rPr>
            <w:rFonts w:ascii="Times New Roman" w:hAnsi="Times New Roman" w:cs="Times New Roman"/>
          </w:rPr>
          <w:t xml:space="preserve"> </w:t>
        </w:r>
      </w:ins>
      <w:del w:id="1910" w:author="Alejandro Andreas Jaume Losa" w:date="2024-04-09T10:24:00Z">
        <w:r w:rsidRPr="00AA7C5F" w:rsidDel="00DC4790">
          <w:rPr>
            <w:rFonts w:ascii="Times New Roman" w:hAnsi="Times New Roman" w:cs="Times New Roman"/>
          </w:rPr>
          <w:lastRenderedPageBreak/>
          <w:delText xml:space="preserve"> </w:delText>
        </w:r>
      </w:del>
      <w:ins w:id="1911" w:author="Alejandro Andreas Jaume Losa" w:date="2024-04-09T10:24:00Z">
        <w:r w:rsidR="00DC4790">
          <w:rPr>
            <w:rFonts w:ascii="Times New Roman" w:hAnsi="Times New Roman" w:cs="Times New Roman"/>
          </w:rPr>
          <w:t xml:space="preserve">indicating that these particular attitudes are not connected to political orientation in these data. </w:t>
        </w:r>
      </w:ins>
      <w:del w:id="1912" w:author="Alejandro Andreas Jaume Losa" w:date="2024-04-09T10:24:00Z">
        <w:r w:rsidRPr="00AA7C5F" w:rsidDel="00DC4790">
          <w:rPr>
            <w:rFonts w:ascii="Times New Roman" w:hAnsi="Times New Roman" w:cs="Times New Roman"/>
          </w:rPr>
          <w:delText>indicating general consensus regarding attitudes towards Spanish</w:delText>
        </w:r>
        <w:commentRangeEnd w:id="1908"/>
        <w:r w:rsidR="0006495E" w:rsidDel="00DC4790">
          <w:rPr>
            <w:rStyle w:val="CommentReference"/>
            <w:rFonts w:ascii="Times New Roman" w:eastAsia="Times New Roman" w:hAnsi="Times New Roman" w:cs="Times New Roman"/>
            <w:kern w:val="0"/>
            <w14:ligatures w14:val="none"/>
          </w:rPr>
          <w:commentReference w:id="1908"/>
        </w:r>
        <w:r w:rsidRPr="00AA7C5F" w:rsidDel="00DC4790">
          <w:rPr>
            <w:rFonts w:ascii="Times New Roman" w:hAnsi="Times New Roman" w:cs="Times New Roman"/>
          </w:rPr>
          <w:delText xml:space="preserve">. </w:delText>
        </w:r>
      </w:del>
      <w:r w:rsidRPr="00AA7C5F">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conservative (center, center-right, and right), showed significantly lower levels of agreement with it, as shown in Table </w:t>
      </w:r>
      <w:del w:id="1913" w:author="Alejandro Andreas Jaume Losa" w:date="2024-04-10T18:53:00Z">
        <w:r w:rsidR="0070546B" w:rsidRPr="00AA7C5F" w:rsidDel="0005100F">
          <w:rPr>
            <w:rFonts w:ascii="Times New Roman" w:hAnsi="Times New Roman" w:cs="Times New Roman"/>
          </w:rPr>
          <w:delText>28</w:delText>
        </w:r>
      </w:del>
      <w:ins w:id="1914" w:author="Alejandro Andreas Jaume Losa" w:date="2024-04-10T18:53:00Z">
        <w:r w:rsidR="0005100F">
          <w:rPr>
            <w:rFonts w:ascii="Times New Roman" w:hAnsi="Times New Roman" w:cs="Times New Roman"/>
          </w:rPr>
          <w:t>23</w:t>
        </w:r>
      </w:ins>
      <w:r w:rsidR="0070546B" w:rsidRPr="00AA7C5F">
        <w:rPr>
          <w:rFonts w:ascii="Times New Roman" w:hAnsi="Times New Roman" w:cs="Times New Roman"/>
        </w:rPr>
        <w:t>.</w:t>
      </w:r>
    </w:p>
    <w:p w14:paraId="07329B4A" w14:textId="73BD476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915" w:author="Alejandro Andreas Jaume Losa" w:date="2024-04-10T18:53:00Z">
        <w:r w:rsidR="0070546B" w:rsidRPr="00AA7C5F" w:rsidDel="0005100F">
          <w:rPr>
            <w:rFonts w:ascii="Times New Roman" w:hAnsi="Times New Roman" w:cs="Times New Roman"/>
            <w:b/>
            <w:bCs/>
          </w:rPr>
          <w:delText>28</w:delText>
        </w:r>
      </w:del>
      <w:ins w:id="1916" w:author="Alejandro Andreas Jaume Losa" w:date="2024-04-10T18:53:00Z">
        <w:r w:rsidR="0005100F">
          <w:rPr>
            <w:rFonts w:ascii="Times New Roman" w:hAnsi="Times New Roman" w:cs="Times New Roman"/>
            <w:b/>
            <w:bCs/>
          </w:rPr>
          <w:t>23</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9EB130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3A462C2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11936A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94.29</w:t>
            </w:r>
          </w:p>
        </w:tc>
        <w:tc>
          <w:tcPr>
            <w:tcW w:w="1870" w:type="dxa"/>
            <w:shd w:val="clear" w:color="auto" w:fill="auto"/>
            <w:vAlign w:val="center"/>
          </w:tcPr>
          <w:p w14:paraId="4EBBAD6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12.67</w:t>
            </w:r>
          </w:p>
        </w:tc>
        <w:tc>
          <w:tcPr>
            <w:tcW w:w="1870" w:type="dxa"/>
            <w:shd w:val="clear" w:color="auto" w:fill="auto"/>
            <w:vAlign w:val="center"/>
          </w:tcPr>
          <w:p w14:paraId="10F73A3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7.439</w:t>
            </w:r>
          </w:p>
        </w:tc>
        <w:tc>
          <w:tcPr>
            <w:tcW w:w="1870" w:type="dxa"/>
            <w:shd w:val="clear" w:color="auto" w:fill="auto"/>
            <w:vAlign w:val="center"/>
          </w:tcPr>
          <w:p w14:paraId="7780C02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4.95e-11</w:t>
            </w:r>
          </w:p>
        </w:tc>
      </w:tr>
      <w:tr w:rsidR="00882DA8" w:rsidRPr="00AA7C5F"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A235E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-22.45</w:t>
            </w:r>
          </w:p>
        </w:tc>
        <w:tc>
          <w:tcPr>
            <w:tcW w:w="1870" w:type="dxa"/>
            <w:shd w:val="clear" w:color="auto" w:fill="auto"/>
            <w:vAlign w:val="center"/>
          </w:tcPr>
          <w:p w14:paraId="79F8BB0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13.57</w:t>
            </w:r>
          </w:p>
        </w:tc>
        <w:tc>
          <w:tcPr>
            <w:tcW w:w="1870" w:type="dxa"/>
            <w:shd w:val="clear" w:color="auto" w:fill="auto"/>
            <w:vAlign w:val="center"/>
          </w:tcPr>
          <w:p w14:paraId="562B221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-1.655</w:t>
            </w:r>
          </w:p>
        </w:tc>
        <w:tc>
          <w:tcPr>
            <w:tcW w:w="1870" w:type="dxa"/>
            <w:shd w:val="clear" w:color="auto" w:fill="auto"/>
            <w:vAlign w:val="center"/>
          </w:tcPr>
          <w:p w14:paraId="4FC737E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0.101305</w:t>
            </w:r>
          </w:p>
        </w:tc>
      </w:tr>
      <w:tr w:rsidR="00882DA8" w:rsidRPr="00AA7C5F"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-25.54</w:t>
            </w:r>
          </w:p>
        </w:tc>
        <w:tc>
          <w:tcPr>
            <w:tcW w:w="1870" w:type="dxa"/>
            <w:shd w:val="clear" w:color="auto" w:fill="auto"/>
            <w:vAlign w:val="center"/>
          </w:tcPr>
          <w:p w14:paraId="089ABC5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14.73</w:t>
            </w:r>
          </w:p>
        </w:tc>
        <w:tc>
          <w:tcPr>
            <w:tcW w:w="1870" w:type="dxa"/>
            <w:shd w:val="clear" w:color="auto" w:fill="auto"/>
            <w:vAlign w:val="center"/>
          </w:tcPr>
          <w:p w14:paraId="3338D30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-1.734</w:t>
            </w:r>
          </w:p>
        </w:tc>
        <w:tc>
          <w:tcPr>
            <w:tcW w:w="1870" w:type="dxa"/>
            <w:shd w:val="clear" w:color="auto" w:fill="auto"/>
            <w:vAlign w:val="center"/>
          </w:tcPr>
          <w:p w14:paraId="2603FFC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0.08622</w:t>
            </w:r>
          </w:p>
        </w:tc>
      </w:tr>
      <w:tr w:rsidR="00882DA8" w:rsidRPr="00AA7C5F"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69166F4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-69.09</w:t>
            </w:r>
          </w:p>
        </w:tc>
        <w:tc>
          <w:tcPr>
            <w:tcW w:w="1870" w:type="dxa"/>
            <w:shd w:val="clear" w:color="auto" w:fill="auto"/>
            <w:vAlign w:val="center"/>
          </w:tcPr>
          <w:p w14:paraId="1CB8394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19.63</w:t>
            </w:r>
          </w:p>
        </w:tc>
        <w:tc>
          <w:tcPr>
            <w:tcW w:w="1870" w:type="dxa"/>
            <w:shd w:val="clear" w:color="auto" w:fill="auto"/>
            <w:vAlign w:val="center"/>
          </w:tcPr>
          <w:p w14:paraId="627B53D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-3.519</w:t>
            </w:r>
          </w:p>
        </w:tc>
        <w:tc>
          <w:tcPr>
            <w:tcW w:w="1870" w:type="dxa"/>
            <w:shd w:val="clear" w:color="auto" w:fill="auto"/>
            <w:vAlign w:val="center"/>
          </w:tcPr>
          <w:p w14:paraId="304CCF5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0.000673</w:t>
            </w:r>
          </w:p>
        </w:tc>
      </w:tr>
      <w:tr w:rsidR="00882DA8" w:rsidRPr="00AA7C5F"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-66.95</w:t>
            </w:r>
          </w:p>
        </w:tc>
        <w:tc>
          <w:tcPr>
            <w:tcW w:w="1870" w:type="dxa"/>
            <w:shd w:val="clear" w:color="auto" w:fill="auto"/>
            <w:vAlign w:val="center"/>
          </w:tcPr>
          <w:p w14:paraId="77B09FD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15.95</w:t>
            </w:r>
          </w:p>
        </w:tc>
        <w:tc>
          <w:tcPr>
            <w:tcW w:w="1870" w:type="dxa"/>
            <w:shd w:val="clear" w:color="auto" w:fill="auto"/>
            <w:vAlign w:val="center"/>
          </w:tcPr>
          <w:p w14:paraId="4DF0EE6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-4.198</w:t>
            </w:r>
          </w:p>
        </w:tc>
        <w:tc>
          <w:tcPr>
            <w:tcW w:w="1870" w:type="dxa"/>
            <w:shd w:val="clear" w:color="auto" w:fill="auto"/>
            <w:vAlign w:val="center"/>
          </w:tcPr>
          <w:p w14:paraId="2EF76DB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6.15e-05</w:t>
            </w:r>
          </w:p>
        </w:tc>
      </w:tr>
      <w:tr w:rsidR="00882DA8" w:rsidRPr="00AA7C5F"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FC9DFE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-68.29</w:t>
            </w:r>
          </w:p>
        </w:tc>
        <w:tc>
          <w:tcPr>
            <w:tcW w:w="1870" w:type="dxa"/>
            <w:shd w:val="clear" w:color="auto" w:fill="auto"/>
            <w:vAlign w:val="center"/>
          </w:tcPr>
          <w:p w14:paraId="3EA0849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17.92</w:t>
            </w:r>
          </w:p>
        </w:tc>
        <w:tc>
          <w:tcPr>
            <w:tcW w:w="1870" w:type="dxa"/>
            <w:shd w:val="clear" w:color="auto" w:fill="auto"/>
            <w:vAlign w:val="center"/>
          </w:tcPr>
          <w:p w14:paraId="2F0BEB4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-3.810</w:t>
            </w:r>
          </w:p>
        </w:tc>
        <w:tc>
          <w:tcPr>
            <w:tcW w:w="1870" w:type="dxa"/>
            <w:shd w:val="clear" w:color="auto" w:fill="auto"/>
            <w:vAlign w:val="center"/>
          </w:tcPr>
          <w:p w14:paraId="774EBD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0.000250</w:t>
            </w:r>
          </w:p>
        </w:tc>
      </w:tr>
    </w:tbl>
    <w:p w14:paraId="31547647" w14:textId="77777777" w:rsidR="00882DA8" w:rsidRPr="00AA7C5F" w:rsidRDefault="00882DA8" w:rsidP="00882DA8">
      <w:pPr>
        <w:spacing w:line="480" w:lineRule="auto"/>
        <w:jc w:val="both"/>
        <w:rPr>
          <w:rFonts w:ascii="Times New Roman" w:hAnsi="Times New Roman" w:cs="Times New Roman"/>
        </w:rPr>
      </w:pPr>
    </w:p>
    <w:p w14:paraId="104A5AA9" w14:textId="75AD2258" w:rsidR="00882DA8" w:rsidRPr="00AA7C5F" w:rsidDel="009F4FE8" w:rsidRDefault="00DC4790" w:rsidP="00882DA8">
      <w:pPr>
        <w:spacing w:line="480" w:lineRule="auto"/>
        <w:ind w:firstLine="720"/>
        <w:jc w:val="both"/>
        <w:rPr>
          <w:del w:id="1917" w:author="Alejandro Andreas Jaume Losa" w:date="2024-04-10T18:47:00Z"/>
          <w:rFonts w:ascii="Times New Roman" w:hAnsi="Times New Roman" w:cs="Times New Roman"/>
        </w:rPr>
      </w:pPr>
      <w:ins w:id="1918" w:author="Alejandro Andreas Jaume Losa" w:date="2024-04-09T10:26: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1919"/>
      <w:del w:id="1920" w:author="Alejandro Andreas Jaume Losa" w:date="2024-04-09T10:26:00Z">
        <w:r w:rsidR="00882DA8" w:rsidRPr="00AA7C5F" w:rsidDel="00DC4790">
          <w:rPr>
            <w:rFonts w:ascii="Times New Roman" w:hAnsi="Times New Roman" w:cs="Times New Roman"/>
          </w:rPr>
          <w:delText xml:space="preserve">As was the case with previous statements, people who identified themselves ideologically as centrist were the ones who showed the greatest degree of disagreement with the statement, even greater, but very similar,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w:delText>
        </w:r>
        <w:commentRangeEnd w:id="1919"/>
        <w:r w:rsidR="0006495E" w:rsidDel="00DC4790">
          <w:rPr>
            <w:rStyle w:val="CommentReference"/>
            <w:rFonts w:ascii="Times New Roman" w:eastAsia="Times New Roman" w:hAnsi="Times New Roman" w:cs="Times New Roman"/>
            <w:kern w:val="0"/>
            <w14:ligatures w14:val="none"/>
          </w:rPr>
          <w:commentReference w:id="1919"/>
        </w:r>
      </w:del>
      <w:r w:rsidR="00882DA8" w:rsidRPr="00AA7C5F">
        <w:rPr>
          <w:rFonts w:ascii="Times New Roman" w:hAnsi="Times New Roman" w:cs="Times New Roman"/>
        </w:rPr>
        <w:t xml:space="preserve">Additionally, the analysis revealed a strong consensus among those who said their political orientation was far-left, as shown in Figure </w:t>
      </w:r>
      <w:r w:rsidR="007A177F" w:rsidRPr="00AA7C5F">
        <w:rPr>
          <w:rFonts w:ascii="Times New Roman" w:hAnsi="Times New Roman" w:cs="Times New Roman"/>
        </w:rPr>
        <w:t>25</w:t>
      </w:r>
      <w:r w:rsidR="00882DA8" w:rsidRPr="00AA7C5F">
        <w:rPr>
          <w:rFonts w:ascii="Times New Roman" w:hAnsi="Times New Roman" w:cs="Times New Roman"/>
        </w:rPr>
        <w:t>.</w:t>
      </w:r>
    </w:p>
    <w:p w14:paraId="082190E7" w14:textId="4438B8F3" w:rsidR="00E428C1" w:rsidRPr="00AA7C5F" w:rsidDel="009F4FE8" w:rsidRDefault="00882DA8" w:rsidP="00E428C1">
      <w:pPr>
        <w:spacing w:line="480" w:lineRule="auto"/>
        <w:jc w:val="both"/>
        <w:rPr>
          <w:del w:id="1921" w:author="Alejandro Andreas Jaume Losa" w:date="2024-04-10T18:47:00Z"/>
          <w:rFonts w:ascii="Times New Roman" w:hAnsi="Times New Roman" w:cs="Times New Roman"/>
        </w:rPr>
      </w:pPr>
      <w:del w:id="1922" w:author="Alejandro Andreas Jaume Losa" w:date="2024-04-10T18:47: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25</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‘Catalan is the language that should predominate in the Balearic Islands’.</w:delText>
        </w:r>
      </w:del>
    </w:p>
    <w:p w14:paraId="0F84C935" w14:textId="0AC09DCD" w:rsidR="00882DA8" w:rsidRPr="00AA7C5F" w:rsidRDefault="00882DA8" w:rsidP="009F4FE8">
      <w:pPr>
        <w:spacing w:line="480" w:lineRule="auto"/>
        <w:ind w:firstLine="720"/>
        <w:jc w:val="both"/>
        <w:rPr>
          <w:rFonts w:ascii="Times New Roman" w:hAnsi="Times New Roman" w:cs="Times New Roman"/>
        </w:rPr>
        <w:pPrChange w:id="1923" w:author="Alejandro Andreas Jaume Losa" w:date="2024-04-10T18:47:00Z">
          <w:pPr>
            <w:spacing w:line="480" w:lineRule="auto"/>
            <w:jc w:val="both"/>
          </w:pPr>
        </w:pPrChange>
      </w:pPr>
    </w:p>
    <w:p w14:paraId="7427B87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Default="009F4FE8" w:rsidP="009F4FE8">
      <w:pPr>
        <w:spacing w:line="480" w:lineRule="auto"/>
        <w:jc w:val="center"/>
        <w:rPr>
          <w:ins w:id="1924" w:author="Alejandro Andreas Jaume Losa" w:date="2024-04-10T18:47:00Z"/>
          <w:rFonts w:ascii="Times New Roman" w:hAnsi="Times New Roman" w:cs="Times New Roman"/>
        </w:rPr>
        <w:pPrChange w:id="1925" w:author="Alejandro Andreas Jaume Losa" w:date="2024-04-10T18:47:00Z">
          <w:pPr>
            <w:spacing w:line="480" w:lineRule="auto"/>
            <w:ind w:firstLine="720"/>
            <w:jc w:val="both"/>
          </w:pPr>
        </w:pPrChange>
      </w:pPr>
      <w:ins w:id="1926" w:author="Alejandro Andreas Jaume Losa" w:date="2024-04-10T18:47:00Z">
        <w:r w:rsidRPr="00AA7C5F">
          <w:rPr>
            <w:rFonts w:ascii="Times New Roman" w:hAnsi="Times New Roman" w:cs="Times New Roman"/>
            <w:b/>
            <w:bCs/>
          </w:rPr>
          <w:t>Figure 25.</w:t>
        </w:r>
        <w:r w:rsidRPr="00AA7C5F">
          <w:rPr>
            <w:rFonts w:ascii="Times New Roman" w:hAnsi="Times New Roman" w:cs="Times New Roman"/>
          </w:rPr>
          <w:t xml:space="preserve"> Participant responses to the statement ‘Catalan is the language that should predominate in the Balearic Islands’.</w:t>
        </w:r>
      </w:ins>
    </w:p>
    <w:p w14:paraId="32DD8321" w14:textId="400D916B"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 ‘It is necessary to learn Catalan to fully integrate in the Balearic Islands’ also</w:t>
      </w:r>
      <w:del w:id="1927" w:author="Alejandro Andreas Jaume Losa" w:date="2024-04-09T10:26:00Z">
        <w:r w:rsidRPr="00AA7C5F" w:rsidDel="00DC4790">
          <w:rPr>
            <w:rFonts w:ascii="Times New Roman" w:hAnsi="Times New Roman" w:cs="Times New Roman"/>
          </w:rPr>
          <w:delText xml:space="preserve"> </w:delText>
        </w:r>
        <w:commentRangeStart w:id="1928"/>
        <w:r w:rsidRPr="00AA7C5F" w:rsidDel="00DC4790">
          <w:rPr>
            <w:rFonts w:ascii="Times New Roman" w:hAnsi="Times New Roman" w:cs="Times New Roman"/>
          </w:rPr>
          <w:delText>showed interesting differences</w:delText>
        </w:r>
      </w:del>
      <w:ins w:id="1929" w:author="Alejandro Andreas Jaume Losa" w:date="2024-04-09T10:26:00Z">
        <w:r w:rsidR="00DC4790">
          <w:rPr>
            <w:rFonts w:ascii="Times New Roman" w:hAnsi="Times New Roman" w:cs="Times New Roman"/>
          </w:rPr>
          <w:t xml:space="preserve"> diverged notably. </w:t>
        </w:r>
      </w:ins>
      <w:del w:id="1930" w:author="Alejandro Andreas Jaume Losa" w:date="2024-04-09T10:26:00Z">
        <w:r w:rsidRPr="00AA7C5F" w:rsidDel="00DC4790">
          <w:rPr>
            <w:rFonts w:ascii="Times New Roman" w:hAnsi="Times New Roman" w:cs="Times New Roman"/>
          </w:rPr>
          <w:delText xml:space="preserve">. </w:delText>
        </w:r>
      </w:del>
      <w:commentRangeEnd w:id="1928"/>
      <w:r w:rsidR="003C33B8">
        <w:rPr>
          <w:rStyle w:val="CommentReference"/>
          <w:rFonts w:ascii="Times New Roman" w:eastAsia="Times New Roman" w:hAnsi="Times New Roman" w:cs="Times New Roman"/>
          <w:kern w:val="0"/>
          <w14:ligatures w14:val="none"/>
        </w:rPr>
        <w:commentReference w:id="1928"/>
      </w:r>
      <w:r w:rsidRPr="00AA7C5F">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del w:id="1931" w:author="Alejandro Andreas Jaume Losa" w:date="2024-04-10T18:53:00Z">
        <w:r w:rsidR="0070546B" w:rsidRPr="00AA7C5F" w:rsidDel="0005100F">
          <w:rPr>
            <w:rFonts w:ascii="Times New Roman" w:hAnsi="Times New Roman" w:cs="Times New Roman"/>
          </w:rPr>
          <w:delText>29</w:delText>
        </w:r>
      </w:del>
      <w:ins w:id="1932" w:author="Alejandro Andreas Jaume Losa" w:date="2024-04-10T18:53:00Z">
        <w:r w:rsidR="0005100F">
          <w:rPr>
            <w:rFonts w:ascii="Times New Roman" w:hAnsi="Times New Roman" w:cs="Times New Roman"/>
          </w:rPr>
          <w:t>24</w:t>
        </w:r>
      </w:ins>
      <w:r w:rsidR="0070546B" w:rsidRPr="00AA7C5F">
        <w:rPr>
          <w:rFonts w:ascii="Times New Roman" w:hAnsi="Times New Roman" w:cs="Times New Roman"/>
        </w:rPr>
        <w:t>.</w:t>
      </w:r>
    </w:p>
    <w:p w14:paraId="76FC5C3B" w14:textId="11698C43"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933" w:author="Alejandro Andreas Jaume Losa" w:date="2024-04-10T18:53:00Z">
        <w:r w:rsidR="0070546B" w:rsidRPr="00AA7C5F" w:rsidDel="0005100F">
          <w:rPr>
            <w:rFonts w:ascii="Times New Roman" w:hAnsi="Times New Roman" w:cs="Times New Roman"/>
            <w:b/>
            <w:bCs/>
          </w:rPr>
          <w:delText>29</w:delText>
        </w:r>
      </w:del>
      <w:ins w:id="1934" w:author="Alejandro Andreas Jaume Losa" w:date="2024-04-10T18:53:00Z">
        <w:r w:rsidR="0005100F">
          <w:rPr>
            <w:rFonts w:ascii="Times New Roman" w:hAnsi="Times New Roman" w:cs="Times New Roman"/>
            <w:b/>
            <w:bCs/>
          </w:rPr>
          <w:t>24</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8D6F7A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9E7151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120C3E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94.86</w:t>
            </w:r>
          </w:p>
        </w:tc>
        <w:tc>
          <w:tcPr>
            <w:tcW w:w="1870" w:type="dxa"/>
            <w:shd w:val="clear" w:color="auto" w:fill="auto"/>
            <w:vAlign w:val="center"/>
          </w:tcPr>
          <w:p w14:paraId="786D52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13.53</w:t>
            </w:r>
          </w:p>
        </w:tc>
        <w:tc>
          <w:tcPr>
            <w:tcW w:w="1870" w:type="dxa"/>
            <w:shd w:val="clear" w:color="auto" w:fill="auto"/>
            <w:vAlign w:val="center"/>
          </w:tcPr>
          <w:p w14:paraId="14FF8C1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7.011</w:t>
            </w:r>
          </w:p>
        </w:tc>
        <w:tc>
          <w:tcPr>
            <w:tcW w:w="1870" w:type="dxa"/>
            <w:shd w:val="clear" w:color="auto" w:fill="auto"/>
            <w:vAlign w:val="center"/>
          </w:tcPr>
          <w:p w14:paraId="2AAF2C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3.72e-10</w:t>
            </w:r>
          </w:p>
        </w:tc>
      </w:tr>
      <w:tr w:rsidR="00882DA8" w:rsidRPr="00AA7C5F"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1FF93C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-21.25</w:t>
            </w:r>
          </w:p>
        </w:tc>
        <w:tc>
          <w:tcPr>
            <w:tcW w:w="1870" w:type="dxa"/>
            <w:shd w:val="clear" w:color="auto" w:fill="auto"/>
            <w:vAlign w:val="center"/>
          </w:tcPr>
          <w:p w14:paraId="24D4D13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14.48</w:t>
            </w:r>
          </w:p>
        </w:tc>
        <w:tc>
          <w:tcPr>
            <w:tcW w:w="1870" w:type="dxa"/>
            <w:shd w:val="clear" w:color="auto" w:fill="auto"/>
            <w:vAlign w:val="center"/>
          </w:tcPr>
          <w:p w14:paraId="136A42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-1.467</w:t>
            </w:r>
          </w:p>
        </w:tc>
        <w:tc>
          <w:tcPr>
            <w:tcW w:w="1870" w:type="dxa"/>
            <w:shd w:val="clear" w:color="auto" w:fill="auto"/>
            <w:vAlign w:val="center"/>
          </w:tcPr>
          <w:p w14:paraId="6E92AC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0.14562</w:t>
            </w:r>
          </w:p>
        </w:tc>
      </w:tr>
      <w:tr w:rsidR="00882DA8" w:rsidRPr="00AA7C5F"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-33.26</w:t>
            </w:r>
          </w:p>
        </w:tc>
        <w:tc>
          <w:tcPr>
            <w:tcW w:w="1870" w:type="dxa"/>
            <w:shd w:val="clear" w:color="auto" w:fill="auto"/>
            <w:vAlign w:val="center"/>
          </w:tcPr>
          <w:p w14:paraId="5582FE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15.72</w:t>
            </w:r>
          </w:p>
        </w:tc>
        <w:tc>
          <w:tcPr>
            <w:tcW w:w="1870" w:type="dxa"/>
            <w:shd w:val="clear" w:color="auto" w:fill="auto"/>
            <w:vAlign w:val="center"/>
          </w:tcPr>
          <w:p w14:paraId="1D6FD0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-2.116</w:t>
            </w:r>
          </w:p>
        </w:tc>
        <w:tc>
          <w:tcPr>
            <w:tcW w:w="1870" w:type="dxa"/>
            <w:shd w:val="clear" w:color="auto" w:fill="auto"/>
            <w:vAlign w:val="center"/>
          </w:tcPr>
          <w:p w14:paraId="65AC8EB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0.03705</w:t>
            </w:r>
          </w:p>
        </w:tc>
      </w:tr>
      <w:tr w:rsidR="00882DA8" w:rsidRPr="00AA7C5F"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180761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-38.46</w:t>
            </w:r>
          </w:p>
        </w:tc>
        <w:tc>
          <w:tcPr>
            <w:tcW w:w="1870" w:type="dxa"/>
            <w:shd w:val="clear" w:color="auto" w:fill="auto"/>
            <w:vAlign w:val="center"/>
          </w:tcPr>
          <w:p w14:paraId="683E59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20.96</w:t>
            </w:r>
          </w:p>
        </w:tc>
        <w:tc>
          <w:tcPr>
            <w:tcW w:w="1870" w:type="dxa"/>
            <w:shd w:val="clear" w:color="auto" w:fill="auto"/>
            <w:vAlign w:val="center"/>
          </w:tcPr>
          <w:p w14:paraId="3AF47A7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-1.835</w:t>
            </w:r>
          </w:p>
        </w:tc>
        <w:tc>
          <w:tcPr>
            <w:tcW w:w="1870" w:type="dxa"/>
            <w:shd w:val="clear" w:color="auto" w:fill="auto"/>
            <w:vAlign w:val="center"/>
          </w:tcPr>
          <w:p w14:paraId="500B40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0.06974</w:t>
            </w:r>
          </w:p>
        </w:tc>
      </w:tr>
      <w:tr w:rsidR="00882DA8" w:rsidRPr="00AA7C5F"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Center-Right</w:t>
            </w:r>
          </w:p>
        </w:tc>
        <w:tc>
          <w:tcPr>
            <w:tcW w:w="1870" w:type="dxa"/>
            <w:shd w:val="clear" w:color="auto" w:fill="auto"/>
            <w:vAlign w:val="center"/>
          </w:tcPr>
          <w:p w14:paraId="2FBEED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-49.69</w:t>
            </w:r>
          </w:p>
        </w:tc>
        <w:tc>
          <w:tcPr>
            <w:tcW w:w="1870" w:type="dxa"/>
            <w:shd w:val="clear" w:color="auto" w:fill="auto"/>
            <w:vAlign w:val="center"/>
          </w:tcPr>
          <w:p w14:paraId="4AAA5B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17.02</w:t>
            </w:r>
          </w:p>
        </w:tc>
        <w:tc>
          <w:tcPr>
            <w:tcW w:w="1870" w:type="dxa"/>
            <w:shd w:val="clear" w:color="auto" w:fill="auto"/>
            <w:vAlign w:val="center"/>
          </w:tcPr>
          <w:p w14:paraId="0481940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-2.919</w:t>
            </w:r>
          </w:p>
        </w:tc>
        <w:tc>
          <w:tcPr>
            <w:tcW w:w="1870" w:type="dxa"/>
            <w:shd w:val="clear" w:color="auto" w:fill="auto"/>
            <w:vAlign w:val="center"/>
          </w:tcPr>
          <w:p w14:paraId="7A19867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0.00441</w:t>
            </w:r>
          </w:p>
        </w:tc>
      </w:tr>
      <w:tr w:rsidR="00882DA8" w:rsidRPr="00AA7C5F"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B1222E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-46.71</w:t>
            </w:r>
          </w:p>
        </w:tc>
        <w:tc>
          <w:tcPr>
            <w:tcW w:w="1870" w:type="dxa"/>
            <w:shd w:val="clear" w:color="auto" w:fill="auto"/>
            <w:vAlign w:val="center"/>
          </w:tcPr>
          <w:p w14:paraId="61D21B5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19.13</w:t>
            </w:r>
          </w:p>
        </w:tc>
        <w:tc>
          <w:tcPr>
            <w:tcW w:w="1870" w:type="dxa"/>
            <w:shd w:val="clear" w:color="auto" w:fill="auto"/>
            <w:vAlign w:val="center"/>
          </w:tcPr>
          <w:p w14:paraId="546F92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-2.441</w:t>
            </w:r>
          </w:p>
        </w:tc>
        <w:tc>
          <w:tcPr>
            <w:tcW w:w="1870" w:type="dxa"/>
            <w:shd w:val="clear" w:color="auto" w:fill="auto"/>
            <w:vAlign w:val="center"/>
          </w:tcPr>
          <w:p w14:paraId="5746A8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0.01652</w:t>
            </w:r>
          </w:p>
        </w:tc>
      </w:tr>
    </w:tbl>
    <w:p w14:paraId="1E3FC070" w14:textId="77777777" w:rsidR="00882DA8" w:rsidRPr="00AA7C5F" w:rsidRDefault="00882DA8" w:rsidP="00882DA8">
      <w:pPr>
        <w:spacing w:line="480" w:lineRule="auto"/>
        <w:jc w:val="both"/>
        <w:rPr>
          <w:rFonts w:ascii="Times New Roman" w:hAnsi="Times New Roman" w:cs="Times New Roman"/>
        </w:rPr>
      </w:pPr>
    </w:p>
    <w:p w14:paraId="0EC643BC" w14:textId="052CCAA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In this case, it is particularly interesting that the responses from those who identified themselves ideologically as center-left showed a much lower level of agreement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It is possible, therefore, that people who self-identify as center-left recognize the strong presence of Spanish in the Balearic Islands and, particularly, in Palma. Consequently, while still acknowledging the importance of Catalan and its role as an </w:t>
      </w:r>
      <w:r w:rsidR="0070546B" w:rsidRPr="00AA7C5F">
        <w:rPr>
          <w:rFonts w:ascii="Times New Roman" w:hAnsi="Times New Roman" w:cs="Times New Roman"/>
        </w:rPr>
        <w:t>identity</w:t>
      </w:r>
      <w:r w:rsidRPr="00AA7C5F">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AA7C5F">
        <w:rPr>
          <w:rFonts w:ascii="Times New Roman" w:hAnsi="Times New Roman" w:cs="Times New Roman"/>
        </w:rPr>
        <w:t>26</w:t>
      </w:r>
      <w:r w:rsidRPr="00AA7C5F">
        <w:rPr>
          <w:rFonts w:ascii="Times New Roman" w:hAnsi="Times New Roman" w:cs="Times New Roman"/>
        </w:rPr>
        <w:t>.</w:t>
      </w:r>
    </w:p>
    <w:p w14:paraId="67213BDE" w14:textId="39787954" w:rsidR="00882DA8" w:rsidRPr="00AA7C5F" w:rsidDel="009F4FE8" w:rsidRDefault="00882DA8" w:rsidP="00882DA8">
      <w:pPr>
        <w:spacing w:line="480" w:lineRule="auto"/>
        <w:jc w:val="both"/>
        <w:rPr>
          <w:del w:id="1935" w:author="Alejandro Andreas Jaume Losa" w:date="2024-04-10T18:47:00Z"/>
          <w:rFonts w:ascii="Times New Roman" w:hAnsi="Times New Roman" w:cs="Times New Roman"/>
        </w:rPr>
      </w:pPr>
      <w:del w:id="1936" w:author="Alejandro Andreas Jaume Losa" w:date="2024-04-10T18:47: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26</w:delText>
        </w:r>
        <w:r w:rsidR="00E428C1"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‘It is necessary to learn Catalan to fully integrate in the Balearic Islands’.</w:delText>
        </w:r>
      </w:del>
    </w:p>
    <w:p w14:paraId="010292D0"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Default="009F4FE8" w:rsidP="009F4FE8">
      <w:pPr>
        <w:spacing w:line="480" w:lineRule="auto"/>
        <w:jc w:val="center"/>
        <w:rPr>
          <w:ins w:id="1937" w:author="Alejandro Andreas Jaume Losa" w:date="2024-04-10T18:47:00Z"/>
          <w:rFonts w:ascii="Times New Roman" w:hAnsi="Times New Roman" w:cs="Times New Roman"/>
        </w:rPr>
        <w:pPrChange w:id="1938" w:author="Alejandro Andreas Jaume Losa" w:date="2024-04-10T18:47:00Z">
          <w:pPr>
            <w:spacing w:line="480" w:lineRule="auto"/>
            <w:ind w:firstLine="720"/>
            <w:jc w:val="both"/>
          </w:pPr>
        </w:pPrChange>
      </w:pPr>
      <w:ins w:id="1939" w:author="Alejandro Andreas Jaume Losa" w:date="2024-04-10T18:47:00Z">
        <w:r w:rsidRPr="00AA7C5F">
          <w:rPr>
            <w:rFonts w:ascii="Times New Roman" w:hAnsi="Times New Roman" w:cs="Times New Roman"/>
            <w:b/>
            <w:bCs/>
          </w:rPr>
          <w:t>Figure 26.</w:t>
        </w:r>
        <w:r w:rsidRPr="00AA7C5F">
          <w:rPr>
            <w:rFonts w:ascii="Times New Roman" w:hAnsi="Times New Roman" w:cs="Times New Roman"/>
          </w:rPr>
          <w:t xml:space="preserve"> Participant responses to the statement ‘It is necessary to learn Catalan to fully integrate in the Balearic Islands’.</w:t>
        </w:r>
      </w:ins>
    </w:p>
    <w:p w14:paraId="5AC6DCE6" w14:textId="7F8B990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ins w:id="1940" w:author="Alejandro Andreas Jaume Losa" w:date="2024-04-09T10:26:00Z">
        <w:r w:rsidR="00DC4790">
          <w:rPr>
            <w:rFonts w:ascii="Times New Roman" w:hAnsi="Times New Roman" w:cs="Times New Roman"/>
          </w:rPr>
          <w:t xml:space="preserve"> displayed noteworthy variations.</w:t>
        </w:r>
      </w:ins>
      <w:ins w:id="1941" w:author="Alejandro Andreas Jaume Losa" w:date="2024-04-09T10:27:00Z">
        <w:r w:rsidR="00DC4790">
          <w:rPr>
            <w:rFonts w:ascii="Times New Roman" w:hAnsi="Times New Roman" w:cs="Times New Roman"/>
          </w:rPr>
          <w:t xml:space="preserve"> </w:t>
        </w:r>
      </w:ins>
      <w:del w:id="1942" w:author="Alejandro Andreas Jaume Losa" w:date="2024-04-09T10:27:00Z">
        <w:r w:rsidRPr="00AA7C5F" w:rsidDel="00DC4790">
          <w:rPr>
            <w:rFonts w:ascii="Times New Roman" w:hAnsi="Times New Roman" w:cs="Times New Roman"/>
          </w:rPr>
          <w:delText xml:space="preserve"> </w:delText>
        </w:r>
        <w:commentRangeStart w:id="1943"/>
        <w:r w:rsidRPr="00AA7C5F" w:rsidDel="00DC4790">
          <w:rPr>
            <w:rFonts w:ascii="Times New Roman" w:hAnsi="Times New Roman" w:cs="Times New Roman"/>
          </w:rPr>
          <w:delText xml:space="preserve">showed interesting differences. </w:delText>
        </w:r>
        <w:commentRangeEnd w:id="1943"/>
        <w:r w:rsidR="003C33B8" w:rsidDel="00DC4790">
          <w:rPr>
            <w:rStyle w:val="CommentReference"/>
            <w:rFonts w:ascii="Times New Roman" w:eastAsia="Times New Roman" w:hAnsi="Times New Roman" w:cs="Times New Roman"/>
            <w:kern w:val="0"/>
            <w14:ligatures w14:val="none"/>
          </w:rPr>
          <w:commentReference w:id="1943"/>
        </w:r>
      </w:del>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ins w:id="1944" w:author="Alejandro Andreas Jaume Losa" w:date="2024-04-10T09:36:00Z">
        <w:r w:rsidR="00E7402C">
          <w:rPr>
            <w:rFonts w:ascii="Times New Roman" w:hAnsi="Times New Roman" w:cs="Times New Roman"/>
          </w:rPr>
          <w:t>indicating that these particular attitudes are not connected to political orientation in these data</w:t>
        </w:r>
        <w:r w:rsidR="00E7402C">
          <w:rPr>
            <w:rFonts w:ascii="Times New Roman" w:hAnsi="Times New Roman" w:cs="Times New Roman"/>
          </w:rPr>
          <w:t xml:space="preserve">. </w:t>
        </w:r>
      </w:ins>
      <w:del w:id="1945" w:author="Alejandro Andreas Jaume Losa" w:date="2024-04-10T09:36:00Z">
        <w:r w:rsidRPr="00AA7C5F" w:rsidDel="00E7402C">
          <w:rPr>
            <w:rFonts w:ascii="Times New Roman" w:hAnsi="Times New Roman" w:cs="Times New Roman"/>
          </w:rPr>
          <w:delText xml:space="preserve">indicating general consensus regarding attitudes towards Spanish. </w:delText>
        </w:r>
      </w:del>
      <w:r w:rsidRPr="00AA7C5F">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AA7C5F">
        <w:rPr>
          <w:rFonts w:ascii="Times New Roman" w:hAnsi="Times New Roman" w:cs="Times New Roman"/>
        </w:rPr>
        <w:lastRenderedPageBreak/>
        <w:t xml:space="preserve">identified as conservative (center, center-right, and right) showed a much lower level of agreement with this statement, as shown in Table </w:t>
      </w:r>
      <w:del w:id="1946" w:author="Alejandro Andreas Jaume Losa" w:date="2024-04-10T18:53:00Z">
        <w:r w:rsidR="0070546B" w:rsidRPr="00AA7C5F" w:rsidDel="0005100F">
          <w:rPr>
            <w:rFonts w:ascii="Times New Roman" w:hAnsi="Times New Roman" w:cs="Times New Roman"/>
          </w:rPr>
          <w:delText>30</w:delText>
        </w:r>
      </w:del>
      <w:ins w:id="1947" w:author="Alejandro Andreas Jaume Losa" w:date="2024-04-10T18:53:00Z">
        <w:r w:rsidR="0005100F">
          <w:rPr>
            <w:rFonts w:ascii="Times New Roman" w:hAnsi="Times New Roman" w:cs="Times New Roman"/>
          </w:rPr>
          <w:t>25</w:t>
        </w:r>
      </w:ins>
      <w:r w:rsidR="0070546B" w:rsidRPr="00AA7C5F">
        <w:rPr>
          <w:rFonts w:ascii="Times New Roman" w:hAnsi="Times New Roman" w:cs="Times New Roman"/>
        </w:rPr>
        <w:t>.</w:t>
      </w:r>
    </w:p>
    <w:p w14:paraId="1A154B42" w14:textId="3EBC456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1948" w:author="Alejandro Andreas Jaume Losa" w:date="2024-04-10T18:53:00Z">
        <w:r w:rsidR="0070546B" w:rsidRPr="00AA7C5F" w:rsidDel="0005100F">
          <w:rPr>
            <w:rFonts w:ascii="Times New Roman" w:hAnsi="Times New Roman" w:cs="Times New Roman"/>
            <w:b/>
            <w:bCs/>
          </w:rPr>
          <w:delText>30</w:delText>
        </w:r>
      </w:del>
      <w:ins w:id="1949" w:author="Alejandro Andreas Jaume Losa" w:date="2024-04-10T18:53:00Z">
        <w:r w:rsidR="0005100F">
          <w:rPr>
            <w:rFonts w:ascii="Times New Roman" w:hAnsi="Times New Roman" w:cs="Times New Roman"/>
            <w:b/>
            <w:bCs/>
          </w:rPr>
          <w:t>25</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108955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156A39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3CEC86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3D30E7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11.41</w:t>
            </w:r>
          </w:p>
        </w:tc>
        <w:tc>
          <w:tcPr>
            <w:tcW w:w="1870" w:type="dxa"/>
            <w:shd w:val="clear" w:color="auto" w:fill="auto"/>
            <w:vAlign w:val="center"/>
          </w:tcPr>
          <w:p w14:paraId="183A5F7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8.762</w:t>
            </w:r>
          </w:p>
        </w:tc>
        <w:tc>
          <w:tcPr>
            <w:tcW w:w="1870" w:type="dxa"/>
            <w:shd w:val="clear" w:color="auto" w:fill="auto"/>
            <w:vAlign w:val="center"/>
          </w:tcPr>
          <w:p w14:paraId="126C71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8.51e-14</w:t>
            </w:r>
          </w:p>
        </w:tc>
      </w:tr>
      <w:tr w:rsidR="00882DA8" w:rsidRPr="00AA7C5F"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7ED9CCA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-12.52</w:t>
            </w:r>
          </w:p>
        </w:tc>
        <w:tc>
          <w:tcPr>
            <w:tcW w:w="1870" w:type="dxa"/>
            <w:shd w:val="clear" w:color="auto" w:fill="auto"/>
            <w:vAlign w:val="center"/>
          </w:tcPr>
          <w:p w14:paraId="048C7B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12.22</w:t>
            </w:r>
          </w:p>
        </w:tc>
        <w:tc>
          <w:tcPr>
            <w:tcW w:w="1870" w:type="dxa"/>
            <w:shd w:val="clear" w:color="auto" w:fill="auto"/>
            <w:vAlign w:val="center"/>
          </w:tcPr>
          <w:p w14:paraId="1C72973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-1.025</w:t>
            </w:r>
          </w:p>
        </w:tc>
        <w:tc>
          <w:tcPr>
            <w:tcW w:w="1870" w:type="dxa"/>
            <w:shd w:val="clear" w:color="auto" w:fill="auto"/>
            <w:vAlign w:val="center"/>
          </w:tcPr>
          <w:p w14:paraId="731FBEE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0.30810</w:t>
            </w:r>
          </w:p>
        </w:tc>
      </w:tr>
      <w:tr w:rsidR="00882DA8" w:rsidRPr="00AA7C5F"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-13.700</w:t>
            </w:r>
          </w:p>
        </w:tc>
        <w:tc>
          <w:tcPr>
            <w:tcW w:w="1870" w:type="dxa"/>
            <w:shd w:val="clear" w:color="auto" w:fill="auto"/>
            <w:vAlign w:val="center"/>
          </w:tcPr>
          <w:p w14:paraId="683B71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13.261</w:t>
            </w:r>
          </w:p>
        </w:tc>
        <w:tc>
          <w:tcPr>
            <w:tcW w:w="1870" w:type="dxa"/>
            <w:shd w:val="clear" w:color="auto" w:fill="auto"/>
            <w:vAlign w:val="center"/>
          </w:tcPr>
          <w:p w14:paraId="4B772B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-1.033</w:t>
            </w:r>
          </w:p>
        </w:tc>
        <w:tc>
          <w:tcPr>
            <w:tcW w:w="1870" w:type="dxa"/>
            <w:shd w:val="clear" w:color="auto" w:fill="auto"/>
            <w:vAlign w:val="center"/>
          </w:tcPr>
          <w:p w14:paraId="35CB0B1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0.3042</w:t>
            </w:r>
          </w:p>
        </w:tc>
      </w:tr>
      <w:tr w:rsidR="00882DA8" w:rsidRPr="00AA7C5F"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6479BC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-42.80</w:t>
            </w:r>
          </w:p>
        </w:tc>
        <w:tc>
          <w:tcPr>
            <w:tcW w:w="1870" w:type="dxa"/>
            <w:shd w:val="clear" w:color="auto" w:fill="auto"/>
            <w:vAlign w:val="center"/>
          </w:tcPr>
          <w:p w14:paraId="2D482D8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17.68</w:t>
            </w:r>
          </w:p>
        </w:tc>
        <w:tc>
          <w:tcPr>
            <w:tcW w:w="1870" w:type="dxa"/>
            <w:shd w:val="clear" w:color="auto" w:fill="auto"/>
            <w:vAlign w:val="center"/>
          </w:tcPr>
          <w:p w14:paraId="4506CD5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-2.421</w:t>
            </w:r>
          </w:p>
        </w:tc>
        <w:tc>
          <w:tcPr>
            <w:tcW w:w="1870" w:type="dxa"/>
            <w:shd w:val="clear" w:color="auto" w:fill="auto"/>
            <w:vAlign w:val="center"/>
          </w:tcPr>
          <w:p w14:paraId="30FF3DE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0.01744</w:t>
            </w:r>
          </w:p>
        </w:tc>
      </w:tr>
      <w:tr w:rsidR="00882DA8" w:rsidRPr="00AA7C5F"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-38.25</w:t>
            </w:r>
          </w:p>
        </w:tc>
        <w:tc>
          <w:tcPr>
            <w:tcW w:w="1870" w:type="dxa"/>
            <w:shd w:val="clear" w:color="auto" w:fill="auto"/>
            <w:vAlign w:val="center"/>
          </w:tcPr>
          <w:p w14:paraId="3B8092B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14.36</w:t>
            </w:r>
          </w:p>
        </w:tc>
        <w:tc>
          <w:tcPr>
            <w:tcW w:w="1870" w:type="dxa"/>
            <w:shd w:val="clear" w:color="auto" w:fill="auto"/>
            <w:vAlign w:val="center"/>
          </w:tcPr>
          <w:p w14:paraId="4E89D85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-2.663</w:t>
            </w:r>
          </w:p>
        </w:tc>
        <w:tc>
          <w:tcPr>
            <w:tcW w:w="1870" w:type="dxa"/>
            <w:shd w:val="clear" w:color="auto" w:fill="auto"/>
            <w:vAlign w:val="center"/>
          </w:tcPr>
          <w:p w14:paraId="193C60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0.00912</w:t>
            </w:r>
          </w:p>
        </w:tc>
      </w:tr>
      <w:tr w:rsidR="00882DA8" w:rsidRPr="00AA7C5F"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F56CE5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-38.86</w:t>
            </w:r>
          </w:p>
        </w:tc>
        <w:tc>
          <w:tcPr>
            <w:tcW w:w="1870" w:type="dxa"/>
            <w:shd w:val="clear" w:color="auto" w:fill="auto"/>
            <w:vAlign w:val="center"/>
          </w:tcPr>
          <w:p w14:paraId="2037E4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16.14</w:t>
            </w:r>
          </w:p>
        </w:tc>
        <w:tc>
          <w:tcPr>
            <w:tcW w:w="1870" w:type="dxa"/>
            <w:shd w:val="clear" w:color="auto" w:fill="auto"/>
            <w:vAlign w:val="center"/>
          </w:tcPr>
          <w:p w14:paraId="1B36D8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-2.407</w:t>
            </w:r>
          </w:p>
        </w:tc>
        <w:tc>
          <w:tcPr>
            <w:tcW w:w="1870" w:type="dxa"/>
            <w:shd w:val="clear" w:color="auto" w:fill="auto"/>
            <w:vAlign w:val="center"/>
          </w:tcPr>
          <w:p w14:paraId="222011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0.01804</w:t>
            </w:r>
          </w:p>
        </w:tc>
      </w:tr>
    </w:tbl>
    <w:p w14:paraId="3D37EF96" w14:textId="77777777" w:rsidR="00882DA8" w:rsidRPr="00AA7C5F" w:rsidRDefault="00882DA8" w:rsidP="00882DA8">
      <w:pPr>
        <w:spacing w:line="480" w:lineRule="auto"/>
        <w:jc w:val="both"/>
        <w:rPr>
          <w:rFonts w:ascii="Times New Roman" w:hAnsi="Times New Roman" w:cs="Times New Roman"/>
        </w:rPr>
      </w:pPr>
    </w:p>
    <w:p w14:paraId="25EF1C9E" w14:textId="0D13659A" w:rsidR="00882DA8" w:rsidRPr="00AA7C5F" w:rsidDel="00DC4790" w:rsidRDefault="00882DA8" w:rsidP="009F4FE8">
      <w:pPr>
        <w:spacing w:line="480" w:lineRule="auto"/>
        <w:ind w:firstLine="720"/>
        <w:jc w:val="both"/>
        <w:rPr>
          <w:del w:id="1950" w:author="Alejandro Andreas Jaume Losa" w:date="2024-04-09T10:28:00Z"/>
          <w:rFonts w:ascii="Times New Roman" w:hAnsi="Times New Roman" w:cs="Times New Roman"/>
        </w:rPr>
        <w:pPrChange w:id="1951" w:author="Alejandro Andreas Jaume Losa" w:date="2024-04-10T18:47:00Z">
          <w:pPr>
            <w:spacing w:line="480" w:lineRule="auto"/>
            <w:ind w:firstLine="720"/>
            <w:jc w:val="both"/>
          </w:pPr>
        </w:pPrChange>
      </w:pPr>
      <w:r w:rsidRPr="00AA7C5F">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w:t>
      </w:r>
      <w:commentRangeStart w:id="1952"/>
      <w:r w:rsidRPr="00AA7C5F">
        <w:rPr>
          <w:rFonts w:ascii="Times New Roman" w:hAnsi="Times New Roman" w:cs="Times New Roman"/>
        </w:rPr>
        <w:t xml:space="preserve">Additionally, the analysis revealed a strong consensus among those identified as progressive, </w:t>
      </w:r>
      <w:ins w:id="1953" w:author="Alejandro Andreas Jaume Losa" w:date="2024-04-09T10:28:00Z">
        <w:r w:rsidR="00DC4790">
          <w:rPr>
            <w:rFonts w:ascii="Times New Roman" w:hAnsi="Times New Roman" w:cs="Times New Roman"/>
          </w:rPr>
          <w:t xml:space="preserve">as </w:t>
        </w:r>
        <w:commentRangeStart w:id="1954"/>
        <w:r w:rsidR="00DC4790">
          <w:rPr>
            <w:rFonts w:ascii="Times New Roman" w:hAnsi="Times New Roman" w:cs="Times New Roman"/>
          </w:rPr>
          <w:t xml:space="preserve">shown by the error bars </w:t>
        </w:r>
        <w:commentRangeEnd w:id="1954"/>
        <w:r w:rsidR="00DC4790">
          <w:rPr>
            <w:rStyle w:val="CommentReference"/>
            <w:rFonts w:ascii="Times New Roman" w:eastAsia="Times New Roman" w:hAnsi="Times New Roman" w:cs="Times New Roman"/>
            <w:kern w:val="0"/>
            <w14:ligatures w14:val="none"/>
          </w:rPr>
          <w:commentReference w:id="1954"/>
        </w:r>
        <w:r w:rsidR="00DC4790" w:rsidRPr="00AA7C5F">
          <w:rPr>
            <w:rFonts w:ascii="Times New Roman" w:hAnsi="Times New Roman" w:cs="Times New Roman"/>
          </w:rPr>
          <w:t xml:space="preserve">in Figure </w:t>
        </w:r>
        <w:r w:rsidR="00DC4790">
          <w:rPr>
            <w:rFonts w:ascii="Times New Roman" w:hAnsi="Times New Roman" w:cs="Times New Roman"/>
          </w:rPr>
          <w:t>27.</w:t>
        </w:r>
      </w:ins>
      <w:del w:id="1955" w:author="Alejandro Andreas Jaume Losa" w:date="2024-04-09T10:28:00Z">
        <w:r w:rsidRPr="00AA7C5F" w:rsidDel="00DC4790">
          <w:rPr>
            <w:rFonts w:ascii="Times New Roman" w:hAnsi="Times New Roman" w:cs="Times New Roman"/>
          </w:rPr>
          <w:delText xml:space="preserve">as shown in Figure </w:delText>
        </w:r>
        <w:r w:rsidR="007A177F" w:rsidRPr="00AA7C5F" w:rsidDel="00DC4790">
          <w:rPr>
            <w:rFonts w:ascii="Times New Roman" w:hAnsi="Times New Roman" w:cs="Times New Roman"/>
          </w:rPr>
          <w:delText>27</w:delText>
        </w:r>
        <w:r w:rsidRPr="00AA7C5F" w:rsidDel="00DC4790">
          <w:rPr>
            <w:rFonts w:ascii="Times New Roman" w:hAnsi="Times New Roman" w:cs="Times New Roman"/>
          </w:rPr>
          <w:delText>.</w:delText>
        </w:r>
        <w:commentRangeEnd w:id="1952"/>
        <w:r w:rsidR="00A91C6C" w:rsidDel="00DC4790">
          <w:rPr>
            <w:rStyle w:val="CommentReference"/>
            <w:rFonts w:ascii="Times New Roman" w:eastAsia="Times New Roman" w:hAnsi="Times New Roman" w:cs="Times New Roman"/>
            <w:kern w:val="0"/>
            <w14:ligatures w14:val="none"/>
          </w:rPr>
          <w:commentReference w:id="1952"/>
        </w:r>
      </w:del>
    </w:p>
    <w:p w14:paraId="15D0E73B" w14:textId="73384035" w:rsidR="00E428C1" w:rsidRPr="00AA7C5F" w:rsidDel="009F4FE8" w:rsidRDefault="00882DA8" w:rsidP="009F4FE8">
      <w:pPr>
        <w:spacing w:line="480" w:lineRule="auto"/>
        <w:jc w:val="both"/>
        <w:rPr>
          <w:del w:id="1956" w:author="Alejandro Andreas Jaume Losa" w:date="2024-04-10T18:47:00Z"/>
          <w:rFonts w:ascii="Times New Roman" w:hAnsi="Times New Roman" w:cs="Times New Roman"/>
        </w:rPr>
        <w:pPrChange w:id="1957" w:author="Alejandro Andreas Jaume Losa" w:date="2024-04-10T18:47:00Z">
          <w:pPr>
            <w:spacing w:line="480" w:lineRule="auto"/>
            <w:ind w:firstLine="720"/>
            <w:jc w:val="both"/>
          </w:pPr>
        </w:pPrChange>
      </w:pPr>
      <w:del w:id="1958" w:author="Alejandro Andreas Jaume Losa" w:date="2024-04-10T18:47: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27</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‘I live in the Balearic Islands and therefore I need to know, use, and study Catalan’.</w:delText>
        </w:r>
      </w:del>
    </w:p>
    <w:p w14:paraId="6129AC0B" w14:textId="0A438C9E" w:rsidR="00882DA8" w:rsidRPr="00AA7C5F" w:rsidRDefault="00882DA8" w:rsidP="00882DA8">
      <w:pPr>
        <w:spacing w:line="480" w:lineRule="auto"/>
        <w:jc w:val="both"/>
        <w:rPr>
          <w:rFonts w:ascii="Times New Roman" w:hAnsi="Times New Roman" w:cs="Times New Roman"/>
        </w:rPr>
      </w:pPr>
    </w:p>
    <w:p w14:paraId="16BA0940"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9F4FE8" w:rsidRDefault="009F4FE8" w:rsidP="009F4FE8">
      <w:pPr>
        <w:spacing w:line="480" w:lineRule="auto"/>
        <w:jc w:val="center"/>
        <w:rPr>
          <w:ins w:id="1959" w:author="Alejandro Andreas Jaume Losa" w:date="2024-04-10T18:47:00Z"/>
          <w:rFonts w:ascii="Times New Roman" w:hAnsi="Times New Roman" w:cs="Times New Roman"/>
          <w:rPrChange w:id="1960" w:author="Alejandro Andreas Jaume Losa" w:date="2024-04-10T18:47:00Z">
            <w:rPr>
              <w:ins w:id="1961" w:author="Alejandro Andreas Jaume Losa" w:date="2024-04-10T18:47:00Z"/>
              <w:rFonts w:ascii="Times New Roman" w:hAnsi="Times New Roman" w:cs="Times New Roman"/>
              <w:i/>
              <w:iCs/>
            </w:rPr>
          </w:rPrChange>
        </w:rPr>
        <w:pPrChange w:id="1962" w:author="Alejandro Andreas Jaume Losa" w:date="2024-04-10T18:47:00Z">
          <w:pPr>
            <w:spacing w:line="480" w:lineRule="auto"/>
            <w:jc w:val="both"/>
          </w:pPr>
        </w:pPrChange>
      </w:pPr>
      <w:ins w:id="1963" w:author="Alejandro Andreas Jaume Losa" w:date="2024-04-10T18:47:00Z">
        <w:r w:rsidRPr="00AA7C5F">
          <w:rPr>
            <w:rFonts w:ascii="Times New Roman" w:hAnsi="Times New Roman" w:cs="Times New Roman"/>
            <w:b/>
            <w:bCs/>
          </w:rPr>
          <w:t>Figure 27.</w:t>
        </w:r>
        <w:r w:rsidRPr="00AA7C5F">
          <w:rPr>
            <w:rFonts w:ascii="Times New Roman" w:hAnsi="Times New Roman" w:cs="Times New Roman"/>
          </w:rPr>
          <w:t xml:space="preserve"> Participant responses to the statement ‘I live in the Balearic Islands and therefore I need to know, use, and study Catalan’.</w:t>
        </w:r>
      </w:ins>
    </w:p>
    <w:p w14:paraId="7A019B43" w14:textId="0714AFBC" w:rsidR="00882DA8" w:rsidRPr="00532F9B" w:rsidRDefault="00532F9B" w:rsidP="009F4FE8">
      <w:pPr>
        <w:spacing w:line="480" w:lineRule="auto"/>
        <w:ind w:firstLine="720"/>
        <w:jc w:val="both"/>
        <w:rPr>
          <w:rFonts w:ascii="Times New Roman" w:hAnsi="Times New Roman" w:cs="Times New Roman"/>
          <w:i/>
          <w:iCs/>
          <w:rPrChange w:id="1964" w:author="Kendra Dickinson [2]" w:date="2024-03-19T11:53:00Z">
            <w:rPr>
              <w:rFonts w:ascii="Times New Roman" w:hAnsi="Times New Roman" w:cs="Times New Roman"/>
            </w:rPr>
          </w:rPrChange>
        </w:rPr>
      </w:pPr>
      <w:ins w:id="1965" w:author="Kendra Dickinson [2]" w:date="2024-03-19T11:53:00Z">
        <w:r w:rsidRPr="00532F9B">
          <w:rPr>
            <w:rFonts w:ascii="Times New Roman" w:hAnsi="Times New Roman" w:cs="Times New Roman"/>
            <w:i/>
            <w:iCs/>
            <w:rPrChange w:id="1966" w:author="Kendra Dickinson [2]" w:date="2024-03-19T11:53:00Z">
              <w:rPr>
                <w:rFonts w:ascii="Times New Roman" w:hAnsi="Times New Roman" w:cs="Times New Roman"/>
                <w:b/>
                <w:bCs/>
              </w:rPr>
            </w:rPrChange>
          </w:rPr>
          <w:t>4.</w:t>
        </w:r>
      </w:ins>
      <w:ins w:id="1967" w:author="Alejandro Andreas Jaume Losa" w:date="2024-04-10T09:37:00Z">
        <w:r w:rsidR="00E7402C">
          <w:rPr>
            <w:rFonts w:ascii="Times New Roman" w:hAnsi="Times New Roman" w:cs="Times New Roman"/>
            <w:i/>
            <w:iCs/>
          </w:rPr>
          <w:t>6</w:t>
        </w:r>
      </w:ins>
      <w:ins w:id="1968" w:author="Alejandro Andreas Jaume Losa" w:date="2024-04-10T18:47:00Z">
        <w:r w:rsidR="009F4FE8">
          <w:rPr>
            <w:rFonts w:ascii="Times New Roman" w:hAnsi="Times New Roman" w:cs="Times New Roman"/>
            <w:i/>
            <w:iCs/>
          </w:rPr>
          <w:t>.</w:t>
        </w:r>
      </w:ins>
      <w:ins w:id="1969" w:author="Kendra Dickinson [2]" w:date="2024-03-19T11:53:00Z">
        <w:del w:id="1970" w:author="Alejandro Andreas Jaume Losa" w:date="2024-04-10T09:37:00Z">
          <w:r w:rsidRPr="00532F9B" w:rsidDel="00E7402C">
            <w:rPr>
              <w:rFonts w:ascii="Times New Roman" w:hAnsi="Times New Roman" w:cs="Times New Roman"/>
              <w:i/>
              <w:iCs/>
              <w:rPrChange w:id="1971" w:author="Kendra Dickinson [2]" w:date="2024-03-19T11:53:00Z">
                <w:rPr>
                  <w:rFonts w:ascii="Times New Roman" w:hAnsi="Times New Roman" w:cs="Times New Roman"/>
                  <w:b/>
                  <w:bCs/>
                </w:rPr>
              </w:rPrChange>
            </w:rPr>
            <w:delText>5.</w:delText>
          </w:r>
        </w:del>
        <w:r w:rsidRPr="00532F9B">
          <w:rPr>
            <w:rFonts w:ascii="Times New Roman" w:hAnsi="Times New Roman" w:cs="Times New Roman"/>
            <w:i/>
            <w:iCs/>
            <w:rPrChange w:id="1972" w:author="Kendra Dickinson [2]" w:date="2024-03-19T11:53:00Z">
              <w:rPr>
                <w:rFonts w:ascii="Times New Roman" w:hAnsi="Times New Roman" w:cs="Times New Roman"/>
                <w:b/>
                <w:bCs/>
              </w:rPr>
            </w:rPrChange>
          </w:rPr>
          <w:t xml:space="preserve"> </w:t>
        </w:r>
      </w:ins>
      <w:r w:rsidR="00882DA8" w:rsidRPr="00532F9B">
        <w:rPr>
          <w:rFonts w:ascii="Times New Roman" w:hAnsi="Times New Roman" w:cs="Times New Roman"/>
          <w:i/>
          <w:iCs/>
          <w:rPrChange w:id="1973" w:author="Kendra Dickinson [2]" w:date="2024-03-19T11:53:00Z">
            <w:rPr>
              <w:rFonts w:ascii="Times New Roman" w:hAnsi="Times New Roman" w:cs="Times New Roman"/>
              <w:b/>
              <w:bCs/>
            </w:rPr>
          </w:rPrChange>
        </w:rPr>
        <w:t>Population trends</w:t>
      </w:r>
    </w:p>
    <w:p w14:paraId="2AAE5054" w14:textId="79A808ED" w:rsidR="00882DA8" w:rsidRPr="00AA7C5F" w:rsidDel="00DC4790" w:rsidRDefault="00882DA8" w:rsidP="00882DA8">
      <w:pPr>
        <w:spacing w:line="480" w:lineRule="auto"/>
        <w:ind w:firstLine="720"/>
        <w:jc w:val="both"/>
        <w:rPr>
          <w:del w:id="1974" w:author="Alejandro Andreas Jaume Losa" w:date="2024-04-09T10:28:00Z"/>
          <w:rFonts w:ascii="Times New Roman" w:hAnsi="Times New Roman" w:cs="Times New Roman"/>
        </w:rPr>
      </w:pPr>
      <w:r w:rsidRPr="00AA7C5F">
        <w:rPr>
          <w:rFonts w:ascii="Times New Roman" w:hAnsi="Times New Roman" w:cs="Times New Roman"/>
        </w:rPr>
        <w:t>Several of the statements that participants evaluated also related to population trends</w:t>
      </w:r>
      <w:ins w:id="1975" w:author="Kendra Dickinson" w:date="2024-03-26T13:31:00Z">
        <w:r w:rsidR="00DA406B">
          <w:rPr>
            <w:rFonts w:ascii="Times New Roman" w:hAnsi="Times New Roman" w:cs="Times New Roman"/>
          </w:rPr>
          <w:t xml:space="preserve"> with regard to </w:t>
        </w:r>
      </w:ins>
      <w:ins w:id="1976" w:author="Kendra Dickinson" w:date="2024-03-26T13:32:00Z">
        <w:r w:rsidR="00DA406B">
          <w:rPr>
            <w:rFonts w:ascii="Times New Roman" w:hAnsi="Times New Roman" w:cs="Times New Roman"/>
          </w:rPr>
          <w:t>use of Catalan and Spanish</w:t>
        </w:r>
      </w:ins>
      <w:r w:rsidRPr="00AA7C5F">
        <w:rPr>
          <w:rFonts w:ascii="Times New Roman" w:hAnsi="Times New Roman" w:cs="Times New Roman"/>
        </w:rPr>
        <w:t>. These statements are shown</w:t>
      </w:r>
      <w:del w:id="1977" w:author="Alejandro Andreas Jaume Losa" w:date="2024-04-09T10:28:00Z">
        <w:r w:rsidRPr="00AA7C5F" w:rsidDel="00DC4790">
          <w:rPr>
            <w:rFonts w:ascii="Times New Roman" w:hAnsi="Times New Roman" w:cs="Times New Roman"/>
          </w:rPr>
          <w:delText xml:space="preserve"> </w:delText>
        </w:r>
      </w:del>
      <w:ins w:id="1978" w:author="Alejandro Andreas Jaume Losa" w:date="2024-04-09T10:28:00Z">
        <w:r w:rsidR="00DC4790">
          <w:rPr>
            <w:rFonts w:ascii="Times New Roman" w:hAnsi="Times New Roman" w:cs="Times New Roman"/>
          </w:rPr>
          <w:t xml:space="preserve"> in the Appendix</w:t>
        </w:r>
      </w:ins>
      <w:del w:id="1979" w:author="Alejandro Andreas Jaume Losa" w:date="2024-04-09T10:28:00Z">
        <w:r w:rsidRPr="00AA7C5F" w:rsidDel="00DC4790">
          <w:rPr>
            <w:rFonts w:ascii="Times New Roman" w:hAnsi="Times New Roman" w:cs="Times New Roman"/>
          </w:rPr>
          <w:delText xml:space="preserve">in Table </w:delText>
        </w:r>
        <w:r w:rsidR="0070546B" w:rsidRPr="00AA7C5F" w:rsidDel="00DC4790">
          <w:rPr>
            <w:rFonts w:ascii="Times New Roman" w:hAnsi="Times New Roman" w:cs="Times New Roman"/>
          </w:rPr>
          <w:delText>31</w:delText>
        </w:r>
      </w:del>
      <w:r w:rsidRPr="00AA7C5F">
        <w:rPr>
          <w:rFonts w:ascii="Times New Roman" w:hAnsi="Times New Roman" w:cs="Times New Roman"/>
        </w:rPr>
        <w:t>. In what follows, I detail the relationship between participant responses to each of these statements and political orientation.</w:t>
      </w:r>
    </w:p>
    <w:p w14:paraId="7C4C6B12" w14:textId="32D15DFE" w:rsidR="00882DA8" w:rsidRPr="00AA7C5F" w:rsidRDefault="00882DA8">
      <w:pPr>
        <w:spacing w:line="480" w:lineRule="auto"/>
        <w:ind w:firstLine="720"/>
        <w:jc w:val="both"/>
        <w:rPr>
          <w:rFonts w:ascii="Times New Roman" w:hAnsi="Times New Roman" w:cs="Times New Roman"/>
        </w:rPr>
        <w:pPrChange w:id="1980" w:author="Alejandro Andreas Jaume Losa" w:date="2024-04-09T10:28:00Z">
          <w:pPr>
            <w:spacing w:line="480" w:lineRule="auto"/>
            <w:jc w:val="both"/>
          </w:pPr>
        </w:pPrChange>
      </w:pPr>
      <w:del w:id="1981" w:author="Alejandro Andreas Jaume Losa" w:date="2024-04-09T10:28:00Z">
        <w:r w:rsidRPr="00AA7C5F" w:rsidDel="00DC4790">
          <w:rPr>
            <w:rFonts w:ascii="Times New Roman" w:hAnsi="Times New Roman" w:cs="Times New Roman"/>
            <w:b/>
            <w:bCs/>
          </w:rPr>
          <w:delText xml:space="preserve">Table </w:delText>
        </w:r>
        <w:r w:rsidR="0070546B" w:rsidRPr="00AA7C5F" w:rsidDel="00DC4790">
          <w:rPr>
            <w:rFonts w:ascii="Times New Roman" w:hAnsi="Times New Roman" w:cs="Times New Roman"/>
            <w:b/>
            <w:bCs/>
          </w:rPr>
          <w:delText>31</w:delText>
        </w:r>
        <w:r w:rsidRPr="00AA7C5F" w:rsidDel="00DC4790">
          <w:rPr>
            <w:rFonts w:ascii="Times New Roman" w:hAnsi="Times New Roman" w:cs="Times New Roman"/>
            <w:b/>
            <w:bCs/>
          </w:rPr>
          <w:delText xml:space="preserve">. </w:delText>
        </w:r>
        <w:r w:rsidRPr="00AA7C5F" w:rsidDel="00DC4790">
          <w:rPr>
            <w:rFonts w:ascii="Times New Roman" w:hAnsi="Times New Roman" w:cs="Times New Roman"/>
          </w:rPr>
          <w:delText>Statements related to population trends in Catalan, Spanish, and English</w:delText>
        </w:r>
      </w:del>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rsidDel="00DC4790" w14:paraId="6E509B88" w14:textId="2F6E13DF" w:rsidTr="00C70BF2">
        <w:trPr>
          <w:cnfStyle w:val="100000000000" w:firstRow="1" w:lastRow="0" w:firstColumn="0" w:lastColumn="0" w:oddVBand="0" w:evenVBand="0" w:oddHBand="0" w:evenHBand="0" w:firstRowFirstColumn="0" w:firstRowLastColumn="0" w:lastRowFirstColumn="0" w:lastRowLastColumn="0"/>
          <w:trHeight w:val="57"/>
          <w:del w:id="1982" w:author="Alejandro Andreas Jaume Losa" w:date="2024-04-09T10:28: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1AB49976" w14:textId="5D644353" w:rsidR="00882DA8" w:rsidRPr="00AA7C5F" w:rsidDel="00DC4790" w:rsidRDefault="00882DA8" w:rsidP="00C70BF2">
            <w:pPr>
              <w:spacing w:line="276" w:lineRule="auto"/>
              <w:jc w:val="both"/>
              <w:rPr>
                <w:del w:id="1983" w:author="Alejandro Andreas Jaume Losa" w:date="2024-04-09T10:28:00Z"/>
                <w:rFonts w:ascii="Times New Roman" w:hAnsi="Times New Roman" w:cs="Times New Roman"/>
                <w:b w:val="0"/>
                <w:bCs w:val="0"/>
              </w:rPr>
            </w:pPr>
            <w:del w:id="1984" w:author="Alejandro Andreas Jaume Losa" w:date="2024-04-09T10:28:00Z">
              <w:r w:rsidRPr="00AA7C5F" w:rsidDel="00DC4790">
                <w:rPr>
                  <w:rFonts w:ascii="Times New Roman" w:hAnsi="Times New Roman" w:cs="Times New Roman"/>
                  <w:b w:val="0"/>
                  <w:bCs w:val="0"/>
                </w:rPr>
                <w:delText>Statements related to Catalan</w:delText>
              </w:r>
            </w:del>
          </w:p>
        </w:tc>
        <w:tc>
          <w:tcPr>
            <w:tcW w:w="4675" w:type="dxa"/>
            <w:tcBorders>
              <w:top w:val="single" w:sz="4" w:space="0" w:color="auto"/>
              <w:bottom w:val="single" w:sz="4" w:space="0" w:color="auto"/>
            </w:tcBorders>
            <w:vAlign w:val="center"/>
          </w:tcPr>
          <w:p w14:paraId="1D700A87" w14:textId="0BE370E1" w:rsidR="00882DA8" w:rsidRPr="00AA7C5F" w:rsidDel="00DC4790"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del w:id="1985" w:author="Alejandro Andreas Jaume Losa" w:date="2024-04-09T10:28:00Z"/>
                <w:rFonts w:ascii="Times New Roman" w:hAnsi="Times New Roman" w:cs="Times New Roman"/>
                <w:b w:val="0"/>
                <w:bCs w:val="0"/>
              </w:rPr>
            </w:pPr>
            <w:del w:id="1986" w:author="Alejandro Andreas Jaume Losa" w:date="2024-04-09T10:28:00Z">
              <w:r w:rsidRPr="00AA7C5F" w:rsidDel="00DC4790">
                <w:rPr>
                  <w:rFonts w:ascii="Times New Roman" w:hAnsi="Times New Roman" w:cs="Times New Roman"/>
                  <w:b w:val="0"/>
                  <w:bCs w:val="0"/>
                </w:rPr>
                <w:delText>Statements related to Spanish</w:delText>
              </w:r>
            </w:del>
          </w:p>
        </w:tc>
      </w:tr>
      <w:tr w:rsidR="00882DA8" w:rsidRPr="00AA7C5F" w:rsidDel="00DC4790" w14:paraId="11ADD217" w14:textId="2B871EAC" w:rsidTr="00C70BF2">
        <w:trPr>
          <w:cnfStyle w:val="000000100000" w:firstRow="0" w:lastRow="0" w:firstColumn="0" w:lastColumn="0" w:oddVBand="0" w:evenVBand="0" w:oddHBand="1" w:evenHBand="0" w:firstRowFirstColumn="0" w:firstRowLastColumn="0" w:lastRowFirstColumn="0" w:lastRowLastColumn="0"/>
          <w:del w:id="1987" w:author="Alejandro Andreas Jaume Losa" w:date="2024-04-09T10:28:00Z"/>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56B9CFB" w14:textId="2CFD2B54" w:rsidR="00882DA8" w:rsidRPr="006A383F" w:rsidDel="00DC4790" w:rsidRDefault="00882DA8" w:rsidP="00C70BF2">
            <w:pPr>
              <w:pStyle w:val="paragraph"/>
              <w:spacing w:before="0" w:beforeAutospacing="0" w:after="0" w:afterAutospacing="0"/>
              <w:textAlignment w:val="baseline"/>
              <w:rPr>
                <w:del w:id="1988" w:author="Alejandro Andreas Jaume Losa" w:date="2024-04-09T10:28:00Z"/>
                <w:b w:val="0"/>
                <w:bCs w:val="0"/>
                <w:color w:val="auto"/>
              </w:rPr>
            </w:pPr>
          </w:p>
          <w:p w14:paraId="2C72044E" w14:textId="07B507CF" w:rsidR="00882DA8" w:rsidRPr="006A383F" w:rsidDel="00DC4790" w:rsidRDefault="00882DA8" w:rsidP="00C70BF2">
            <w:pPr>
              <w:spacing w:line="276" w:lineRule="auto"/>
              <w:jc w:val="both"/>
              <w:rPr>
                <w:del w:id="1989" w:author="Alejandro Andreas Jaume Losa" w:date="2024-04-09T10:28:00Z"/>
                <w:rFonts w:ascii="Times New Roman" w:hAnsi="Times New Roman" w:cs="Times New Roman"/>
                <w:b w:val="0"/>
                <w:bCs w:val="0"/>
                <w:i/>
                <w:iCs/>
              </w:rPr>
            </w:pPr>
            <w:del w:id="1990" w:author="Alejandro Andreas Jaume Losa" w:date="2024-04-09T10:28:00Z">
              <w:r w:rsidRPr="006A383F" w:rsidDel="00DC4790">
                <w:rPr>
                  <w:rFonts w:ascii="Times New Roman" w:hAnsi="Times New Roman" w:cs="Times New Roman"/>
                  <w:i/>
                  <w:iCs/>
                </w:rPr>
                <w:delText>De cada vegada menys gent sap català.</w:delText>
              </w:r>
            </w:del>
          </w:p>
          <w:p w14:paraId="2D1BE3E0" w14:textId="6183EE17" w:rsidR="00882DA8" w:rsidRPr="006A383F" w:rsidDel="00DC4790" w:rsidRDefault="00882DA8" w:rsidP="00C70BF2">
            <w:pPr>
              <w:spacing w:line="276" w:lineRule="auto"/>
              <w:jc w:val="both"/>
              <w:rPr>
                <w:del w:id="1991" w:author="Alejandro Andreas Jaume Losa" w:date="2024-04-09T10:28:00Z"/>
                <w:rFonts w:ascii="Times New Roman" w:hAnsi="Times New Roman" w:cs="Times New Roman"/>
                <w:b w:val="0"/>
                <w:bCs w:val="0"/>
                <w:i/>
                <w:iCs/>
              </w:rPr>
            </w:pPr>
            <w:del w:id="1992" w:author="Alejandro Andreas Jaume Losa" w:date="2024-04-09T10:28:00Z">
              <w:r w:rsidRPr="006A383F" w:rsidDel="00DC4790">
                <w:rPr>
                  <w:rFonts w:ascii="Times New Roman" w:hAnsi="Times New Roman" w:cs="Times New Roman"/>
                  <w:i/>
                  <w:iCs/>
                </w:rPr>
                <w:delText>De cada vez menos gente sabe catalán.</w:delText>
              </w:r>
            </w:del>
          </w:p>
          <w:p w14:paraId="2201E36A" w14:textId="66DE2F74" w:rsidR="00882DA8" w:rsidRPr="00AA7C5F" w:rsidDel="00DC4790" w:rsidRDefault="00882DA8" w:rsidP="00C70BF2">
            <w:pPr>
              <w:pStyle w:val="paragraph"/>
              <w:spacing w:before="0" w:beforeAutospacing="0" w:after="0" w:afterAutospacing="0"/>
              <w:textAlignment w:val="baseline"/>
              <w:rPr>
                <w:del w:id="1993" w:author="Alejandro Andreas Jaume Losa" w:date="2024-04-09T10:28:00Z"/>
                <w:b w:val="0"/>
                <w:bCs w:val="0"/>
                <w:color w:val="auto"/>
              </w:rPr>
            </w:pPr>
            <w:del w:id="1994" w:author="Alejandro Andreas Jaume Losa" w:date="2024-04-09T10:28:00Z">
              <w:r w:rsidRPr="00AA7C5F" w:rsidDel="00DC4790">
                <w:rPr>
                  <w:b w:val="0"/>
                  <w:bCs w:val="0"/>
                </w:rPr>
                <w:delText>Fewer and fewer people know Catalan.</w:delText>
              </w:r>
            </w:del>
          </w:p>
        </w:tc>
        <w:tc>
          <w:tcPr>
            <w:tcW w:w="4675" w:type="dxa"/>
            <w:tcBorders>
              <w:top w:val="single" w:sz="4" w:space="0" w:color="auto"/>
            </w:tcBorders>
            <w:shd w:val="clear" w:color="auto" w:fill="auto"/>
          </w:tcPr>
          <w:p w14:paraId="3D7E2795" w14:textId="74CF51D3"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995" w:author="Alejandro Andreas Jaume Losa" w:date="2024-04-09T10:28:00Z"/>
                <w:rFonts w:ascii="Times New Roman" w:hAnsi="Times New Roman" w:cs="Times New Roman"/>
              </w:rPr>
            </w:pPr>
          </w:p>
          <w:p w14:paraId="2BC1634F" w14:textId="4CA196CB" w:rsidR="00882DA8" w:rsidRPr="006A383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996" w:author="Alejandro Andreas Jaume Losa" w:date="2024-04-09T10:28:00Z"/>
                <w:rFonts w:ascii="Times New Roman" w:hAnsi="Times New Roman" w:cs="Times New Roman"/>
                <w:i/>
                <w:iCs/>
              </w:rPr>
            </w:pPr>
            <w:del w:id="1997" w:author="Alejandro Andreas Jaume Losa" w:date="2024-04-09T10:28:00Z">
              <w:r w:rsidRPr="006A383F" w:rsidDel="00DC4790">
                <w:rPr>
                  <w:rFonts w:ascii="Times New Roman" w:hAnsi="Times New Roman" w:cs="Times New Roman"/>
                  <w:i/>
                  <w:iCs/>
                </w:rPr>
                <w:delText>De cada vegada menys gent sap castellà.</w:delText>
              </w:r>
            </w:del>
          </w:p>
          <w:p w14:paraId="350BA1EB" w14:textId="681055E5" w:rsidR="00882DA8" w:rsidRPr="006A383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1998" w:author="Alejandro Andreas Jaume Losa" w:date="2024-04-09T10:28:00Z"/>
                <w:rFonts w:ascii="Times New Roman" w:hAnsi="Times New Roman" w:cs="Times New Roman"/>
                <w:i/>
                <w:iCs/>
              </w:rPr>
            </w:pPr>
            <w:del w:id="1999" w:author="Alejandro Andreas Jaume Losa" w:date="2024-04-09T10:28:00Z">
              <w:r w:rsidRPr="006A383F" w:rsidDel="00DC4790">
                <w:rPr>
                  <w:rFonts w:ascii="Times New Roman" w:hAnsi="Times New Roman" w:cs="Times New Roman"/>
                  <w:i/>
                  <w:iCs/>
                </w:rPr>
                <w:delText>De cada vez menos gente sabe castellano.</w:delText>
              </w:r>
            </w:del>
          </w:p>
          <w:p w14:paraId="1A4F9482" w14:textId="2B6B31F7"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00" w:author="Alejandro Andreas Jaume Losa" w:date="2024-04-09T10:28:00Z"/>
                <w:rFonts w:ascii="Times New Roman" w:hAnsi="Times New Roman" w:cs="Times New Roman"/>
              </w:rPr>
            </w:pPr>
            <w:del w:id="2001" w:author="Alejandro Andreas Jaume Losa" w:date="2024-04-09T10:28:00Z">
              <w:r w:rsidRPr="00AA7C5F" w:rsidDel="00DC4790">
                <w:rPr>
                  <w:rFonts w:ascii="Times New Roman" w:hAnsi="Times New Roman" w:cs="Times New Roman"/>
                </w:rPr>
                <w:delText>Fewer and fewer people know Spanish.</w:delText>
              </w:r>
            </w:del>
          </w:p>
          <w:p w14:paraId="7A00F46C" w14:textId="4A68A4CD" w:rsidR="00882DA8" w:rsidRPr="00AA7C5F" w:rsidDel="00DC4790" w:rsidRDefault="00882DA8" w:rsidP="00C70BF2">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del w:id="2002" w:author="Alejandro Andreas Jaume Losa" w:date="2024-04-09T10:28:00Z"/>
                <w:i/>
                <w:iCs/>
                <w:color w:val="auto"/>
              </w:rPr>
            </w:pPr>
          </w:p>
        </w:tc>
      </w:tr>
      <w:tr w:rsidR="00882DA8" w:rsidRPr="00AA7C5F" w:rsidDel="00DC4790" w14:paraId="3241979B" w14:textId="4B6FF064" w:rsidTr="00C70BF2">
        <w:trPr>
          <w:del w:id="2003" w:author="Alejandro Andreas Jaume Losa" w:date="2024-04-09T10:28:00Z"/>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46183C3" w14:textId="79B069EC" w:rsidR="00882DA8" w:rsidRPr="00AA7C5F" w:rsidDel="00DC4790" w:rsidRDefault="00882DA8" w:rsidP="00C70BF2">
            <w:pPr>
              <w:spacing w:line="276" w:lineRule="auto"/>
              <w:jc w:val="both"/>
              <w:rPr>
                <w:del w:id="2004" w:author="Alejandro Andreas Jaume Losa" w:date="2024-04-09T10:28:00Z"/>
                <w:rFonts w:ascii="Times New Roman" w:hAnsi="Times New Roman" w:cs="Times New Roman"/>
                <w:b w:val="0"/>
                <w:bCs w:val="0"/>
              </w:rPr>
            </w:pPr>
          </w:p>
          <w:p w14:paraId="3C08ADA7" w14:textId="4947868E" w:rsidR="00882DA8" w:rsidRPr="006A383F" w:rsidDel="00DC4790" w:rsidRDefault="00882DA8" w:rsidP="00C70BF2">
            <w:pPr>
              <w:pStyle w:val="paragraph"/>
              <w:spacing w:before="0" w:beforeAutospacing="0" w:after="0" w:afterAutospacing="0"/>
              <w:textAlignment w:val="baseline"/>
              <w:rPr>
                <w:del w:id="2005" w:author="Alejandro Andreas Jaume Losa" w:date="2024-04-09T10:28:00Z"/>
                <w:b w:val="0"/>
                <w:bCs w:val="0"/>
                <w:i/>
                <w:iCs/>
                <w:color w:val="auto"/>
              </w:rPr>
            </w:pPr>
            <w:del w:id="2006" w:author="Alejandro Andreas Jaume Losa" w:date="2024-04-09T10:28:00Z">
              <w:r w:rsidRPr="006A383F" w:rsidDel="00DC4790">
                <w:rPr>
                  <w:i/>
                  <w:iCs/>
                </w:rPr>
                <w:delText>El català està en perill de desaparèixer a les Balears.</w:delText>
              </w:r>
            </w:del>
          </w:p>
          <w:p w14:paraId="33FAA308" w14:textId="5987CE5F" w:rsidR="00882DA8" w:rsidRPr="006A383F" w:rsidDel="00DC4790" w:rsidRDefault="00882DA8" w:rsidP="00C70BF2">
            <w:pPr>
              <w:pStyle w:val="paragraph"/>
              <w:spacing w:before="0" w:beforeAutospacing="0" w:after="0" w:afterAutospacing="0"/>
              <w:textAlignment w:val="baseline"/>
              <w:rPr>
                <w:del w:id="2007" w:author="Alejandro Andreas Jaume Losa" w:date="2024-04-09T10:28:00Z"/>
                <w:b w:val="0"/>
                <w:bCs w:val="0"/>
                <w:i/>
                <w:iCs/>
                <w:color w:val="auto"/>
              </w:rPr>
            </w:pPr>
            <w:del w:id="2008" w:author="Alejandro Andreas Jaume Losa" w:date="2024-04-09T10:28:00Z">
              <w:r w:rsidRPr="006A383F" w:rsidDel="00DC4790">
                <w:rPr>
                  <w:i/>
                  <w:iCs/>
                </w:rPr>
                <w:delText>El catalán está en peligro de desaparecer en las Baleares.</w:delText>
              </w:r>
            </w:del>
          </w:p>
          <w:p w14:paraId="314D28B3" w14:textId="7230E7A2" w:rsidR="00882DA8" w:rsidRPr="00AA7C5F" w:rsidDel="00DC4790" w:rsidRDefault="00882DA8" w:rsidP="00C70BF2">
            <w:pPr>
              <w:pStyle w:val="paragraph"/>
              <w:spacing w:before="0" w:beforeAutospacing="0" w:after="0" w:afterAutospacing="0"/>
              <w:textAlignment w:val="baseline"/>
              <w:rPr>
                <w:del w:id="2009" w:author="Alejandro Andreas Jaume Losa" w:date="2024-04-09T10:28:00Z"/>
                <w:b w:val="0"/>
                <w:bCs w:val="0"/>
                <w:color w:val="auto"/>
              </w:rPr>
            </w:pPr>
            <w:del w:id="2010" w:author="Alejandro Andreas Jaume Losa" w:date="2024-04-09T10:28:00Z">
              <w:r w:rsidRPr="00AA7C5F" w:rsidDel="00DC4790">
                <w:rPr>
                  <w:b w:val="0"/>
                  <w:bCs w:val="0"/>
                  <w:color w:val="auto"/>
                </w:rPr>
                <w:delText>Catalan is in danger of disappearing in the Balearic Islands.</w:delText>
              </w:r>
            </w:del>
          </w:p>
        </w:tc>
        <w:tc>
          <w:tcPr>
            <w:tcW w:w="4675" w:type="dxa"/>
            <w:shd w:val="clear" w:color="auto" w:fill="auto"/>
          </w:tcPr>
          <w:p w14:paraId="781F16BE" w14:textId="5933144E"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2011" w:author="Alejandro Andreas Jaume Losa" w:date="2024-04-09T10:28:00Z"/>
                <w:rFonts w:ascii="Times New Roman" w:hAnsi="Times New Roman" w:cs="Times New Roman"/>
              </w:rPr>
            </w:pPr>
          </w:p>
          <w:p w14:paraId="5BB86E4F" w14:textId="4640B904" w:rsidR="00882DA8" w:rsidRPr="006A383F" w:rsidDel="00DC4790"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del w:id="2012" w:author="Alejandro Andreas Jaume Losa" w:date="2024-04-09T10:28:00Z"/>
                <w:i/>
                <w:iCs/>
                <w:color w:val="auto"/>
              </w:rPr>
            </w:pPr>
            <w:del w:id="2013" w:author="Alejandro Andreas Jaume Losa" w:date="2024-04-09T10:28:00Z">
              <w:r w:rsidRPr="006A383F" w:rsidDel="00DC4790">
                <w:rPr>
                  <w:i/>
                  <w:iCs/>
                </w:rPr>
                <w:delText>El castellà està en perill de desaparèixer a les Balears.</w:delText>
              </w:r>
            </w:del>
          </w:p>
          <w:p w14:paraId="4D6CAD22" w14:textId="642E710A" w:rsidR="00882DA8" w:rsidRPr="006A383F" w:rsidDel="00DC4790"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del w:id="2014" w:author="Alejandro Andreas Jaume Losa" w:date="2024-04-09T10:28:00Z"/>
                <w:i/>
                <w:iCs/>
                <w:color w:val="auto"/>
              </w:rPr>
            </w:pPr>
            <w:del w:id="2015" w:author="Alejandro Andreas Jaume Losa" w:date="2024-04-09T10:28:00Z">
              <w:r w:rsidRPr="006A383F" w:rsidDel="00DC4790">
                <w:rPr>
                  <w:i/>
                  <w:iCs/>
                </w:rPr>
                <w:delText>El castellano está en peligro de desaparecer en las Baleares.</w:delText>
              </w:r>
            </w:del>
          </w:p>
          <w:p w14:paraId="5D3AC26C" w14:textId="5562D41B" w:rsidR="00882DA8" w:rsidRPr="00AA7C5F" w:rsidDel="00DC4790"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del w:id="2016" w:author="Alejandro Andreas Jaume Losa" w:date="2024-04-09T10:28:00Z"/>
                <w:rFonts w:ascii="Times New Roman" w:hAnsi="Times New Roman" w:cs="Times New Roman"/>
              </w:rPr>
            </w:pPr>
            <w:del w:id="2017" w:author="Alejandro Andreas Jaume Losa" w:date="2024-04-09T10:28:00Z">
              <w:r w:rsidRPr="00AA7C5F" w:rsidDel="00DC4790">
                <w:rPr>
                  <w:rFonts w:ascii="Times New Roman" w:hAnsi="Times New Roman" w:cs="Times New Roman"/>
                  <w:color w:val="auto"/>
                </w:rPr>
                <w:delText>Spanish is in danger of disappearing in the Balearic Islands.</w:delText>
              </w:r>
            </w:del>
          </w:p>
        </w:tc>
      </w:tr>
      <w:tr w:rsidR="00882DA8" w:rsidRPr="00AA7C5F" w:rsidDel="00DC4790" w14:paraId="4E909D38" w14:textId="5CA75647" w:rsidTr="00C70BF2">
        <w:trPr>
          <w:cnfStyle w:val="000000100000" w:firstRow="0" w:lastRow="0" w:firstColumn="0" w:lastColumn="0" w:oddVBand="0" w:evenVBand="0" w:oddHBand="1" w:evenHBand="0" w:firstRowFirstColumn="0" w:firstRowLastColumn="0" w:lastRowFirstColumn="0" w:lastRowLastColumn="0"/>
          <w:del w:id="2018" w:author="Alejandro Andreas Jaume Losa" w:date="2024-04-09T10:28:00Z"/>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1961DE24" w14:textId="20660B57" w:rsidR="00882DA8" w:rsidRPr="00AA7C5F" w:rsidDel="00DC4790" w:rsidRDefault="00882DA8" w:rsidP="00C70BF2">
            <w:pPr>
              <w:spacing w:line="276" w:lineRule="auto"/>
              <w:jc w:val="both"/>
              <w:rPr>
                <w:del w:id="2019" w:author="Alejandro Andreas Jaume Losa" w:date="2024-04-09T10:28:00Z"/>
                <w:rFonts w:ascii="Times New Roman" w:hAnsi="Times New Roman" w:cs="Times New Roman"/>
                <w:b w:val="0"/>
                <w:bCs w:val="0"/>
              </w:rPr>
            </w:pPr>
          </w:p>
          <w:p w14:paraId="5A93D3D5" w14:textId="29FF906F" w:rsidR="00882DA8" w:rsidRPr="006A383F" w:rsidDel="00DC4790" w:rsidRDefault="00882DA8" w:rsidP="00C70BF2">
            <w:pPr>
              <w:pStyle w:val="paragraph"/>
              <w:spacing w:before="0" w:beforeAutospacing="0" w:after="0" w:afterAutospacing="0"/>
              <w:textAlignment w:val="baseline"/>
              <w:rPr>
                <w:del w:id="2020" w:author="Alejandro Andreas Jaume Losa" w:date="2024-04-09T10:28:00Z"/>
                <w:b w:val="0"/>
                <w:bCs w:val="0"/>
                <w:i/>
                <w:iCs/>
                <w:color w:val="auto"/>
              </w:rPr>
            </w:pPr>
            <w:del w:id="2021" w:author="Alejandro Andreas Jaume Losa" w:date="2024-04-09T10:28:00Z">
              <w:r w:rsidRPr="006A383F" w:rsidDel="00DC4790">
                <w:rPr>
                  <w:i/>
                  <w:iCs/>
                </w:rPr>
                <w:delText>La gent hauria d’esforçar-se més en fer servir el català.</w:delText>
              </w:r>
            </w:del>
          </w:p>
          <w:p w14:paraId="74327A87" w14:textId="6821475B" w:rsidR="00882DA8" w:rsidRPr="006A383F" w:rsidDel="00DC4790" w:rsidRDefault="00882DA8" w:rsidP="00C70BF2">
            <w:pPr>
              <w:pStyle w:val="paragraph"/>
              <w:spacing w:before="0" w:beforeAutospacing="0" w:after="0" w:afterAutospacing="0"/>
              <w:textAlignment w:val="baseline"/>
              <w:rPr>
                <w:del w:id="2022" w:author="Alejandro Andreas Jaume Losa" w:date="2024-04-09T10:28:00Z"/>
                <w:b w:val="0"/>
                <w:bCs w:val="0"/>
                <w:i/>
                <w:iCs/>
                <w:color w:val="auto"/>
              </w:rPr>
            </w:pPr>
            <w:del w:id="2023" w:author="Alejandro Andreas Jaume Losa" w:date="2024-04-09T10:28:00Z">
              <w:r w:rsidRPr="006A383F" w:rsidDel="00DC4790">
                <w:rPr>
                  <w:i/>
                  <w:iCs/>
                </w:rPr>
                <w:delText>La gente debería esforzarse más en utilizar el catalán.</w:delText>
              </w:r>
            </w:del>
          </w:p>
          <w:p w14:paraId="4F937950" w14:textId="31EF8FA1" w:rsidR="00882DA8" w:rsidRPr="00AA7C5F" w:rsidDel="00DC4790" w:rsidRDefault="00882DA8" w:rsidP="00C70BF2">
            <w:pPr>
              <w:spacing w:line="276" w:lineRule="auto"/>
              <w:jc w:val="both"/>
              <w:rPr>
                <w:del w:id="2024" w:author="Alejandro Andreas Jaume Losa" w:date="2024-04-09T10:28:00Z"/>
                <w:rFonts w:ascii="Times New Roman" w:hAnsi="Times New Roman" w:cs="Times New Roman"/>
                <w:b w:val="0"/>
                <w:bCs w:val="0"/>
              </w:rPr>
            </w:pPr>
            <w:del w:id="2025" w:author="Alejandro Andreas Jaume Losa" w:date="2024-04-09T10:28:00Z">
              <w:r w:rsidRPr="00AA7C5F" w:rsidDel="00DC4790">
                <w:rPr>
                  <w:rFonts w:ascii="Times New Roman" w:hAnsi="Times New Roman" w:cs="Times New Roman"/>
                  <w:b w:val="0"/>
                  <w:bCs w:val="0"/>
                  <w:color w:val="auto"/>
                </w:rPr>
                <w:delText>People should put more effort into using Catalan.</w:delText>
              </w:r>
            </w:del>
          </w:p>
        </w:tc>
        <w:tc>
          <w:tcPr>
            <w:tcW w:w="4675" w:type="dxa"/>
            <w:tcBorders>
              <w:bottom w:val="single" w:sz="4" w:space="0" w:color="auto"/>
            </w:tcBorders>
            <w:shd w:val="clear" w:color="auto" w:fill="auto"/>
          </w:tcPr>
          <w:p w14:paraId="67A1DE08" w14:textId="4E65DD84"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26" w:author="Alejandro Andreas Jaume Losa" w:date="2024-04-09T10:28:00Z"/>
                <w:rFonts w:ascii="Times New Roman" w:hAnsi="Times New Roman" w:cs="Times New Roman"/>
              </w:rPr>
            </w:pPr>
          </w:p>
          <w:p w14:paraId="47CFCF4B" w14:textId="75B5A0E5" w:rsidR="00882DA8" w:rsidRPr="006A383F" w:rsidDel="00DC4790" w:rsidRDefault="00882DA8" w:rsidP="00C70BF2">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del w:id="2027" w:author="Alejandro Andreas Jaume Losa" w:date="2024-04-09T10:28:00Z"/>
                <w:i/>
                <w:iCs/>
                <w:color w:val="auto"/>
              </w:rPr>
            </w:pPr>
            <w:del w:id="2028" w:author="Alejandro Andreas Jaume Losa" w:date="2024-04-09T10:28:00Z">
              <w:r w:rsidRPr="006A383F" w:rsidDel="00DC4790">
                <w:rPr>
                  <w:i/>
                  <w:iCs/>
                </w:rPr>
                <w:delText>La gent hauria d’esforçar-se més en fer servir el castellà.</w:delText>
              </w:r>
            </w:del>
          </w:p>
          <w:p w14:paraId="0A5049CA" w14:textId="61F6597E" w:rsidR="00882DA8" w:rsidRPr="006A383F" w:rsidDel="00DC4790" w:rsidRDefault="00882DA8" w:rsidP="00C70BF2">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del w:id="2029" w:author="Alejandro Andreas Jaume Losa" w:date="2024-04-09T10:28:00Z"/>
                <w:i/>
                <w:iCs/>
                <w:color w:val="auto"/>
              </w:rPr>
            </w:pPr>
            <w:del w:id="2030" w:author="Alejandro Andreas Jaume Losa" w:date="2024-04-09T10:28:00Z">
              <w:r w:rsidRPr="006A383F" w:rsidDel="00DC4790">
                <w:rPr>
                  <w:i/>
                  <w:iCs/>
                </w:rPr>
                <w:delText>La gente debería esforzarse más en utilizar el castellano.</w:delText>
              </w:r>
            </w:del>
          </w:p>
          <w:p w14:paraId="452B802E" w14:textId="5D6B7EBF"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31" w:author="Alejandro Andreas Jaume Losa" w:date="2024-04-09T10:28:00Z"/>
                <w:rFonts w:ascii="Times New Roman" w:hAnsi="Times New Roman" w:cs="Times New Roman"/>
                <w:color w:val="auto"/>
              </w:rPr>
            </w:pPr>
            <w:del w:id="2032" w:author="Alejandro Andreas Jaume Losa" w:date="2024-04-09T10:28:00Z">
              <w:r w:rsidRPr="00AA7C5F" w:rsidDel="00DC4790">
                <w:rPr>
                  <w:rFonts w:ascii="Times New Roman" w:hAnsi="Times New Roman" w:cs="Times New Roman"/>
                  <w:color w:val="auto"/>
                </w:rPr>
                <w:delText>People should put more effort into using Spanish.</w:delText>
              </w:r>
            </w:del>
          </w:p>
          <w:p w14:paraId="30E14E96" w14:textId="7FEA5AB9" w:rsidR="00882DA8" w:rsidRPr="00AA7C5F" w:rsidDel="00DC4790"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del w:id="2033" w:author="Alejandro Andreas Jaume Losa" w:date="2024-04-09T10:28:00Z"/>
                <w:rFonts w:ascii="Times New Roman" w:hAnsi="Times New Roman" w:cs="Times New Roman"/>
              </w:rPr>
            </w:pPr>
          </w:p>
        </w:tc>
      </w:tr>
    </w:tbl>
    <w:p w14:paraId="1CEC472F" w14:textId="5FB01162" w:rsidR="00882DA8" w:rsidRPr="00AA7C5F" w:rsidDel="00DC4790" w:rsidRDefault="00DC4790" w:rsidP="00882DA8">
      <w:pPr>
        <w:spacing w:line="480" w:lineRule="auto"/>
        <w:jc w:val="both"/>
        <w:rPr>
          <w:del w:id="2034" w:author="Alejandro Andreas Jaume Losa" w:date="2024-04-09T10:28:00Z"/>
          <w:rFonts w:ascii="Times New Roman" w:hAnsi="Times New Roman" w:cs="Times New Roman"/>
        </w:rPr>
      </w:pPr>
      <w:ins w:id="2035" w:author="Alejandro Andreas Jaume Losa" w:date="2024-04-09T10:28:00Z">
        <w:r>
          <w:rPr>
            <w:rFonts w:ascii="Times New Roman" w:hAnsi="Times New Roman" w:cs="Times New Roman"/>
          </w:rPr>
          <w:tab/>
        </w:r>
      </w:ins>
    </w:p>
    <w:p w14:paraId="2F73A7BF" w14:textId="2D45C69D" w:rsidR="00882DA8" w:rsidRPr="00AA7C5F" w:rsidRDefault="00882DA8">
      <w:pPr>
        <w:spacing w:line="480" w:lineRule="auto"/>
        <w:jc w:val="both"/>
        <w:rPr>
          <w:rFonts w:ascii="Times New Roman" w:hAnsi="Times New Roman" w:cs="Times New Roman"/>
        </w:rPr>
        <w:pPrChange w:id="2036" w:author="Alejandro Andreas Jaume Losa" w:date="2024-04-09T10:28:00Z">
          <w:pPr>
            <w:spacing w:line="480" w:lineRule="auto"/>
            <w:ind w:firstLine="720"/>
            <w:jc w:val="both"/>
          </w:pPr>
        </w:pPrChange>
      </w:pPr>
      <w:r w:rsidRPr="00AA7C5F">
        <w:rPr>
          <w:rFonts w:ascii="Times New Roman" w:hAnsi="Times New Roman" w:cs="Times New Roman"/>
        </w:rPr>
        <w:t xml:space="preserve">Participant responses to the statements ‘Fewer and fewer people know Spanish’ and ‘Fewer and fewer people know Catalan’ </w:t>
      </w:r>
      <w:del w:id="2037" w:author="Alejandro Andreas Jaume Losa" w:date="2024-04-09T10:29:00Z">
        <w:r w:rsidRPr="00AA7C5F" w:rsidDel="00DC4790">
          <w:rPr>
            <w:rFonts w:ascii="Times New Roman" w:hAnsi="Times New Roman" w:cs="Times New Roman"/>
          </w:rPr>
          <w:delText xml:space="preserve">showed </w:delText>
        </w:r>
        <w:commentRangeStart w:id="2038"/>
        <w:r w:rsidRPr="00AA7C5F" w:rsidDel="00DC4790">
          <w:rPr>
            <w:rFonts w:ascii="Times New Roman" w:hAnsi="Times New Roman" w:cs="Times New Roman"/>
          </w:rPr>
          <w:delText>interesting differences</w:delText>
        </w:r>
      </w:del>
      <w:ins w:id="2039" w:author="Alejandro Andreas Jaume Losa" w:date="2024-04-09T10:29:00Z">
        <w:r w:rsidR="00DC4790">
          <w:rPr>
            <w:rFonts w:ascii="Times New Roman" w:hAnsi="Times New Roman" w:cs="Times New Roman"/>
          </w:rPr>
          <w:t>diverged notably</w:t>
        </w:r>
      </w:ins>
      <w:r w:rsidRPr="00AA7C5F">
        <w:rPr>
          <w:rFonts w:ascii="Times New Roman" w:hAnsi="Times New Roman" w:cs="Times New Roman"/>
        </w:rPr>
        <w:t xml:space="preserve">. </w:t>
      </w:r>
      <w:commentRangeEnd w:id="2038"/>
      <w:r w:rsidR="00B920A2">
        <w:rPr>
          <w:rStyle w:val="CommentReference"/>
          <w:rFonts w:ascii="Times New Roman" w:eastAsia="Times New Roman" w:hAnsi="Times New Roman" w:cs="Times New Roman"/>
          <w:kern w:val="0"/>
          <w14:ligatures w14:val="none"/>
        </w:rPr>
        <w:commentReference w:id="2038"/>
      </w:r>
      <w:r w:rsidRPr="00AA7C5F">
        <w:rPr>
          <w:rFonts w:ascii="Times New Roman" w:hAnsi="Times New Roman" w:cs="Times New Roman"/>
        </w:rPr>
        <w:t>Analysis of the first statement revealed no statistically significant differences in responses with regard to political orientation. All participants, independent of political orientation, showed unfavorable responses to this statement (mean = 11.84)</w:t>
      </w:r>
      <w:ins w:id="2040" w:author="Alejandro Andreas Jaume Losa" w:date="2024-04-09T14:35:00Z">
        <w:r w:rsidR="001D24B0">
          <w:rPr>
            <w:rFonts w:ascii="Times New Roman" w:hAnsi="Times New Roman" w:cs="Times New Roman"/>
          </w:rPr>
          <w:t xml:space="preserve">. </w:t>
        </w:r>
      </w:ins>
      <w:del w:id="2041" w:author="Kendra Dickinson" w:date="2024-03-26T13:32:00Z">
        <w:r w:rsidRPr="00AA7C5F" w:rsidDel="00B920A2">
          <w:rPr>
            <w:rFonts w:ascii="Times New Roman" w:hAnsi="Times New Roman" w:cs="Times New Roman"/>
          </w:rPr>
          <w:delText xml:space="preserve">, indicating general consensus regarding attitudes towards Spanish. </w:delText>
        </w:r>
      </w:del>
      <w:r w:rsidRPr="00AA7C5F">
        <w:rPr>
          <w:rFonts w:ascii="Times New Roman" w:hAnsi="Times New Roman" w:cs="Times New Roman"/>
        </w:rPr>
        <w:t xml:space="preserve">However, when participants were presented with the statement “Fewer and fewer </w:t>
      </w:r>
      <w:r w:rsidRPr="00AA7C5F">
        <w:rPr>
          <w:rFonts w:ascii="Times New Roman" w:hAnsi="Times New Roman" w:cs="Times New Roman"/>
        </w:rPr>
        <w:lastRenderedPageBreak/>
        <w:t xml:space="preserve">people know Catalan,” progressive participants (far-left, left, and center-left) expressed a greater agreement with it. Conversely, those participants who identified as more conservative (center, center-right, and right) showed a greater disagreement with this statement, as presented in Table </w:t>
      </w:r>
      <w:r w:rsidR="0070546B" w:rsidRPr="00AA7C5F">
        <w:rPr>
          <w:rFonts w:ascii="Times New Roman" w:hAnsi="Times New Roman" w:cs="Times New Roman"/>
        </w:rPr>
        <w:t>32.</w:t>
      </w:r>
    </w:p>
    <w:p w14:paraId="02F723C8" w14:textId="13B9DD03" w:rsidR="00882DA8" w:rsidRPr="00AA7C5F" w:rsidRDefault="00882DA8" w:rsidP="00882DA8">
      <w:pPr>
        <w:spacing w:line="480" w:lineRule="auto"/>
        <w:jc w:val="both"/>
        <w:rPr>
          <w:rFonts w:ascii="Times New Roman" w:hAnsi="Times New Roman" w:cs="Times New Roman"/>
        </w:rPr>
      </w:pPr>
      <w:r w:rsidRPr="00E7402C">
        <w:rPr>
          <w:rFonts w:ascii="Times New Roman" w:hAnsi="Times New Roman" w:cs="Times New Roman"/>
          <w:b/>
          <w:bCs/>
          <w:rPrChange w:id="2042" w:author="Alejandro Andreas Jaume Losa" w:date="2024-04-10T09:37:00Z">
            <w:rPr>
              <w:rFonts w:ascii="Times New Roman" w:hAnsi="Times New Roman" w:cs="Times New Roman"/>
            </w:rPr>
          </w:rPrChange>
        </w:rPr>
        <w:t xml:space="preserve">Table </w:t>
      </w:r>
      <w:del w:id="2043" w:author="Alejandro Andreas Jaume Losa" w:date="2024-04-10T18:54:00Z">
        <w:r w:rsidR="0070546B" w:rsidRPr="00E7402C" w:rsidDel="0005100F">
          <w:rPr>
            <w:rFonts w:ascii="Times New Roman" w:hAnsi="Times New Roman" w:cs="Times New Roman"/>
            <w:b/>
            <w:bCs/>
            <w:rPrChange w:id="2044" w:author="Alejandro Andreas Jaume Losa" w:date="2024-04-10T09:37:00Z">
              <w:rPr>
                <w:rFonts w:ascii="Times New Roman" w:hAnsi="Times New Roman" w:cs="Times New Roman"/>
              </w:rPr>
            </w:rPrChange>
          </w:rPr>
          <w:delText>32</w:delText>
        </w:r>
      </w:del>
      <w:ins w:id="2045" w:author="Alejandro Andreas Jaume Losa" w:date="2024-04-10T18:54:00Z">
        <w:r w:rsidR="0005100F">
          <w:rPr>
            <w:rFonts w:ascii="Times New Roman" w:hAnsi="Times New Roman" w:cs="Times New Roman"/>
            <w:b/>
            <w:bCs/>
          </w:rPr>
          <w:t>26</w:t>
        </w:r>
      </w:ins>
      <w:r w:rsidR="0070546B" w:rsidRPr="00AA7C5F">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952768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B99A42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03A81B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99.86</w:t>
            </w:r>
          </w:p>
        </w:tc>
        <w:tc>
          <w:tcPr>
            <w:tcW w:w="1870" w:type="dxa"/>
            <w:shd w:val="clear" w:color="auto" w:fill="auto"/>
            <w:vAlign w:val="center"/>
          </w:tcPr>
          <w:p w14:paraId="4A7B510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12.57</w:t>
            </w:r>
          </w:p>
        </w:tc>
        <w:tc>
          <w:tcPr>
            <w:tcW w:w="1870" w:type="dxa"/>
            <w:shd w:val="clear" w:color="auto" w:fill="auto"/>
            <w:vAlign w:val="center"/>
          </w:tcPr>
          <w:p w14:paraId="77DFA0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7.947</w:t>
            </w:r>
          </w:p>
        </w:tc>
        <w:tc>
          <w:tcPr>
            <w:tcW w:w="1870" w:type="dxa"/>
            <w:shd w:val="clear" w:color="auto" w:fill="auto"/>
            <w:vAlign w:val="center"/>
          </w:tcPr>
          <w:p w14:paraId="5912BD7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4.38e-12</w:t>
            </w:r>
          </w:p>
        </w:tc>
      </w:tr>
      <w:tr w:rsidR="00882DA8" w:rsidRPr="00AA7C5F"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34FB6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-28.73</w:t>
            </w:r>
          </w:p>
        </w:tc>
        <w:tc>
          <w:tcPr>
            <w:tcW w:w="1870" w:type="dxa"/>
            <w:shd w:val="clear" w:color="auto" w:fill="auto"/>
            <w:vAlign w:val="center"/>
          </w:tcPr>
          <w:p w14:paraId="741289B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13.45</w:t>
            </w:r>
          </w:p>
        </w:tc>
        <w:tc>
          <w:tcPr>
            <w:tcW w:w="1870" w:type="dxa"/>
            <w:shd w:val="clear" w:color="auto" w:fill="auto"/>
            <w:vAlign w:val="center"/>
          </w:tcPr>
          <w:p w14:paraId="0639D2C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-2.136</w:t>
            </w:r>
          </w:p>
        </w:tc>
        <w:tc>
          <w:tcPr>
            <w:tcW w:w="1870" w:type="dxa"/>
            <w:shd w:val="clear" w:color="auto" w:fill="auto"/>
            <w:vAlign w:val="center"/>
          </w:tcPr>
          <w:p w14:paraId="7356DC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0.03530</w:t>
            </w:r>
          </w:p>
        </w:tc>
      </w:tr>
      <w:tr w:rsidR="00882DA8" w:rsidRPr="00AA7C5F"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-19.257</w:t>
            </w:r>
          </w:p>
        </w:tc>
        <w:tc>
          <w:tcPr>
            <w:tcW w:w="1870" w:type="dxa"/>
            <w:shd w:val="clear" w:color="auto" w:fill="auto"/>
            <w:vAlign w:val="center"/>
          </w:tcPr>
          <w:p w14:paraId="1C1A295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14.600</w:t>
            </w:r>
          </w:p>
        </w:tc>
        <w:tc>
          <w:tcPr>
            <w:tcW w:w="1870" w:type="dxa"/>
            <w:shd w:val="clear" w:color="auto" w:fill="auto"/>
            <w:vAlign w:val="center"/>
          </w:tcPr>
          <w:p w14:paraId="32B0AF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-1.319</w:t>
            </w:r>
          </w:p>
        </w:tc>
        <w:tc>
          <w:tcPr>
            <w:tcW w:w="1870" w:type="dxa"/>
            <w:shd w:val="clear" w:color="auto" w:fill="auto"/>
            <w:vAlign w:val="center"/>
          </w:tcPr>
          <w:p w14:paraId="3F381A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0.19041</w:t>
            </w:r>
          </w:p>
        </w:tc>
      </w:tr>
      <w:tr w:rsidR="00882DA8" w:rsidRPr="00AA7C5F"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3909F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-72.26</w:t>
            </w:r>
          </w:p>
        </w:tc>
        <w:tc>
          <w:tcPr>
            <w:tcW w:w="1870" w:type="dxa"/>
            <w:shd w:val="clear" w:color="auto" w:fill="auto"/>
            <w:vAlign w:val="center"/>
          </w:tcPr>
          <w:p w14:paraId="6E4AA54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19.47</w:t>
            </w:r>
          </w:p>
        </w:tc>
        <w:tc>
          <w:tcPr>
            <w:tcW w:w="1870" w:type="dxa"/>
            <w:shd w:val="clear" w:color="auto" w:fill="auto"/>
            <w:vAlign w:val="center"/>
          </w:tcPr>
          <w:p w14:paraId="40B2C70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-3.712</w:t>
            </w:r>
          </w:p>
        </w:tc>
        <w:tc>
          <w:tcPr>
            <w:tcW w:w="1870" w:type="dxa"/>
            <w:shd w:val="clear" w:color="auto" w:fill="auto"/>
            <w:vAlign w:val="center"/>
          </w:tcPr>
          <w:p w14:paraId="2589CFF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0.00035</w:t>
            </w:r>
          </w:p>
        </w:tc>
      </w:tr>
      <w:tr w:rsidR="00882DA8" w:rsidRPr="00AA7C5F"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-50.02</w:t>
            </w:r>
          </w:p>
        </w:tc>
        <w:tc>
          <w:tcPr>
            <w:tcW w:w="1870" w:type="dxa"/>
            <w:shd w:val="clear" w:color="auto" w:fill="auto"/>
            <w:vAlign w:val="center"/>
          </w:tcPr>
          <w:p w14:paraId="447F620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15.81</w:t>
            </w:r>
          </w:p>
        </w:tc>
        <w:tc>
          <w:tcPr>
            <w:tcW w:w="1870" w:type="dxa"/>
            <w:shd w:val="clear" w:color="auto" w:fill="auto"/>
            <w:vAlign w:val="center"/>
          </w:tcPr>
          <w:p w14:paraId="65DFE25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-3.164</w:t>
            </w:r>
          </w:p>
        </w:tc>
        <w:tc>
          <w:tcPr>
            <w:tcW w:w="1870" w:type="dxa"/>
            <w:shd w:val="clear" w:color="auto" w:fill="auto"/>
            <w:vAlign w:val="center"/>
          </w:tcPr>
          <w:p w14:paraId="58FBB20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0.00210</w:t>
            </w:r>
          </w:p>
        </w:tc>
      </w:tr>
      <w:tr w:rsidR="00882DA8" w:rsidRPr="00AA7C5F"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727647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-47.00</w:t>
            </w:r>
          </w:p>
        </w:tc>
        <w:tc>
          <w:tcPr>
            <w:tcW w:w="1870" w:type="dxa"/>
            <w:shd w:val="clear" w:color="auto" w:fill="auto"/>
            <w:vAlign w:val="center"/>
          </w:tcPr>
          <w:p w14:paraId="3EA1963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17.77</w:t>
            </w:r>
          </w:p>
        </w:tc>
        <w:tc>
          <w:tcPr>
            <w:tcW w:w="1870" w:type="dxa"/>
            <w:shd w:val="clear" w:color="auto" w:fill="auto"/>
            <w:vAlign w:val="center"/>
          </w:tcPr>
          <w:p w14:paraId="580BEBE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-2.645</w:t>
            </w:r>
          </w:p>
        </w:tc>
        <w:tc>
          <w:tcPr>
            <w:tcW w:w="1870" w:type="dxa"/>
            <w:shd w:val="clear" w:color="auto" w:fill="auto"/>
            <w:vAlign w:val="center"/>
          </w:tcPr>
          <w:p w14:paraId="5C65104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0.00960</w:t>
            </w:r>
          </w:p>
        </w:tc>
      </w:tr>
    </w:tbl>
    <w:p w14:paraId="7F77ACD3" w14:textId="77777777" w:rsidR="00882DA8" w:rsidRPr="00AA7C5F" w:rsidRDefault="00882DA8" w:rsidP="00882DA8">
      <w:pPr>
        <w:spacing w:line="480" w:lineRule="auto"/>
        <w:jc w:val="both"/>
        <w:rPr>
          <w:rFonts w:ascii="Times New Roman" w:hAnsi="Times New Roman" w:cs="Times New Roman"/>
        </w:rPr>
      </w:pPr>
    </w:p>
    <w:p w14:paraId="2D2E1443" w14:textId="4076CF7B" w:rsidR="00882DA8" w:rsidRPr="00AA7C5F" w:rsidRDefault="00DC4790" w:rsidP="00882DA8">
      <w:pPr>
        <w:spacing w:line="480" w:lineRule="auto"/>
        <w:ind w:firstLine="720"/>
        <w:jc w:val="both"/>
        <w:rPr>
          <w:rFonts w:ascii="Times New Roman" w:hAnsi="Times New Roman" w:cs="Times New Roman"/>
        </w:rPr>
      </w:pPr>
      <w:ins w:id="2046" w:author="Alejandro Andreas Jaume Losa" w:date="2024-04-09T10:29: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2047"/>
      <w:del w:id="2048" w:author="Alejandro Andreas Jaume Losa" w:date="2024-04-09T10:29:00Z">
        <w:r w:rsidR="00882DA8" w:rsidRPr="00AA7C5F" w:rsidDel="00DC4790">
          <w:rPr>
            <w:rFonts w:ascii="Times New Roman" w:hAnsi="Times New Roman" w:cs="Times New Roman"/>
          </w:rPr>
          <w:delText>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w:delText>
        </w:r>
        <w:commentRangeEnd w:id="2047"/>
        <w:r w:rsidR="00B920A2" w:rsidDel="00DC4790">
          <w:rPr>
            <w:rStyle w:val="CommentReference"/>
            <w:rFonts w:ascii="Times New Roman" w:eastAsia="Times New Roman" w:hAnsi="Times New Roman" w:cs="Times New Roman"/>
            <w:kern w:val="0"/>
            <w14:ligatures w14:val="none"/>
          </w:rPr>
          <w:commentReference w:id="2047"/>
        </w:r>
        <w:r w:rsidR="00882DA8" w:rsidRPr="00AA7C5F" w:rsidDel="00DC4790">
          <w:rPr>
            <w:rFonts w:ascii="Times New Roman" w:hAnsi="Times New Roman" w:cs="Times New Roman"/>
          </w:rPr>
          <w:delText xml:space="preserve">. </w:delText>
        </w:r>
      </w:del>
      <w:r w:rsidR="00882DA8" w:rsidRPr="00AA7C5F">
        <w:rPr>
          <w:rFonts w:ascii="Times New Roman" w:hAnsi="Times New Roman" w:cs="Times New Roman"/>
        </w:rPr>
        <w:t xml:space="preserve">Additionally, the analysis revealed a strong consensus among those who self-identified ideologically as far-left, as shown in Figure </w:t>
      </w:r>
      <w:r w:rsidR="007A177F" w:rsidRPr="00AA7C5F">
        <w:rPr>
          <w:rFonts w:ascii="Times New Roman" w:hAnsi="Times New Roman" w:cs="Times New Roman"/>
        </w:rPr>
        <w:t>28</w:t>
      </w:r>
      <w:r w:rsidR="00882DA8" w:rsidRPr="00AA7C5F">
        <w:rPr>
          <w:rFonts w:ascii="Times New Roman" w:hAnsi="Times New Roman" w:cs="Times New Roman"/>
        </w:rPr>
        <w:t>.</w:t>
      </w:r>
    </w:p>
    <w:p w14:paraId="5BCC20AF" w14:textId="5951CA58" w:rsidR="00882DA8" w:rsidRPr="00AA7C5F" w:rsidDel="009F4FE8" w:rsidRDefault="00882DA8" w:rsidP="00882DA8">
      <w:pPr>
        <w:spacing w:line="480" w:lineRule="auto"/>
        <w:jc w:val="both"/>
        <w:rPr>
          <w:del w:id="2049" w:author="Alejandro Andreas Jaume Losa" w:date="2024-04-10T18:47:00Z"/>
          <w:rFonts w:ascii="Times New Roman" w:hAnsi="Times New Roman" w:cs="Times New Roman"/>
        </w:rPr>
      </w:pPr>
      <w:del w:id="2050" w:author="Alejandro Andreas Jaume Losa" w:date="2024-04-10T18:47: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28</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‘Fewer and fewer people know Catalan’.</w:delText>
        </w:r>
      </w:del>
    </w:p>
    <w:p w14:paraId="410ECB5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Default="009F4FE8" w:rsidP="009F4FE8">
      <w:pPr>
        <w:spacing w:line="480" w:lineRule="auto"/>
        <w:jc w:val="center"/>
        <w:rPr>
          <w:ins w:id="2051" w:author="Alejandro Andreas Jaume Losa" w:date="2024-04-10T18:47:00Z"/>
          <w:rFonts w:ascii="Times New Roman" w:hAnsi="Times New Roman" w:cs="Times New Roman"/>
        </w:rPr>
        <w:pPrChange w:id="2052" w:author="Alejandro Andreas Jaume Losa" w:date="2024-04-10T18:48:00Z">
          <w:pPr>
            <w:spacing w:line="480" w:lineRule="auto"/>
            <w:ind w:firstLine="720"/>
            <w:jc w:val="both"/>
          </w:pPr>
        </w:pPrChange>
      </w:pPr>
      <w:ins w:id="2053" w:author="Alejandro Andreas Jaume Losa" w:date="2024-04-10T18:47:00Z">
        <w:r w:rsidRPr="00AA7C5F">
          <w:rPr>
            <w:rFonts w:ascii="Times New Roman" w:hAnsi="Times New Roman" w:cs="Times New Roman"/>
            <w:b/>
            <w:bCs/>
          </w:rPr>
          <w:t>Figure 28.</w:t>
        </w:r>
        <w:r w:rsidRPr="00AA7C5F">
          <w:rPr>
            <w:rFonts w:ascii="Times New Roman" w:hAnsi="Times New Roman" w:cs="Times New Roman"/>
          </w:rPr>
          <w:t xml:space="preserve"> Participant responses to the statement ‘Fewer and fewer people know Catalan’.</w:t>
        </w:r>
      </w:ins>
    </w:p>
    <w:p w14:paraId="6F9AB1EC" w14:textId="7D5E3CAF"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‘Spanish is in danger of disappearing in the Balearic Islands’ and ‘Catalan is in danger of disappearing in the Balearic Islands’ also</w:t>
      </w:r>
      <w:ins w:id="2054" w:author="Alejandro Andreas Jaume Losa" w:date="2024-04-09T10:29:00Z">
        <w:r w:rsidR="00DC4790">
          <w:rPr>
            <w:rFonts w:ascii="Times New Roman" w:hAnsi="Times New Roman" w:cs="Times New Roman"/>
          </w:rPr>
          <w:t xml:space="preserve"> revealed</w:t>
        </w:r>
      </w:ins>
      <w:r w:rsidRPr="00AA7C5F">
        <w:rPr>
          <w:rFonts w:ascii="Times New Roman" w:hAnsi="Times New Roman" w:cs="Times New Roman"/>
        </w:rPr>
        <w:t xml:space="preserve"> </w:t>
      </w:r>
      <w:commentRangeStart w:id="2055"/>
      <w:del w:id="2056" w:author="Alejandro Andreas Jaume Losa" w:date="2024-04-09T10:29:00Z">
        <w:r w:rsidRPr="00AA7C5F" w:rsidDel="00DC4790">
          <w:rPr>
            <w:rFonts w:ascii="Times New Roman" w:hAnsi="Times New Roman" w:cs="Times New Roman"/>
          </w:rPr>
          <w:delText xml:space="preserve">showed </w:delText>
        </w:r>
      </w:del>
      <w:r w:rsidRPr="00AA7C5F">
        <w:rPr>
          <w:rFonts w:ascii="Times New Roman" w:hAnsi="Times New Roman" w:cs="Times New Roman"/>
        </w:rPr>
        <w:t xml:space="preserve">interesting differences. </w:t>
      </w:r>
      <w:commentRangeEnd w:id="2055"/>
      <w:r w:rsidR="005F3E5D">
        <w:rPr>
          <w:rStyle w:val="CommentReference"/>
          <w:rFonts w:ascii="Times New Roman" w:eastAsia="Times New Roman" w:hAnsi="Times New Roman" w:cs="Times New Roman"/>
          <w:kern w:val="0"/>
          <w14:ligatures w14:val="none"/>
        </w:rPr>
        <w:commentReference w:id="2055"/>
      </w:r>
      <w:r w:rsidRPr="00AA7C5F">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10.61), </w:t>
      </w:r>
      <w:ins w:id="2057" w:author="Alejandro Andreas Jaume Losa" w:date="2024-04-10T09:37:00Z">
        <w:r w:rsidR="00E7402C">
          <w:rPr>
            <w:rFonts w:ascii="Times New Roman" w:hAnsi="Times New Roman" w:cs="Times New Roman"/>
          </w:rPr>
          <w:t>indicating that these particular attitudes are not connected to political orientation in these data.</w:t>
        </w:r>
      </w:ins>
      <w:del w:id="2058" w:author="Alejandro Andreas Jaume Losa" w:date="2024-04-10T09:37:00Z">
        <w:r w:rsidRPr="00AA7C5F" w:rsidDel="00E7402C">
          <w:rPr>
            <w:rFonts w:ascii="Times New Roman" w:hAnsi="Times New Roman" w:cs="Times New Roman"/>
          </w:rPr>
          <w:delText xml:space="preserve">indicating general consensus regarding attitudes towards Spanish. </w:delText>
        </w:r>
      </w:del>
      <w:ins w:id="2059" w:author="Kendra Dickinson" w:date="2024-03-26T13:33:00Z">
        <w:del w:id="2060" w:author="Alejandro Andreas Jaume Losa" w:date="2024-04-10T09:37:00Z">
          <w:r w:rsidR="00B32285" w:rsidDel="00E7402C">
            <w:rPr>
              <w:rFonts w:ascii="Times New Roman" w:hAnsi="Times New Roman" w:cs="Times New Roman"/>
            </w:rPr>
            <w:delText>disagreement with the notion that Spanish could disappear.</w:delText>
          </w:r>
        </w:del>
        <w:r w:rsidR="00B32285">
          <w:rPr>
            <w:rFonts w:ascii="Times New Roman" w:hAnsi="Times New Roman" w:cs="Times New Roman"/>
          </w:rPr>
          <w:t xml:space="preserve"> </w:t>
        </w:r>
      </w:ins>
      <w:r w:rsidRPr="00AA7C5F">
        <w:rPr>
          <w:rFonts w:ascii="Times New Roman" w:hAnsi="Times New Roman" w:cs="Times New Roman"/>
        </w:rPr>
        <w:t xml:space="preserve">However, when participants were presented with the statement ‘Catalan is in danger of disappearing in the Balearic Islands’, progressive participants far-left, left, and center-left) showed a significantly greater agreement with this than those who identified as conservative (center, center-right, and right), as shown in Table </w:t>
      </w:r>
      <w:del w:id="2061" w:author="Alejandro Andreas Jaume Losa" w:date="2024-04-10T18:54:00Z">
        <w:r w:rsidR="0070546B" w:rsidRPr="00AA7C5F" w:rsidDel="0005100F">
          <w:rPr>
            <w:rFonts w:ascii="Times New Roman" w:hAnsi="Times New Roman" w:cs="Times New Roman"/>
          </w:rPr>
          <w:delText>33</w:delText>
        </w:r>
      </w:del>
      <w:ins w:id="2062" w:author="Alejandro Andreas Jaume Losa" w:date="2024-04-10T18:54:00Z">
        <w:r w:rsidR="0005100F">
          <w:rPr>
            <w:rFonts w:ascii="Times New Roman" w:hAnsi="Times New Roman" w:cs="Times New Roman"/>
          </w:rPr>
          <w:t>27</w:t>
        </w:r>
      </w:ins>
      <w:r w:rsidR="0070546B" w:rsidRPr="00AA7C5F">
        <w:rPr>
          <w:rFonts w:ascii="Times New Roman" w:hAnsi="Times New Roman" w:cs="Times New Roman"/>
        </w:rPr>
        <w:t>.</w:t>
      </w:r>
    </w:p>
    <w:p w14:paraId="1CA8A039" w14:textId="43884B4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Table</w:t>
      </w:r>
      <w:r w:rsidR="0070546B" w:rsidRPr="00AA7C5F">
        <w:rPr>
          <w:rFonts w:ascii="Times New Roman" w:hAnsi="Times New Roman" w:cs="Times New Roman"/>
          <w:b/>
          <w:bCs/>
        </w:rPr>
        <w:t xml:space="preserve"> </w:t>
      </w:r>
      <w:del w:id="2063" w:author="Alejandro Andreas Jaume Losa" w:date="2024-04-10T18:54:00Z">
        <w:r w:rsidR="0070546B" w:rsidRPr="00AA7C5F" w:rsidDel="0005100F">
          <w:rPr>
            <w:rFonts w:ascii="Times New Roman" w:hAnsi="Times New Roman" w:cs="Times New Roman"/>
            <w:b/>
            <w:bCs/>
          </w:rPr>
          <w:delText>33</w:delText>
        </w:r>
      </w:del>
      <w:ins w:id="2064" w:author="Alejandro Andreas Jaume Losa" w:date="2024-04-10T18:54:00Z">
        <w:r w:rsidR="0005100F">
          <w:rPr>
            <w:rFonts w:ascii="Times New Roman" w:hAnsi="Times New Roman" w:cs="Times New Roman"/>
            <w:b/>
            <w:bCs/>
          </w:rPr>
          <w:t>27</w:t>
        </w:r>
      </w:ins>
      <w:r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733454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4F61EF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710DF58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97.71</w:t>
            </w:r>
          </w:p>
        </w:tc>
        <w:tc>
          <w:tcPr>
            <w:tcW w:w="1870" w:type="dxa"/>
            <w:shd w:val="clear" w:color="auto" w:fill="auto"/>
            <w:vAlign w:val="center"/>
          </w:tcPr>
          <w:p w14:paraId="15882E2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12.93</w:t>
            </w:r>
          </w:p>
        </w:tc>
        <w:tc>
          <w:tcPr>
            <w:tcW w:w="1870" w:type="dxa"/>
            <w:shd w:val="clear" w:color="auto" w:fill="auto"/>
            <w:vAlign w:val="center"/>
          </w:tcPr>
          <w:p w14:paraId="245F82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7.559</w:t>
            </w:r>
          </w:p>
        </w:tc>
        <w:tc>
          <w:tcPr>
            <w:tcW w:w="1870" w:type="dxa"/>
            <w:shd w:val="clear" w:color="auto" w:fill="auto"/>
            <w:vAlign w:val="center"/>
          </w:tcPr>
          <w:p w14:paraId="7F1C98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2.80e-11</w:t>
            </w:r>
          </w:p>
        </w:tc>
      </w:tr>
      <w:tr w:rsidR="00882DA8" w:rsidRPr="00AA7C5F"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A1FBF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-27.03</w:t>
            </w:r>
          </w:p>
        </w:tc>
        <w:tc>
          <w:tcPr>
            <w:tcW w:w="1870" w:type="dxa"/>
            <w:shd w:val="clear" w:color="auto" w:fill="auto"/>
            <w:vAlign w:val="center"/>
          </w:tcPr>
          <w:p w14:paraId="7EFBCC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13.84</w:t>
            </w:r>
          </w:p>
        </w:tc>
        <w:tc>
          <w:tcPr>
            <w:tcW w:w="1870" w:type="dxa"/>
            <w:shd w:val="clear" w:color="auto" w:fill="auto"/>
            <w:vAlign w:val="center"/>
          </w:tcPr>
          <w:p w14:paraId="1CEB271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-1.953</w:t>
            </w:r>
          </w:p>
        </w:tc>
        <w:tc>
          <w:tcPr>
            <w:tcW w:w="1870" w:type="dxa"/>
            <w:shd w:val="clear" w:color="auto" w:fill="auto"/>
            <w:vAlign w:val="center"/>
          </w:tcPr>
          <w:p w14:paraId="044848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0.053815</w:t>
            </w:r>
          </w:p>
        </w:tc>
      </w:tr>
      <w:tr w:rsidR="00882DA8" w:rsidRPr="00AA7C5F"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-25.164</w:t>
            </w:r>
          </w:p>
        </w:tc>
        <w:tc>
          <w:tcPr>
            <w:tcW w:w="1870" w:type="dxa"/>
            <w:shd w:val="clear" w:color="auto" w:fill="auto"/>
            <w:vAlign w:val="center"/>
          </w:tcPr>
          <w:p w14:paraId="3E8B3D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15.020</w:t>
            </w:r>
          </w:p>
        </w:tc>
        <w:tc>
          <w:tcPr>
            <w:tcW w:w="1870" w:type="dxa"/>
            <w:shd w:val="clear" w:color="auto" w:fill="auto"/>
            <w:vAlign w:val="center"/>
          </w:tcPr>
          <w:p w14:paraId="7EBAAD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-1.675</w:t>
            </w:r>
          </w:p>
        </w:tc>
        <w:tc>
          <w:tcPr>
            <w:tcW w:w="1870" w:type="dxa"/>
            <w:shd w:val="clear" w:color="auto" w:fill="auto"/>
            <w:vAlign w:val="center"/>
          </w:tcPr>
          <w:p w14:paraId="5A9CFAC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0.09722</w:t>
            </w:r>
          </w:p>
        </w:tc>
      </w:tr>
      <w:tr w:rsidR="00882DA8" w:rsidRPr="00AA7C5F"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E747F6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-84.51</w:t>
            </w:r>
          </w:p>
        </w:tc>
        <w:tc>
          <w:tcPr>
            <w:tcW w:w="1870" w:type="dxa"/>
            <w:shd w:val="clear" w:color="auto" w:fill="auto"/>
            <w:vAlign w:val="center"/>
          </w:tcPr>
          <w:p w14:paraId="664949A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20.03</w:t>
            </w:r>
          </w:p>
        </w:tc>
        <w:tc>
          <w:tcPr>
            <w:tcW w:w="1870" w:type="dxa"/>
            <w:shd w:val="clear" w:color="auto" w:fill="auto"/>
            <w:vAlign w:val="center"/>
          </w:tcPr>
          <w:p w14:paraId="249C13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-4.220</w:t>
            </w:r>
          </w:p>
        </w:tc>
        <w:tc>
          <w:tcPr>
            <w:tcW w:w="1870" w:type="dxa"/>
            <w:shd w:val="clear" w:color="auto" w:fill="auto"/>
            <w:vAlign w:val="center"/>
          </w:tcPr>
          <w:p w14:paraId="12A491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5.68e-05</w:t>
            </w:r>
          </w:p>
        </w:tc>
      </w:tr>
      <w:tr w:rsidR="00882DA8" w:rsidRPr="00AA7C5F"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-65.46</w:t>
            </w:r>
          </w:p>
        </w:tc>
        <w:tc>
          <w:tcPr>
            <w:tcW w:w="1870" w:type="dxa"/>
            <w:shd w:val="clear" w:color="auto" w:fill="auto"/>
            <w:vAlign w:val="center"/>
          </w:tcPr>
          <w:p w14:paraId="0FAB43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16.27</w:t>
            </w:r>
          </w:p>
        </w:tc>
        <w:tc>
          <w:tcPr>
            <w:tcW w:w="1870" w:type="dxa"/>
            <w:shd w:val="clear" w:color="auto" w:fill="auto"/>
            <w:vAlign w:val="center"/>
          </w:tcPr>
          <w:p w14:paraId="383A789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-4.024</w:t>
            </w:r>
          </w:p>
        </w:tc>
        <w:tc>
          <w:tcPr>
            <w:tcW w:w="1870" w:type="dxa"/>
            <w:shd w:val="clear" w:color="auto" w:fill="auto"/>
            <w:vAlign w:val="center"/>
          </w:tcPr>
          <w:p w14:paraId="363116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0.000116</w:t>
            </w:r>
          </w:p>
        </w:tc>
      </w:tr>
      <w:tr w:rsidR="00882DA8" w:rsidRPr="00AA7C5F"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A7A36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-43.14</w:t>
            </w:r>
          </w:p>
        </w:tc>
        <w:tc>
          <w:tcPr>
            <w:tcW w:w="1870" w:type="dxa"/>
            <w:shd w:val="clear" w:color="auto" w:fill="auto"/>
            <w:vAlign w:val="center"/>
          </w:tcPr>
          <w:p w14:paraId="4E3517D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18.28</w:t>
            </w:r>
          </w:p>
        </w:tc>
        <w:tc>
          <w:tcPr>
            <w:tcW w:w="1870" w:type="dxa"/>
            <w:shd w:val="clear" w:color="auto" w:fill="auto"/>
            <w:vAlign w:val="center"/>
          </w:tcPr>
          <w:p w14:paraId="65E0670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-2.360</w:t>
            </w:r>
          </w:p>
        </w:tc>
        <w:tc>
          <w:tcPr>
            <w:tcW w:w="1870" w:type="dxa"/>
            <w:shd w:val="clear" w:color="auto" w:fill="auto"/>
            <w:vAlign w:val="center"/>
          </w:tcPr>
          <w:p w14:paraId="6CDD3B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0.020373</w:t>
            </w:r>
          </w:p>
        </w:tc>
      </w:tr>
    </w:tbl>
    <w:p w14:paraId="4795AC75" w14:textId="77777777" w:rsidR="00882DA8" w:rsidRPr="00AA7C5F" w:rsidRDefault="00882DA8" w:rsidP="00882DA8">
      <w:pPr>
        <w:spacing w:line="480" w:lineRule="auto"/>
        <w:jc w:val="both"/>
        <w:rPr>
          <w:rFonts w:ascii="Times New Roman" w:hAnsi="Times New Roman" w:cs="Times New Roman"/>
        </w:rPr>
      </w:pPr>
    </w:p>
    <w:p w14:paraId="5405E7EF" w14:textId="764B7C2E" w:rsidR="00882DA8" w:rsidRPr="00AA7C5F" w:rsidRDefault="00DC4790" w:rsidP="00882DA8">
      <w:pPr>
        <w:spacing w:line="480" w:lineRule="auto"/>
        <w:ind w:firstLine="720"/>
        <w:jc w:val="both"/>
        <w:rPr>
          <w:rFonts w:ascii="Times New Roman" w:hAnsi="Times New Roman" w:cs="Times New Roman"/>
        </w:rPr>
      </w:pPr>
      <w:ins w:id="2065" w:author="Alejandro Andreas Jaume Losa" w:date="2024-04-09T10:30: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2066"/>
      <w:del w:id="2067" w:author="Alejandro Andreas Jaume Losa" w:date="2024-04-09T10:30:00Z">
        <w:r w:rsidR="00882DA8" w:rsidRPr="00AA7C5F" w:rsidDel="00DC4790">
          <w:rPr>
            <w:rFonts w:ascii="Times New Roman" w:hAnsi="Times New Roman" w:cs="Times New Roman"/>
          </w:rPr>
          <w:delText>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w:delText>
        </w:r>
        <w:commentRangeEnd w:id="2066"/>
        <w:r w:rsidR="00B32285" w:rsidDel="00DC4790">
          <w:rPr>
            <w:rStyle w:val="CommentReference"/>
            <w:rFonts w:ascii="Times New Roman" w:eastAsia="Times New Roman" w:hAnsi="Times New Roman" w:cs="Times New Roman"/>
            <w:kern w:val="0"/>
            <w14:ligatures w14:val="none"/>
          </w:rPr>
          <w:commentReference w:id="2066"/>
        </w:r>
        <w:r w:rsidR="00882DA8" w:rsidRPr="00AA7C5F" w:rsidDel="00DC4790">
          <w:rPr>
            <w:rFonts w:ascii="Times New Roman" w:hAnsi="Times New Roman" w:cs="Times New Roman"/>
          </w:rPr>
          <w:delText xml:space="preserve">. </w:delText>
        </w:r>
      </w:del>
      <w:r w:rsidR="00882DA8" w:rsidRPr="00AA7C5F">
        <w:rPr>
          <w:rFonts w:ascii="Times New Roman" w:hAnsi="Times New Roman" w:cs="Times New Roman"/>
        </w:rPr>
        <w:t xml:space="preserve">Additionally, the analysis revealed a strong consensus among those who self-identified ideologically as far-left, as shown in Figure </w:t>
      </w:r>
      <w:r w:rsidR="007A177F" w:rsidRPr="00AA7C5F">
        <w:rPr>
          <w:rFonts w:ascii="Times New Roman" w:hAnsi="Times New Roman" w:cs="Times New Roman"/>
        </w:rPr>
        <w:t>29</w:t>
      </w:r>
      <w:r w:rsidR="00882DA8" w:rsidRPr="00AA7C5F">
        <w:rPr>
          <w:rFonts w:ascii="Times New Roman" w:hAnsi="Times New Roman" w:cs="Times New Roman"/>
        </w:rPr>
        <w:t>.</w:t>
      </w:r>
    </w:p>
    <w:p w14:paraId="019F9717" w14:textId="26B71DDC" w:rsidR="00882DA8" w:rsidRPr="00AA7C5F" w:rsidDel="009F4FE8" w:rsidRDefault="00882DA8" w:rsidP="00882DA8">
      <w:pPr>
        <w:spacing w:line="480" w:lineRule="auto"/>
        <w:jc w:val="both"/>
        <w:rPr>
          <w:del w:id="2068" w:author="Alejandro Andreas Jaume Losa" w:date="2024-04-10T18:48:00Z"/>
          <w:rFonts w:ascii="Times New Roman" w:hAnsi="Times New Roman" w:cs="Times New Roman"/>
        </w:rPr>
      </w:pPr>
      <w:del w:id="2069" w:author="Alejandro Andreas Jaume Losa" w:date="2024-04-10T18:48: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29</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‘Catalan is in danger of disappearing in the Balearic Islands’.</w:delText>
        </w:r>
      </w:del>
    </w:p>
    <w:p w14:paraId="627409F8" w14:textId="77777777" w:rsidR="00882DA8" w:rsidRDefault="00882DA8" w:rsidP="00882DA8">
      <w:pPr>
        <w:spacing w:line="480" w:lineRule="auto"/>
        <w:jc w:val="both"/>
        <w:rPr>
          <w:ins w:id="2070" w:author="Alejandro Andreas Jaume Losa" w:date="2024-04-10T18:48:00Z"/>
          <w:rFonts w:ascii="Times New Roman" w:hAnsi="Times New Roman" w:cs="Times New Roman"/>
        </w:rPr>
      </w:pPr>
      <w:r w:rsidRPr="00AA7C5F">
        <w:rPr>
          <w:rFonts w:ascii="Times New Roman" w:hAnsi="Times New Roman" w:cs="Times New Roman"/>
          <w:noProof/>
        </w:rPr>
        <w:drawing>
          <wp:inline distT="0" distB="0" distL="0" distR="0" wp14:anchorId="4EBEB5CC" wp14:editId="055141DB">
            <wp:extent cx="5943600" cy="3752215"/>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6AF75D" w14:textId="7B12FA2A" w:rsidR="009F4FE8" w:rsidRPr="00AA7C5F" w:rsidRDefault="009F4FE8" w:rsidP="009F4FE8">
      <w:pPr>
        <w:spacing w:line="480" w:lineRule="auto"/>
        <w:jc w:val="center"/>
        <w:rPr>
          <w:rFonts w:ascii="Times New Roman" w:hAnsi="Times New Roman" w:cs="Times New Roman"/>
        </w:rPr>
        <w:pPrChange w:id="2071" w:author="Alejandro Andreas Jaume Losa" w:date="2024-04-10T18:48:00Z">
          <w:pPr>
            <w:spacing w:line="480" w:lineRule="auto"/>
            <w:jc w:val="both"/>
          </w:pPr>
        </w:pPrChange>
      </w:pPr>
      <w:ins w:id="2072" w:author="Alejandro Andreas Jaume Losa" w:date="2024-04-10T18:48:00Z">
        <w:r w:rsidRPr="00AA7C5F">
          <w:rPr>
            <w:rFonts w:ascii="Times New Roman" w:hAnsi="Times New Roman" w:cs="Times New Roman"/>
            <w:b/>
            <w:bCs/>
          </w:rPr>
          <w:lastRenderedPageBreak/>
          <w:t>Figure 29.</w:t>
        </w:r>
        <w:r w:rsidRPr="00AA7C5F">
          <w:rPr>
            <w:rFonts w:ascii="Times New Roman" w:hAnsi="Times New Roman" w:cs="Times New Roman"/>
          </w:rPr>
          <w:t xml:space="preserve"> Participant responses to the statement ‘Catalan is in danger of disappearing in the Balearic Islands’.</w:t>
        </w:r>
      </w:ins>
    </w:p>
    <w:p w14:paraId="18AF6D47" w14:textId="3996E20A"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‘People should put more effort into using Catalan’ and ‘People should put more effort into using Spanish’ also revealed interesting differences. When people were presented with the statement ‘People should put more effort into using Catalan’, progressive participants showed a greater level of agreement with it than conservative participants, who showed a much lower level of agreement, as presented in Table </w:t>
      </w:r>
      <w:del w:id="2073" w:author="Alejandro Andreas Jaume Losa" w:date="2024-04-10T18:54:00Z">
        <w:r w:rsidR="0070546B" w:rsidRPr="00AA7C5F" w:rsidDel="0005100F">
          <w:rPr>
            <w:rFonts w:ascii="Times New Roman" w:hAnsi="Times New Roman" w:cs="Times New Roman"/>
          </w:rPr>
          <w:delText>34</w:delText>
        </w:r>
      </w:del>
      <w:ins w:id="2074" w:author="Alejandro Andreas Jaume Losa" w:date="2024-04-10T18:54:00Z">
        <w:r w:rsidR="0005100F">
          <w:rPr>
            <w:rFonts w:ascii="Times New Roman" w:hAnsi="Times New Roman" w:cs="Times New Roman"/>
          </w:rPr>
          <w:t>28</w:t>
        </w:r>
      </w:ins>
      <w:r w:rsidR="0070546B" w:rsidRPr="00AA7C5F">
        <w:rPr>
          <w:rFonts w:ascii="Times New Roman" w:hAnsi="Times New Roman" w:cs="Times New Roman"/>
        </w:rPr>
        <w:t>.</w:t>
      </w:r>
    </w:p>
    <w:p w14:paraId="1CFFF73D" w14:textId="1521ACD3" w:rsidR="00882DA8" w:rsidRPr="00AA7C5F" w:rsidRDefault="00882DA8" w:rsidP="00882DA8">
      <w:pPr>
        <w:spacing w:line="480" w:lineRule="auto"/>
        <w:jc w:val="both"/>
        <w:rPr>
          <w:rFonts w:ascii="Times New Roman" w:hAnsi="Times New Roman" w:cs="Times New Roman"/>
        </w:rPr>
      </w:pPr>
      <w:r w:rsidRPr="00E7402C">
        <w:rPr>
          <w:rFonts w:ascii="Times New Roman" w:hAnsi="Times New Roman" w:cs="Times New Roman"/>
          <w:b/>
          <w:bCs/>
          <w:rPrChange w:id="2075" w:author="Alejandro Andreas Jaume Losa" w:date="2024-04-10T09:38:00Z">
            <w:rPr>
              <w:rFonts w:ascii="Times New Roman" w:hAnsi="Times New Roman" w:cs="Times New Roman"/>
            </w:rPr>
          </w:rPrChange>
        </w:rPr>
        <w:t xml:space="preserve">Table </w:t>
      </w:r>
      <w:del w:id="2076" w:author="Alejandro Andreas Jaume Losa" w:date="2024-04-10T18:54:00Z">
        <w:r w:rsidR="0070546B" w:rsidRPr="00E7402C" w:rsidDel="0005100F">
          <w:rPr>
            <w:rFonts w:ascii="Times New Roman" w:hAnsi="Times New Roman" w:cs="Times New Roman"/>
            <w:b/>
            <w:bCs/>
            <w:rPrChange w:id="2077" w:author="Alejandro Andreas Jaume Losa" w:date="2024-04-10T09:38:00Z">
              <w:rPr>
                <w:rFonts w:ascii="Times New Roman" w:hAnsi="Times New Roman" w:cs="Times New Roman"/>
              </w:rPr>
            </w:rPrChange>
          </w:rPr>
          <w:delText>34</w:delText>
        </w:r>
      </w:del>
      <w:ins w:id="2078" w:author="Alejandro Andreas Jaume Losa" w:date="2024-04-10T18:54:00Z">
        <w:r w:rsidR="0005100F">
          <w:rPr>
            <w:rFonts w:ascii="Times New Roman" w:hAnsi="Times New Roman" w:cs="Times New Roman"/>
            <w:b/>
            <w:bCs/>
          </w:rPr>
          <w:t>28</w:t>
        </w:r>
      </w:ins>
      <w:r w:rsidR="0070546B" w:rsidRPr="00AA7C5F">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27AF7C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281775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BCC5F2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98.29</w:t>
            </w:r>
          </w:p>
        </w:tc>
        <w:tc>
          <w:tcPr>
            <w:tcW w:w="1870" w:type="dxa"/>
            <w:shd w:val="clear" w:color="auto" w:fill="auto"/>
            <w:vAlign w:val="center"/>
          </w:tcPr>
          <w:p w14:paraId="3852C67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12.55</w:t>
            </w:r>
          </w:p>
        </w:tc>
        <w:tc>
          <w:tcPr>
            <w:tcW w:w="1870" w:type="dxa"/>
            <w:shd w:val="clear" w:color="auto" w:fill="auto"/>
            <w:vAlign w:val="center"/>
          </w:tcPr>
          <w:p w14:paraId="5A94159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7.829</w:t>
            </w:r>
          </w:p>
        </w:tc>
        <w:tc>
          <w:tcPr>
            <w:tcW w:w="1870" w:type="dxa"/>
            <w:shd w:val="clear" w:color="auto" w:fill="auto"/>
            <w:vAlign w:val="center"/>
          </w:tcPr>
          <w:p w14:paraId="7E0D770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7.69e-12</w:t>
            </w:r>
          </w:p>
        </w:tc>
      </w:tr>
      <w:tr w:rsidR="00882DA8" w:rsidRPr="00AA7C5F"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A2C9D1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-21.37</w:t>
            </w:r>
          </w:p>
        </w:tc>
        <w:tc>
          <w:tcPr>
            <w:tcW w:w="1870" w:type="dxa"/>
            <w:shd w:val="clear" w:color="auto" w:fill="auto"/>
            <w:vAlign w:val="center"/>
          </w:tcPr>
          <w:p w14:paraId="4C9479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13.44</w:t>
            </w:r>
          </w:p>
        </w:tc>
        <w:tc>
          <w:tcPr>
            <w:tcW w:w="1870" w:type="dxa"/>
            <w:shd w:val="clear" w:color="auto" w:fill="auto"/>
            <w:vAlign w:val="center"/>
          </w:tcPr>
          <w:p w14:paraId="770E37F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-1.590</w:t>
            </w:r>
          </w:p>
        </w:tc>
        <w:tc>
          <w:tcPr>
            <w:tcW w:w="1870" w:type="dxa"/>
            <w:shd w:val="clear" w:color="auto" w:fill="auto"/>
            <w:vAlign w:val="center"/>
          </w:tcPr>
          <w:p w14:paraId="778530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0.11518</w:t>
            </w:r>
          </w:p>
        </w:tc>
      </w:tr>
      <w:tr w:rsidR="00882DA8" w:rsidRPr="00AA7C5F"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-23.786</w:t>
            </w:r>
          </w:p>
        </w:tc>
        <w:tc>
          <w:tcPr>
            <w:tcW w:w="1870" w:type="dxa"/>
            <w:shd w:val="clear" w:color="auto" w:fill="auto"/>
            <w:vAlign w:val="center"/>
          </w:tcPr>
          <w:p w14:paraId="646E0F3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14.586</w:t>
            </w:r>
          </w:p>
        </w:tc>
        <w:tc>
          <w:tcPr>
            <w:tcW w:w="1870" w:type="dxa"/>
            <w:shd w:val="clear" w:color="auto" w:fill="auto"/>
            <w:vAlign w:val="center"/>
          </w:tcPr>
          <w:p w14:paraId="6D4AD3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-1.631</w:t>
            </w:r>
          </w:p>
        </w:tc>
        <w:tc>
          <w:tcPr>
            <w:tcW w:w="1870" w:type="dxa"/>
            <w:shd w:val="clear" w:color="auto" w:fill="auto"/>
            <w:vAlign w:val="center"/>
          </w:tcPr>
          <w:p w14:paraId="6AAF0D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0.1063</w:t>
            </w:r>
          </w:p>
        </w:tc>
      </w:tr>
      <w:tr w:rsidR="00882DA8" w:rsidRPr="00AA7C5F"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824CC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-62.09</w:t>
            </w:r>
          </w:p>
        </w:tc>
        <w:tc>
          <w:tcPr>
            <w:tcW w:w="1870" w:type="dxa"/>
            <w:shd w:val="clear" w:color="auto" w:fill="auto"/>
            <w:vAlign w:val="center"/>
          </w:tcPr>
          <w:p w14:paraId="36D1D36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19.45</w:t>
            </w:r>
          </w:p>
        </w:tc>
        <w:tc>
          <w:tcPr>
            <w:tcW w:w="1870" w:type="dxa"/>
            <w:shd w:val="clear" w:color="auto" w:fill="auto"/>
            <w:vAlign w:val="center"/>
          </w:tcPr>
          <w:p w14:paraId="2AA7E4D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-3.192</w:t>
            </w:r>
          </w:p>
        </w:tc>
        <w:tc>
          <w:tcPr>
            <w:tcW w:w="1870" w:type="dxa"/>
            <w:shd w:val="clear" w:color="auto" w:fill="auto"/>
            <w:vAlign w:val="center"/>
          </w:tcPr>
          <w:p w14:paraId="0603F94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0.00193</w:t>
            </w:r>
          </w:p>
        </w:tc>
      </w:tr>
      <w:tr w:rsidR="00882DA8" w:rsidRPr="00AA7C5F"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-52.54</w:t>
            </w:r>
          </w:p>
        </w:tc>
        <w:tc>
          <w:tcPr>
            <w:tcW w:w="1870" w:type="dxa"/>
            <w:shd w:val="clear" w:color="auto" w:fill="auto"/>
            <w:vAlign w:val="center"/>
          </w:tcPr>
          <w:p w14:paraId="416A205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15.80</w:t>
            </w:r>
          </w:p>
        </w:tc>
        <w:tc>
          <w:tcPr>
            <w:tcW w:w="1870" w:type="dxa"/>
            <w:shd w:val="clear" w:color="auto" w:fill="auto"/>
            <w:vAlign w:val="center"/>
          </w:tcPr>
          <w:p w14:paraId="1F67075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-3.326</w:t>
            </w:r>
          </w:p>
        </w:tc>
        <w:tc>
          <w:tcPr>
            <w:tcW w:w="1870" w:type="dxa"/>
            <w:shd w:val="clear" w:color="auto" w:fill="auto"/>
            <w:vAlign w:val="center"/>
          </w:tcPr>
          <w:p w14:paraId="4E92544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0.00126</w:t>
            </w:r>
          </w:p>
        </w:tc>
      </w:tr>
      <w:tr w:rsidR="00882DA8" w:rsidRPr="00AA7C5F"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608851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-51.43</w:t>
            </w:r>
          </w:p>
        </w:tc>
        <w:tc>
          <w:tcPr>
            <w:tcW w:w="1870" w:type="dxa"/>
            <w:shd w:val="clear" w:color="auto" w:fill="auto"/>
            <w:vAlign w:val="center"/>
          </w:tcPr>
          <w:p w14:paraId="68B3907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17.75</w:t>
            </w:r>
          </w:p>
        </w:tc>
        <w:tc>
          <w:tcPr>
            <w:tcW w:w="1870" w:type="dxa"/>
            <w:shd w:val="clear" w:color="auto" w:fill="auto"/>
            <w:vAlign w:val="center"/>
          </w:tcPr>
          <w:p w14:paraId="4BBA7E9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-2.897</w:t>
            </w:r>
          </w:p>
        </w:tc>
        <w:tc>
          <w:tcPr>
            <w:tcW w:w="1870" w:type="dxa"/>
            <w:shd w:val="clear" w:color="auto" w:fill="auto"/>
            <w:vAlign w:val="center"/>
          </w:tcPr>
          <w:p w14:paraId="4C978B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0.00470</w:t>
            </w:r>
          </w:p>
        </w:tc>
      </w:tr>
    </w:tbl>
    <w:p w14:paraId="21488010" w14:textId="77777777" w:rsidR="00882DA8" w:rsidRPr="00AA7C5F" w:rsidRDefault="00882DA8" w:rsidP="00882DA8">
      <w:pPr>
        <w:spacing w:line="480" w:lineRule="auto"/>
        <w:jc w:val="both"/>
        <w:rPr>
          <w:rFonts w:ascii="Times New Roman" w:hAnsi="Times New Roman" w:cs="Times New Roman"/>
        </w:rPr>
      </w:pPr>
    </w:p>
    <w:p w14:paraId="7565A892" w14:textId="2883B442" w:rsidR="00882DA8" w:rsidRPr="00AA7C5F" w:rsidRDefault="00DC4790" w:rsidP="00882DA8">
      <w:pPr>
        <w:spacing w:line="480" w:lineRule="auto"/>
        <w:ind w:firstLine="720"/>
        <w:jc w:val="both"/>
        <w:rPr>
          <w:rFonts w:ascii="Times New Roman" w:hAnsi="Times New Roman" w:cs="Times New Roman"/>
        </w:rPr>
      </w:pPr>
      <w:ins w:id="2079" w:author="Alejandro Andreas Jaume Losa" w:date="2024-04-09T10:30:00Z">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showed the greatest degree of disagreement with the statement</w:t>
        </w:r>
        <w:r>
          <w:rPr>
            <w:rFonts w:ascii="Times New Roman" w:hAnsi="Times New Roman" w:cs="Times New Roman"/>
          </w:rPr>
          <w:t xml:space="preserve">. </w:t>
        </w:r>
        <w:r w:rsidRPr="00263174">
          <w:rPr>
            <w:rFonts w:ascii="Times New Roman" w:hAnsi="Times New Roman" w:cs="Times New Roman"/>
          </w:rPr>
          <w:t>These results align to previously mentioned trend of centrists’ alignment with conservative attitudes.</w:t>
        </w:r>
        <w:r>
          <w:rPr>
            <w:rFonts w:ascii="Times New Roman" w:hAnsi="Times New Roman" w:cs="Times New Roman"/>
          </w:rPr>
          <w:t xml:space="preserve"> </w:t>
        </w:r>
      </w:ins>
      <w:commentRangeStart w:id="2080"/>
      <w:del w:id="2081" w:author="Alejandro Andreas Jaume Losa" w:date="2024-04-09T10:30:00Z">
        <w:r w:rsidR="00882DA8" w:rsidRPr="00AA7C5F" w:rsidDel="00DC4790">
          <w:rPr>
            <w:rFonts w:ascii="Times New Roman" w:hAnsi="Times New Roman" w:cs="Times New Roman"/>
          </w:rPr>
          <w:delText>Similar to what has been observed with other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w:delText>
        </w:r>
        <w:commentRangeEnd w:id="2080"/>
        <w:r w:rsidR="00B32285" w:rsidDel="00DC4790">
          <w:rPr>
            <w:rStyle w:val="CommentReference"/>
            <w:rFonts w:ascii="Times New Roman" w:eastAsia="Times New Roman" w:hAnsi="Times New Roman" w:cs="Times New Roman"/>
            <w:kern w:val="0"/>
            <w14:ligatures w14:val="none"/>
          </w:rPr>
          <w:commentReference w:id="2080"/>
        </w:r>
        <w:r w:rsidR="00882DA8" w:rsidRPr="00AA7C5F" w:rsidDel="00DC4790">
          <w:rPr>
            <w:rFonts w:ascii="Times New Roman" w:hAnsi="Times New Roman" w:cs="Times New Roman"/>
          </w:rPr>
          <w:delText xml:space="preserve">. </w:delText>
        </w:r>
      </w:del>
      <w:r w:rsidR="00882DA8" w:rsidRPr="00AA7C5F">
        <w:rPr>
          <w:rFonts w:ascii="Times New Roman" w:hAnsi="Times New Roman" w:cs="Times New Roman"/>
        </w:rPr>
        <w:t xml:space="preserve">Additionally, the analysis revealed a strong </w:t>
      </w:r>
      <w:commentRangeStart w:id="2082"/>
      <w:r w:rsidR="00882DA8" w:rsidRPr="00AA7C5F">
        <w:rPr>
          <w:rFonts w:ascii="Times New Roman" w:hAnsi="Times New Roman" w:cs="Times New Roman"/>
        </w:rPr>
        <w:t xml:space="preserve">consensus among </w:t>
      </w:r>
      <w:commentRangeEnd w:id="2082"/>
      <w:r w:rsidR="00B32285">
        <w:rPr>
          <w:rStyle w:val="CommentReference"/>
          <w:rFonts w:ascii="Times New Roman" w:eastAsia="Times New Roman" w:hAnsi="Times New Roman" w:cs="Times New Roman"/>
          <w:kern w:val="0"/>
          <w14:ligatures w14:val="none"/>
        </w:rPr>
        <w:commentReference w:id="2082"/>
      </w:r>
      <w:r w:rsidR="00882DA8" w:rsidRPr="00AA7C5F">
        <w:rPr>
          <w:rFonts w:ascii="Times New Roman" w:hAnsi="Times New Roman" w:cs="Times New Roman"/>
        </w:rPr>
        <w:t>those who self-identified ideologically as far-left, as shown</w:t>
      </w:r>
      <w:ins w:id="2083" w:author="Alejandro Andreas Jaume Losa" w:date="2024-04-09T10:30:00Z">
        <w:r>
          <w:rPr>
            <w:rFonts w:ascii="Times New Roman" w:hAnsi="Times New Roman" w:cs="Times New Roman"/>
          </w:rPr>
          <w:t xml:space="preserve"> by the error bars</w:t>
        </w:r>
      </w:ins>
      <w:r w:rsidR="00882DA8" w:rsidRPr="00AA7C5F">
        <w:rPr>
          <w:rFonts w:ascii="Times New Roman" w:hAnsi="Times New Roman" w:cs="Times New Roman"/>
        </w:rPr>
        <w:t xml:space="preserve"> in Figure </w:t>
      </w:r>
      <w:r w:rsidR="007A177F" w:rsidRPr="00AA7C5F">
        <w:rPr>
          <w:rFonts w:ascii="Times New Roman" w:hAnsi="Times New Roman" w:cs="Times New Roman"/>
        </w:rPr>
        <w:t>30.</w:t>
      </w:r>
    </w:p>
    <w:p w14:paraId="5800E32C" w14:textId="1B7C64E2" w:rsidR="00882DA8" w:rsidRPr="00AA7C5F" w:rsidDel="009F4FE8" w:rsidRDefault="00882DA8" w:rsidP="00882DA8">
      <w:pPr>
        <w:spacing w:line="480" w:lineRule="auto"/>
        <w:jc w:val="both"/>
        <w:rPr>
          <w:del w:id="2084" w:author="Alejandro Andreas Jaume Losa" w:date="2024-04-10T18:48:00Z"/>
          <w:rFonts w:ascii="Times New Roman" w:hAnsi="Times New Roman" w:cs="Times New Roman"/>
        </w:rPr>
      </w:pPr>
      <w:del w:id="2085" w:author="Alejandro Andreas Jaume Losa" w:date="2024-04-10T18:48:00Z">
        <w:r w:rsidRPr="00AA7C5F" w:rsidDel="009F4FE8">
          <w:rPr>
            <w:rFonts w:ascii="Times New Roman" w:hAnsi="Times New Roman" w:cs="Times New Roman"/>
            <w:b/>
            <w:bCs/>
          </w:rPr>
          <w:lastRenderedPageBreak/>
          <w:delText xml:space="preserve">Figure </w:delText>
        </w:r>
        <w:r w:rsidR="007A177F" w:rsidRPr="00AA7C5F" w:rsidDel="009F4FE8">
          <w:rPr>
            <w:rFonts w:ascii="Times New Roman" w:hAnsi="Times New Roman" w:cs="Times New Roman"/>
            <w:b/>
            <w:bCs/>
          </w:rPr>
          <w:delText>30</w:delText>
        </w:r>
        <w:r w:rsidR="00E428C1"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‘People should put more effort into using Catalan’.</w:delText>
        </w:r>
      </w:del>
    </w:p>
    <w:p w14:paraId="3517EBD2" w14:textId="77777777" w:rsidR="00882DA8" w:rsidRPr="00AA7C5F" w:rsidDel="0005100F" w:rsidRDefault="00882DA8" w:rsidP="00882DA8">
      <w:pPr>
        <w:spacing w:line="480" w:lineRule="auto"/>
        <w:jc w:val="both"/>
        <w:rPr>
          <w:del w:id="2086" w:author="Alejandro Andreas Jaume Losa" w:date="2024-04-10T18:54:00Z"/>
          <w:rFonts w:ascii="Times New Roman" w:hAnsi="Times New Roman" w:cs="Times New Roman"/>
        </w:rPr>
      </w:pPr>
      <w:r w:rsidRPr="00AA7C5F">
        <w:rPr>
          <w:rFonts w:ascii="Times New Roman" w:hAnsi="Times New Roman" w:cs="Times New Roman"/>
          <w:noProof/>
        </w:rPr>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443A801" w14:textId="77777777" w:rsidR="009F4FE8" w:rsidRDefault="00882DA8" w:rsidP="00882DA8">
      <w:pPr>
        <w:spacing w:line="480" w:lineRule="auto"/>
        <w:jc w:val="both"/>
        <w:rPr>
          <w:ins w:id="2087" w:author="Alejandro Andreas Jaume Losa" w:date="2024-04-10T18:48:00Z"/>
          <w:rFonts w:ascii="Times New Roman" w:hAnsi="Times New Roman" w:cs="Times New Roman"/>
        </w:rPr>
      </w:pPr>
      <w:del w:id="2088" w:author="Alejandro Andreas Jaume Losa" w:date="2024-04-10T18:54:00Z">
        <w:r w:rsidRPr="00AA7C5F" w:rsidDel="0005100F">
          <w:rPr>
            <w:rFonts w:ascii="Times New Roman" w:hAnsi="Times New Roman" w:cs="Times New Roman"/>
          </w:rPr>
          <w:tab/>
        </w:r>
      </w:del>
    </w:p>
    <w:p w14:paraId="5EC2ACC1" w14:textId="77777777" w:rsidR="009F4FE8" w:rsidRPr="00AA7C5F" w:rsidRDefault="009F4FE8" w:rsidP="009F4FE8">
      <w:pPr>
        <w:spacing w:line="480" w:lineRule="auto"/>
        <w:jc w:val="center"/>
        <w:rPr>
          <w:ins w:id="2089" w:author="Alejandro Andreas Jaume Losa" w:date="2024-04-10T18:48:00Z"/>
          <w:rFonts w:ascii="Times New Roman" w:hAnsi="Times New Roman" w:cs="Times New Roman"/>
        </w:rPr>
        <w:pPrChange w:id="2090" w:author="Alejandro Andreas Jaume Losa" w:date="2024-04-10T18:48:00Z">
          <w:pPr>
            <w:spacing w:line="480" w:lineRule="auto"/>
            <w:jc w:val="both"/>
          </w:pPr>
        </w:pPrChange>
      </w:pPr>
      <w:ins w:id="2091" w:author="Alejandro Andreas Jaume Losa" w:date="2024-04-10T18:48:00Z">
        <w:r w:rsidRPr="00AA7C5F">
          <w:rPr>
            <w:rFonts w:ascii="Times New Roman" w:hAnsi="Times New Roman" w:cs="Times New Roman"/>
            <w:b/>
            <w:bCs/>
          </w:rPr>
          <w:t>Figure 30.</w:t>
        </w:r>
        <w:r w:rsidRPr="00AA7C5F">
          <w:rPr>
            <w:rFonts w:ascii="Times New Roman" w:hAnsi="Times New Roman" w:cs="Times New Roman"/>
          </w:rPr>
          <w:t xml:space="preserve"> Participant responses to the statement ‘People should put more effort into using Catalan’.</w:t>
        </w:r>
      </w:ins>
    </w:p>
    <w:p w14:paraId="71BEB326" w14:textId="7F28E048" w:rsidR="00882DA8" w:rsidRPr="00AA7C5F" w:rsidRDefault="00882DA8" w:rsidP="009F4FE8">
      <w:pPr>
        <w:spacing w:line="480" w:lineRule="auto"/>
        <w:ind w:firstLine="720"/>
        <w:jc w:val="both"/>
        <w:rPr>
          <w:rFonts w:ascii="Times New Roman" w:hAnsi="Times New Roman" w:cs="Times New Roman"/>
        </w:rPr>
        <w:pPrChange w:id="2092" w:author="Alejandro Andreas Jaume Losa" w:date="2024-04-10T18:48:00Z">
          <w:pPr>
            <w:spacing w:line="480" w:lineRule="auto"/>
            <w:jc w:val="both"/>
          </w:pPr>
        </w:pPrChange>
      </w:pPr>
      <w:r w:rsidRPr="00AA7C5F">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del w:id="2093" w:author="Alejandro Andreas Jaume Losa" w:date="2024-04-10T18:54:00Z">
        <w:r w:rsidR="0070546B" w:rsidRPr="00AA7C5F" w:rsidDel="0005100F">
          <w:rPr>
            <w:rFonts w:ascii="Times New Roman" w:hAnsi="Times New Roman" w:cs="Times New Roman"/>
          </w:rPr>
          <w:delText>35</w:delText>
        </w:r>
      </w:del>
      <w:ins w:id="2094" w:author="Alejandro Andreas Jaume Losa" w:date="2024-04-10T18:54:00Z">
        <w:r w:rsidR="0005100F">
          <w:rPr>
            <w:rFonts w:ascii="Times New Roman" w:hAnsi="Times New Roman" w:cs="Times New Roman"/>
          </w:rPr>
          <w:t>29</w:t>
        </w:r>
      </w:ins>
      <w:r w:rsidR="0070546B" w:rsidRPr="00AA7C5F">
        <w:rPr>
          <w:rFonts w:ascii="Times New Roman" w:hAnsi="Times New Roman" w:cs="Times New Roman"/>
        </w:rPr>
        <w:t>.</w:t>
      </w:r>
    </w:p>
    <w:p w14:paraId="3BEBAD2B" w14:textId="4E31E86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del w:id="2095" w:author="Alejandro Andreas Jaume Losa" w:date="2024-04-10T18:54:00Z">
        <w:r w:rsidR="0070546B" w:rsidRPr="00AA7C5F" w:rsidDel="0005100F">
          <w:rPr>
            <w:rFonts w:ascii="Times New Roman" w:hAnsi="Times New Roman" w:cs="Times New Roman"/>
            <w:b/>
            <w:bCs/>
          </w:rPr>
          <w:delText>35</w:delText>
        </w:r>
      </w:del>
      <w:ins w:id="2096" w:author="Alejandro Andreas Jaume Losa" w:date="2024-04-10T18:54:00Z">
        <w:r w:rsidR="0005100F">
          <w:rPr>
            <w:rFonts w:ascii="Times New Roman" w:hAnsi="Times New Roman" w:cs="Times New Roman"/>
            <w:b/>
            <w:bCs/>
          </w:rPr>
          <w:t>29</w:t>
        </w:r>
      </w:ins>
      <w:r w:rsidR="0070546B" w:rsidRPr="00AA7C5F">
        <w:rPr>
          <w:rFonts w:ascii="Times New Roman" w:hAnsi="Times New Roman" w:cs="Times New Roman"/>
          <w:b/>
          <w:bCs/>
        </w:rPr>
        <w:t>.</w:t>
      </w:r>
      <w:r w:rsidR="0070546B" w:rsidRPr="00AA7C5F">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424527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07D8B4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B561FE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21.000</w:t>
            </w:r>
          </w:p>
        </w:tc>
        <w:tc>
          <w:tcPr>
            <w:tcW w:w="1870" w:type="dxa"/>
            <w:shd w:val="clear" w:color="auto" w:fill="auto"/>
            <w:vAlign w:val="center"/>
          </w:tcPr>
          <w:p w14:paraId="4BC1E73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12.542</w:t>
            </w:r>
          </w:p>
        </w:tc>
        <w:tc>
          <w:tcPr>
            <w:tcW w:w="1870" w:type="dxa"/>
            <w:shd w:val="clear" w:color="auto" w:fill="auto"/>
            <w:vAlign w:val="center"/>
          </w:tcPr>
          <w:p w14:paraId="68D0F15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1.674</w:t>
            </w:r>
          </w:p>
        </w:tc>
        <w:tc>
          <w:tcPr>
            <w:tcW w:w="1870" w:type="dxa"/>
            <w:shd w:val="clear" w:color="auto" w:fill="auto"/>
            <w:vAlign w:val="center"/>
          </w:tcPr>
          <w:p w14:paraId="32C688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0.0974</w:t>
            </w:r>
          </w:p>
        </w:tc>
      </w:tr>
      <w:tr w:rsidR="00882DA8" w:rsidRPr="00AA7C5F"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05EE9A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3.563</w:t>
            </w:r>
          </w:p>
        </w:tc>
        <w:tc>
          <w:tcPr>
            <w:tcW w:w="1870" w:type="dxa"/>
            <w:shd w:val="clear" w:color="auto" w:fill="auto"/>
            <w:vAlign w:val="center"/>
          </w:tcPr>
          <w:p w14:paraId="1436AC9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13.426</w:t>
            </w:r>
          </w:p>
        </w:tc>
        <w:tc>
          <w:tcPr>
            <w:tcW w:w="1870" w:type="dxa"/>
            <w:shd w:val="clear" w:color="auto" w:fill="auto"/>
            <w:vAlign w:val="center"/>
          </w:tcPr>
          <w:p w14:paraId="10891A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0.265</w:t>
            </w:r>
          </w:p>
        </w:tc>
        <w:tc>
          <w:tcPr>
            <w:tcW w:w="1870" w:type="dxa"/>
            <w:shd w:val="clear" w:color="auto" w:fill="auto"/>
            <w:vAlign w:val="center"/>
          </w:tcPr>
          <w:p w14:paraId="76C644D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0.7913</w:t>
            </w:r>
          </w:p>
        </w:tc>
      </w:tr>
      <w:tr w:rsidR="00882DA8" w:rsidRPr="00AA7C5F"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2.200</w:t>
            </w:r>
          </w:p>
        </w:tc>
        <w:tc>
          <w:tcPr>
            <w:tcW w:w="1870" w:type="dxa"/>
            <w:shd w:val="clear" w:color="auto" w:fill="auto"/>
            <w:vAlign w:val="center"/>
          </w:tcPr>
          <w:p w14:paraId="3B0656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14.573</w:t>
            </w:r>
          </w:p>
        </w:tc>
        <w:tc>
          <w:tcPr>
            <w:tcW w:w="1870" w:type="dxa"/>
            <w:shd w:val="clear" w:color="auto" w:fill="auto"/>
            <w:vAlign w:val="center"/>
          </w:tcPr>
          <w:p w14:paraId="7D2B79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0.151</w:t>
            </w:r>
          </w:p>
        </w:tc>
        <w:tc>
          <w:tcPr>
            <w:tcW w:w="1870" w:type="dxa"/>
            <w:shd w:val="clear" w:color="auto" w:fill="auto"/>
            <w:vAlign w:val="center"/>
          </w:tcPr>
          <w:p w14:paraId="07DD8C4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0.88033</w:t>
            </w:r>
          </w:p>
        </w:tc>
      </w:tr>
      <w:tr w:rsidR="00882DA8" w:rsidRPr="00AA7C5F"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7DB25F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16.800</w:t>
            </w:r>
          </w:p>
        </w:tc>
        <w:tc>
          <w:tcPr>
            <w:tcW w:w="1870" w:type="dxa"/>
            <w:shd w:val="clear" w:color="auto" w:fill="auto"/>
            <w:vAlign w:val="center"/>
          </w:tcPr>
          <w:p w14:paraId="1D4C77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19.430</w:t>
            </w:r>
          </w:p>
        </w:tc>
        <w:tc>
          <w:tcPr>
            <w:tcW w:w="1870" w:type="dxa"/>
            <w:shd w:val="clear" w:color="auto" w:fill="auto"/>
            <w:vAlign w:val="center"/>
          </w:tcPr>
          <w:p w14:paraId="199938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0.865</w:t>
            </w:r>
          </w:p>
        </w:tc>
        <w:tc>
          <w:tcPr>
            <w:tcW w:w="1870" w:type="dxa"/>
            <w:shd w:val="clear" w:color="auto" w:fill="auto"/>
            <w:vAlign w:val="center"/>
          </w:tcPr>
          <w:p w14:paraId="262195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0.3895</w:t>
            </w:r>
          </w:p>
        </w:tc>
      </w:tr>
      <w:tr w:rsidR="00882DA8" w:rsidRPr="00AA7C5F"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33.833</w:t>
            </w:r>
          </w:p>
        </w:tc>
        <w:tc>
          <w:tcPr>
            <w:tcW w:w="1870" w:type="dxa"/>
            <w:shd w:val="clear" w:color="auto" w:fill="auto"/>
            <w:vAlign w:val="center"/>
          </w:tcPr>
          <w:p w14:paraId="781C85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15.782</w:t>
            </w:r>
          </w:p>
        </w:tc>
        <w:tc>
          <w:tcPr>
            <w:tcW w:w="1870" w:type="dxa"/>
            <w:shd w:val="clear" w:color="auto" w:fill="auto"/>
            <w:vAlign w:val="center"/>
          </w:tcPr>
          <w:p w14:paraId="79385D7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2.144</w:t>
            </w:r>
          </w:p>
        </w:tc>
        <w:tc>
          <w:tcPr>
            <w:tcW w:w="1870" w:type="dxa"/>
            <w:shd w:val="clear" w:color="auto" w:fill="auto"/>
            <w:vAlign w:val="center"/>
          </w:tcPr>
          <w:p w14:paraId="0266DCE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0.0347</w:t>
            </w:r>
          </w:p>
        </w:tc>
      </w:tr>
      <w:tr w:rsidR="00882DA8" w:rsidRPr="00AA7C5F"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455D5C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32.000</w:t>
            </w:r>
          </w:p>
        </w:tc>
        <w:tc>
          <w:tcPr>
            <w:tcW w:w="1870" w:type="dxa"/>
            <w:shd w:val="clear" w:color="auto" w:fill="auto"/>
            <w:vAlign w:val="center"/>
          </w:tcPr>
          <w:p w14:paraId="6BF6BA8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17.737</w:t>
            </w:r>
          </w:p>
        </w:tc>
        <w:tc>
          <w:tcPr>
            <w:tcW w:w="1870" w:type="dxa"/>
            <w:shd w:val="clear" w:color="auto" w:fill="auto"/>
            <w:vAlign w:val="center"/>
          </w:tcPr>
          <w:p w14:paraId="735FF18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1.804</w:t>
            </w:r>
          </w:p>
        </w:tc>
        <w:tc>
          <w:tcPr>
            <w:tcW w:w="1870" w:type="dxa"/>
            <w:shd w:val="clear" w:color="auto" w:fill="auto"/>
            <w:vAlign w:val="center"/>
          </w:tcPr>
          <w:p w14:paraId="42C2230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0.0745</w:t>
            </w:r>
          </w:p>
        </w:tc>
      </w:tr>
    </w:tbl>
    <w:p w14:paraId="08327CB2" w14:textId="27E55EB7" w:rsidR="00882DA8" w:rsidRPr="00AA7C5F" w:rsidDel="009F4FE8" w:rsidRDefault="009F4FE8" w:rsidP="00882DA8">
      <w:pPr>
        <w:spacing w:line="480" w:lineRule="auto"/>
        <w:jc w:val="both"/>
        <w:rPr>
          <w:del w:id="2097" w:author="Alejandro Andreas Jaume Losa" w:date="2024-04-10T18:48:00Z"/>
          <w:rFonts w:ascii="Times New Roman" w:hAnsi="Times New Roman" w:cs="Times New Roman"/>
        </w:rPr>
      </w:pPr>
      <w:ins w:id="2098" w:author="Alejandro Andreas Jaume Losa" w:date="2024-04-10T18:48:00Z">
        <w:r>
          <w:rPr>
            <w:rFonts w:ascii="Times New Roman" w:hAnsi="Times New Roman" w:cs="Times New Roman"/>
          </w:rPr>
          <w:lastRenderedPageBreak/>
          <w:tab/>
        </w:r>
      </w:ins>
    </w:p>
    <w:p w14:paraId="13E67C7A" w14:textId="71709BB1" w:rsidR="00882DA8" w:rsidRPr="00AA7C5F" w:rsidRDefault="00882DA8" w:rsidP="009F4FE8">
      <w:pPr>
        <w:spacing w:line="480" w:lineRule="auto"/>
        <w:jc w:val="both"/>
        <w:rPr>
          <w:rFonts w:ascii="Times New Roman" w:hAnsi="Times New Roman" w:cs="Times New Roman"/>
        </w:rPr>
        <w:pPrChange w:id="2099" w:author="Alejandro Andreas Jaume Losa" w:date="2024-04-10T18:48:00Z">
          <w:pPr>
            <w:spacing w:line="480" w:lineRule="auto"/>
            <w:ind w:firstLine="720"/>
            <w:jc w:val="both"/>
          </w:pPr>
        </w:pPrChange>
      </w:pPr>
      <w:r w:rsidRPr="00AA7C5F">
        <w:rPr>
          <w:rFonts w:ascii="Times New Roman" w:hAnsi="Times New Roman" w:cs="Times New Roman"/>
        </w:rPr>
        <w:t xml:space="preserve">It is worth noting that, despite agreeing more with this statement, the mean score of the responses from conservative participants barely exceeds 50 points out of 100. The highest mean corresponds to those who self- identified as center-right (mean = 54.83). This indicates a </w:t>
      </w:r>
      <w:del w:id="2100" w:author="Kendra Dickinson" w:date="2024-03-26T13:34:00Z">
        <w:r w:rsidRPr="00AA7C5F" w:rsidDel="00B32285">
          <w:rPr>
            <w:rFonts w:ascii="Times New Roman" w:hAnsi="Times New Roman" w:cs="Times New Roman"/>
          </w:rPr>
          <w:delText>generalized consensus</w:delText>
        </w:r>
      </w:del>
      <w:ins w:id="2101" w:author="Kendra Dickinson" w:date="2024-03-26T13:34:00Z">
        <w:r w:rsidR="00B32285">
          <w:rPr>
            <w:rFonts w:ascii="Times New Roman" w:hAnsi="Times New Roman" w:cs="Times New Roman"/>
          </w:rPr>
          <w:t>general agreement</w:t>
        </w:r>
      </w:ins>
      <w:r w:rsidRPr="00AA7C5F">
        <w:rPr>
          <w:rFonts w:ascii="Times New Roman" w:hAnsi="Times New Roman" w:cs="Times New Roman"/>
        </w:rPr>
        <w:t xml:space="preserve"> </w:t>
      </w:r>
      <w:del w:id="2102" w:author="Kendra Dickinson" w:date="2024-03-26T13:34:00Z">
        <w:r w:rsidRPr="00AA7C5F" w:rsidDel="00B32285">
          <w:rPr>
            <w:rFonts w:ascii="Times New Roman" w:hAnsi="Times New Roman" w:cs="Times New Roman"/>
          </w:rPr>
          <w:delText xml:space="preserve">around the idea </w:delText>
        </w:r>
      </w:del>
      <w:r w:rsidRPr="00AA7C5F">
        <w:rPr>
          <w:rFonts w:ascii="Times New Roman" w:hAnsi="Times New Roman" w:cs="Times New Roman"/>
        </w:rPr>
        <w:t xml:space="preserve">that </w:t>
      </w:r>
      <w:ins w:id="2103" w:author="Kendra Dickinson" w:date="2024-03-26T13:34:00Z">
        <w:r w:rsidR="00B32285">
          <w:rPr>
            <w:rFonts w:ascii="Times New Roman" w:hAnsi="Times New Roman" w:cs="Times New Roman"/>
          </w:rPr>
          <w:t xml:space="preserve">the presence of </w:t>
        </w:r>
      </w:ins>
      <w:r w:rsidRPr="00AA7C5F">
        <w:rPr>
          <w:rFonts w:ascii="Times New Roman" w:hAnsi="Times New Roman" w:cs="Times New Roman"/>
        </w:rPr>
        <w:t xml:space="preserve">Spanish </w:t>
      </w:r>
      <w:del w:id="2104" w:author="Kendra Dickinson" w:date="2024-03-26T13:34:00Z">
        <w:r w:rsidRPr="00AA7C5F" w:rsidDel="00B32285">
          <w:rPr>
            <w:rFonts w:ascii="Times New Roman" w:hAnsi="Times New Roman" w:cs="Times New Roman"/>
          </w:rPr>
          <w:delText xml:space="preserve">is </w:delText>
        </w:r>
        <w:r w:rsidR="00E428C1" w:rsidRPr="00AA7C5F" w:rsidDel="00B32285">
          <w:rPr>
            <w:rFonts w:ascii="Times New Roman" w:hAnsi="Times New Roman" w:cs="Times New Roman"/>
          </w:rPr>
          <w:delText>significantly</w:delText>
        </w:r>
        <w:r w:rsidRPr="00AA7C5F" w:rsidDel="00B32285">
          <w:rPr>
            <w:rFonts w:ascii="Times New Roman" w:hAnsi="Times New Roman" w:cs="Times New Roman"/>
          </w:rPr>
          <w:delText xml:space="preserve"> present</w:delText>
        </w:r>
      </w:del>
      <w:ins w:id="2105" w:author="Kendra Dickinson" w:date="2024-03-26T13:34:00Z">
        <w:r w:rsidR="00B32285">
          <w:rPr>
            <w:rFonts w:ascii="Times New Roman" w:hAnsi="Times New Roman" w:cs="Times New Roman"/>
          </w:rPr>
          <w:t>strong</w:t>
        </w:r>
      </w:ins>
      <w:r w:rsidRPr="00AA7C5F">
        <w:rPr>
          <w:rFonts w:ascii="Times New Roman" w:hAnsi="Times New Roman" w:cs="Times New Roman"/>
        </w:rPr>
        <w:t xml:space="preserve"> in the Balearic Islands and, therefore, the need for people to use is lower than the need to use more Catalan. Additionally, the analysis revealed  a greater level of consensus among participants in both extremes, far-left and right, as shown by the much wider range of responses in Figure </w:t>
      </w:r>
      <w:r w:rsidR="007A177F" w:rsidRPr="00AA7C5F">
        <w:rPr>
          <w:rFonts w:ascii="Times New Roman" w:hAnsi="Times New Roman" w:cs="Times New Roman"/>
        </w:rPr>
        <w:t>31</w:t>
      </w:r>
      <w:r w:rsidRPr="00AA7C5F">
        <w:rPr>
          <w:rFonts w:ascii="Times New Roman" w:hAnsi="Times New Roman" w:cs="Times New Roman"/>
        </w:rPr>
        <w:t>.</w:t>
      </w:r>
    </w:p>
    <w:p w14:paraId="0C42168F" w14:textId="124D2800" w:rsidR="00882DA8" w:rsidRPr="00AA7C5F" w:rsidDel="009F4FE8" w:rsidRDefault="00882DA8" w:rsidP="00882DA8">
      <w:pPr>
        <w:spacing w:line="480" w:lineRule="auto"/>
        <w:jc w:val="both"/>
        <w:rPr>
          <w:del w:id="2106" w:author="Alejandro Andreas Jaume Losa" w:date="2024-04-10T18:48:00Z"/>
          <w:rFonts w:ascii="Times New Roman" w:hAnsi="Times New Roman" w:cs="Times New Roman"/>
        </w:rPr>
      </w:pPr>
      <w:del w:id="2107" w:author="Alejandro Andreas Jaume Losa" w:date="2024-04-10T18:48:00Z">
        <w:r w:rsidRPr="00AA7C5F" w:rsidDel="009F4FE8">
          <w:rPr>
            <w:rFonts w:ascii="Times New Roman" w:hAnsi="Times New Roman" w:cs="Times New Roman"/>
            <w:b/>
            <w:bCs/>
          </w:rPr>
          <w:delText xml:space="preserve">Figure </w:delText>
        </w:r>
        <w:r w:rsidR="007A177F" w:rsidRPr="00AA7C5F" w:rsidDel="009F4FE8">
          <w:rPr>
            <w:rFonts w:ascii="Times New Roman" w:hAnsi="Times New Roman" w:cs="Times New Roman"/>
            <w:b/>
            <w:bCs/>
          </w:rPr>
          <w:delText>31</w:delText>
        </w:r>
        <w:r w:rsidRPr="00AA7C5F" w:rsidDel="009F4FE8">
          <w:rPr>
            <w:rFonts w:ascii="Times New Roman" w:hAnsi="Times New Roman" w:cs="Times New Roman"/>
            <w:b/>
            <w:bCs/>
          </w:rPr>
          <w:delText>.</w:delText>
        </w:r>
        <w:r w:rsidR="00E428C1" w:rsidRPr="00AA7C5F" w:rsidDel="009F4FE8">
          <w:rPr>
            <w:rFonts w:ascii="Times New Roman" w:hAnsi="Times New Roman" w:cs="Times New Roman"/>
          </w:rPr>
          <w:delText xml:space="preserve"> Participant responses to the statement ‘People should put more effort into using Spanish’.</w:delText>
        </w:r>
      </w:del>
    </w:p>
    <w:p w14:paraId="1E307C87" w14:textId="1AF7FF6A" w:rsidR="00976190"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1AEAC572" w14:textId="77777777" w:rsidR="009F4FE8" w:rsidRPr="00AA7C5F" w:rsidRDefault="009F4FE8" w:rsidP="009F4FE8">
      <w:pPr>
        <w:spacing w:line="480" w:lineRule="auto"/>
        <w:jc w:val="center"/>
        <w:rPr>
          <w:ins w:id="2108" w:author="Alejandro Andreas Jaume Losa" w:date="2024-04-10T18:48:00Z"/>
          <w:rFonts w:ascii="Times New Roman" w:hAnsi="Times New Roman" w:cs="Times New Roman"/>
        </w:rPr>
        <w:pPrChange w:id="2109" w:author="Alejandro Andreas Jaume Losa" w:date="2024-04-10T18:48:00Z">
          <w:pPr>
            <w:spacing w:line="480" w:lineRule="auto"/>
            <w:jc w:val="both"/>
          </w:pPr>
        </w:pPrChange>
      </w:pPr>
      <w:ins w:id="2110" w:author="Alejandro Andreas Jaume Losa" w:date="2024-04-10T18:48:00Z">
        <w:r w:rsidRPr="00AA7C5F">
          <w:rPr>
            <w:rFonts w:ascii="Times New Roman" w:hAnsi="Times New Roman" w:cs="Times New Roman"/>
            <w:b/>
            <w:bCs/>
          </w:rPr>
          <w:t>Figure 31.</w:t>
        </w:r>
        <w:r w:rsidRPr="00AA7C5F">
          <w:rPr>
            <w:rFonts w:ascii="Times New Roman" w:hAnsi="Times New Roman" w:cs="Times New Roman"/>
          </w:rPr>
          <w:t xml:space="preserve"> Participant responses to the statement ‘People should put more effort into using Spanish’.</w:t>
        </w:r>
      </w:ins>
    </w:p>
    <w:p w14:paraId="6CD84648" w14:textId="77777777" w:rsidR="009F4FE8" w:rsidRPr="009F4FE8" w:rsidRDefault="009F4FE8" w:rsidP="00882DA8">
      <w:pPr>
        <w:spacing w:line="480" w:lineRule="auto"/>
        <w:jc w:val="both"/>
        <w:rPr>
          <w:ins w:id="2111" w:author="Alejandro Andreas Jaume Losa" w:date="2024-04-10T18:48:00Z"/>
          <w:rFonts w:ascii="Times New Roman" w:hAnsi="Times New Roman" w:cs="Times New Roman"/>
          <w:rPrChange w:id="2112" w:author="Alejandro Andreas Jaume Losa" w:date="2024-04-10T18:48:00Z">
            <w:rPr>
              <w:ins w:id="2113" w:author="Alejandro Andreas Jaume Losa" w:date="2024-04-10T18:48:00Z"/>
              <w:rFonts w:ascii="Times New Roman" w:hAnsi="Times New Roman" w:cs="Times New Roman"/>
              <w:b/>
              <w:bCs/>
            </w:rPr>
          </w:rPrChange>
        </w:rPr>
      </w:pPr>
    </w:p>
    <w:p w14:paraId="7A475A0B" w14:textId="5FD44141" w:rsidR="00882DA8" w:rsidRPr="00AA7C5F" w:rsidRDefault="00532F9B" w:rsidP="00882DA8">
      <w:pPr>
        <w:spacing w:line="480" w:lineRule="auto"/>
        <w:jc w:val="both"/>
        <w:rPr>
          <w:rFonts w:ascii="Times New Roman" w:hAnsi="Times New Roman" w:cs="Times New Roman"/>
          <w:b/>
          <w:bCs/>
        </w:rPr>
      </w:pPr>
      <w:commentRangeStart w:id="2114"/>
      <w:commentRangeStart w:id="2115"/>
      <w:ins w:id="2116" w:author="Kendra Dickinson [2]" w:date="2024-03-19T11:54:00Z">
        <w:r>
          <w:rPr>
            <w:rFonts w:ascii="Times New Roman" w:hAnsi="Times New Roman" w:cs="Times New Roman"/>
            <w:b/>
            <w:bCs/>
          </w:rPr>
          <w:t xml:space="preserve">5. </w:t>
        </w:r>
      </w:ins>
      <w:r w:rsidR="00882DA8" w:rsidRPr="00AA7C5F">
        <w:rPr>
          <w:rFonts w:ascii="Times New Roman" w:hAnsi="Times New Roman" w:cs="Times New Roman"/>
          <w:b/>
          <w:bCs/>
        </w:rPr>
        <w:t>Discussion</w:t>
      </w:r>
      <w:commentRangeEnd w:id="2114"/>
      <w:r w:rsidR="00883A02">
        <w:rPr>
          <w:rStyle w:val="CommentReference"/>
          <w:rFonts w:ascii="Times New Roman" w:eastAsia="Times New Roman" w:hAnsi="Times New Roman" w:cs="Times New Roman"/>
          <w:kern w:val="0"/>
          <w14:ligatures w14:val="none"/>
        </w:rPr>
        <w:commentReference w:id="2114"/>
      </w:r>
      <w:commentRangeEnd w:id="2115"/>
      <w:r w:rsidR="00883A02">
        <w:rPr>
          <w:rStyle w:val="CommentReference"/>
          <w:rFonts w:ascii="Times New Roman" w:eastAsia="Times New Roman" w:hAnsi="Times New Roman" w:cs="Times New Roman"/>
          <w:kern w:val="0"/>
          <w14:ligatures w14:val="none"/>
        </w:rPr>
        <w:commentReference w:id="2115"/>
      </w:r>
    </w:p>
    <w:p w14:paraId="1E56483E" w14:textId="357B7196" w:rsidR="00882DA8" w:rsidRPr="00AA7C5F" w:rsidDel="00C00239" w:rsidRDefault="00882DA8" w:rsidP="00882DA8">
      <w:pPr>
        <w:spacing w:line="480" w:lineRule="auto"/>
        <w:jc w:val="both"/>
        <w:rPr>
          <w:del w:id="2117" w:author="Alejandro Andreas Jaume Losa" w:date="2024-04-09T10:38:00Z"/>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The current study was designed to ascertain whether political orientation is a significant predictor of the language attitudes toward Catalan and Spanish in Palma</w:t>
      </w:r>
      <w:ins w:id="2118" w:author="Alejandro Andreas Jaume Losa" w:date="2024-04-10T17:50:00Z">
        <w:r w:rsidR="00602CE1">
          <w:rPr>
            <w:rFonts w:ascii="Times New Roman" w:hAnsi="Times New Roman" w:cs="Times New Roman"/>
          </w:rPr>
          <w:t xml:space="preserve"> </w:t>
        </w:r>
      </w:ins>
      <w:del w:id="2119" w:author="Alejandro Andreas Jaume Losa" w:date="2024-04-10T17:50:00Z">
        <w:r w:rsidRPr="00AA7C5F" w:rsidDel="00602CE1">
          <w:rPr>
            <w:rFonts w:ascii="Times New Roman" w:hAnsi="Times New Roman" w:cs="Times New Roman"/>
          </w:rPr>
          <w:delText xml:space="preserve"> de Mallorca </w:delText>
        </w:r>
      </w:del>
      <w:r w:rsidRPr="00AA7C5F">
        <w:rPr>
          <w:rFonts w:ascii="Times New Roman" w:hAnsi="Times New Roman" w:cs="Times New Roman"/>
        </w:rPr>
        <w:t xml:space="preserve">(RQ1) and, if so, to </w:t>
      </w:r>
      <w:r w:rsidRPr="00AA7C5F">
        <w:rPr>
          <w:rFonts w:ascii="Times New Roman" w:hAnsi="Times New Roman" w:cs="Times New Roman"/>
        </w:rPr>
        <w:lastRenderedPageBreak/>
        <w:t xml:space="preserve">explore what the relationship is between different political orientations and </w:t>
      </w:r>
      <w:del w:id="2120" w:author="Kendra Dickinson" w:date="2024-03-29T12:07:00Z">
        <w:r w:rsidRPr="00AA7C5F" w:rsidDel="00500D68">
          <w:rPr>
            <w:rFonts w:ascii="Times New Roman" w:hAnsi="Times New Roman" w:cs="Times New Roman"/>
          </w:rPr>
          <w:delText xml:space="preserve">language </w:delText>
        </w:r>
      </w:del>
      <w:r w:rsidRPr="00AA7C5F">
        <w:rPr>
          <w:rFonts w:ascii="Times New Roman" w:hAnsi="Times New Roman" w:cs="Times New Roman"/>
        </w:rPr>
        <w:t>attitudes toward both languages (RQ2). With respect to RQ1, results revealed a significant association between political orientation and the language attitudes of the population of Palma</w:t>
      </w:r>
      <w:ins w:id="2121" w:author="Alejandro Andreas Jaume Losa" w:date="2024-04-10T09:40:00Z">
        <w:r w:rsidR="009865F1">
          <w:rPr>
            <w:rFonts w:ascii="Times New Roman" w:hAnsi="Times New Roman" w:cs="Times New Roman"/>
          </w:rPr>
          <w:t xml:space="preserve"> </w:t>
        </w:r>
      </w:ins>
      <w:del w:id="2122" w:author="Alejandro Andreas Jaume Losa" w:date="2024-04-10T09:40:00Z">
        <w:r w:rsidRPr="00AA7C5F" w:rsidDel="009865F1">
          <w:rPr>
            <w:rFonts w:ascii="Times New Roman" w:hAnsi="Times New Roman" w:cs="Times New Roman"/>
          </w:rPr>
          <w:delText xml:space="preserve"> de Mallorca </w:delText>
        </w:r>
      </w:del>
      <w:r w:rsidRPr="00AA7C5F">
        <w:rPr>
          <w:rFonts w:ascii="Times New Roman" w:hAnsi="Times New Roman" w:cs="Times New Roman"/>
        </w:rPr>
        <w:t>toward Catalan and Spanish.</w:t>
      </w:r>
      <w:r w:rsidRPr="00AA7C5F">
        <w:t xml:space="preserve"> </w:t>
      </w:r>
      <w:r w:rsidRPr="00AA7C5F">
        <w:rPr>
          <w:rFonts w:ascii="Times New Roman" w:hAnsi="Times New Roman" w:cs="Times New Roman"/>
        </w:rPr>
        <w:t xml:space="preserve">These results are in line with previous studies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help us understand (1)</w:t>
      </w:r>
      <w:ins w:id="2123" w:author="Alejandro Andreas Jaume Losa" w:date="2024-04-10T09:41:00Z">
        <w:r w:rsidR="009865F1">
          <w:rPr>
            <w:rFonts w:ascii="Times New Roman" w:hAnsi="Times New Roman" w:cs="Times New Roman"/>
          </w:rPr>
          <w:t xml:space="preserve"> the political motivations for current language policy in the Balearic Islands, and (2) the </w:t>
        </w:r>
      </w:ins>
      <w:ins w:id="2124" w:author="Alejandro Andreas Jaume Losa" w:date="2024-04-10T09:42:00Z">
        <w:r w:rsidR="009865F1">
          <w:rPr>
            <w:rFonts w:ascii="Times New Roman" w:hAnsi="Times New Roman" w:cs="Times New Roman"/>
          </w:rPr>
          <w:t xml:space="preserve">views and reactions of the population toward these policies and their implementation. </w:t>
        </w:r>
      </w:ins>
      <w:del w:id="2125" w:author="Alejandro Andreas Jaume Losa" w:date="2024-04-10T09:42:00Z">
        <w:r w:rsidRPr="00AA7C5F" w:rsidDel="009865F1">
          <w:rPr>
            <w:rFonts w:ascii="Times New Roman" w:hAnsi="Times New Roman" w:cs="Times New Roman"/>
          </w:rPr>
          <w:delText xml:space="preserve"> </w:delText>
        </w:r>
        <w:commentRangeStart w:id="2126"/>
        <w:r w:rsidRPr="00AA7C5F" w:rsidDel="009865F1">
          <w:rPr>
            <w:rFonts w:ascii="Times New Roman" w:hAnsi="Times New Roman" w:cs="Times New Roman"/>
          </w:rPr>
          <w:delText>why previous and current local governments have implemented certain language policies and</w:delText>
        </w:r>
        <w:commentRangeEnd w:id="2126"/>
        <w:r w:rsidR="007A4BB7" w:rsidDel="009865F1">
          <w:rPr>
            <w:rStyle w:val="CommentReference"/>
            <w:rFonts w:ascii="Times New Roman" w:eastAsia="Times New Roman" w:hAnsi="Times New Roman" w:cs="Times New Roman"/>
            <w:kern w:val="0"/>
            <w14:ligatures w14:val="none"/>
          </w:rPr>
          <w:commentReference w:id="2126"/>
        </w:r>
        <w:r w:rsidRPr="00AA7C5F" w:rsidDel="009865F1">
          <w:rPr>
            <w:rFonts w:ascii="Times New Roman" w:hAnsi="Times New Roman" w:cs="Times New Roman"/>
          </w:rPr>
          <w:delText xml:space="preserve"> (2) the reactions of the Balearic population to the implementation of these policies</w:delText>
        </w:r>
      </w:del>
      <w:del w:id="2127" w:author="Alejandro Andreas Jaume Losa" w:date="2024-04-09T10:38:00Z">
        <w:r w:rsidRPr="00AA7C5F" w:rsidDel="00C00239">
          <w:rPr>
            <w:rFonts w:ascii="Times New Roman" w:hAnsi="Times New Roman" w:cs="Times New Roman"/>
          </w:rPr>
          <w:delText>.</w:delText>
        </w:r>
      </w:del>
    </w:p>
    <w:p w14:paraId="4056271B" w14:textId="45854638" w:rsidR="00C00239" w:rsidRDefault="00882DA8" w:rsidP="00882DA8">
      <w:pPr>
        <w:spacing w:line="480" w:lineRule="auto"/>
        <w:jc w:val="both"/>
        <w:rPr>
          <w:ins w:id="2128" w:author="Alejandro Andreas Jaume Losa" w:date="2024-04-09T10:37:00Z"/>
          <w:rFonts w:ascii="Times New Roman" w:hAnsi="Times New Roman" w:cs="Times New Roman"/>
        </w:rPr>
      </w:pPr>
      <w:del w:id="2129" w:author="Alejandro Andreas Jaume Losa" w:date="2024-04-09T10:38:00Z">
        <w:r w:rsidRPr="00AA7C5F" w:rsidDel="00C00239">
          <w:rPr>
            <w:rFonts w:ascii="Times New Roman" w:hAnsi="Times New Roman" w:cs="Times New Roman"/>
          </w:rPr>
          <w:tab/>
        </w:r>
      </w:del>
      <w:commentRangeStart w:id="2130"/>
      <w:r w:rsidRPr="00AA7C5F">
        <w:rPr>
          <w:rFonts w:ascii="Times New Roman" w:hAnsi="Times New Roman" w:cs="Times New Roman"/>
        </w:rPr>
        <w:t xml:space="preserve">With </w:t>
      </w:r>
      <w:commentRangeEnd w:id="2130"/>
      <w:r w:rsidR="00BB090F">
        <w:rPr>
          <w:rStyle w:val="CommentReference"/>
          <w:rFonts w:ascii="Times New Roman" w:eastAsia="Times New Roman" w:hAnsi="Times New Roman" w:cs="Times New Roman"/>
          <w:kern w:val="0"/>
          <w14:ligatures w14:val="none"/>
        </w:rPr>
        <w:commentReference w:id="2130"/>
      </w:r>
      <w:r w:rsidRPr="00AA7C5F">
        <w:rPr>
          <w:rFonts w:ascii="Times New Roman" w:hAnsi="Times New Roman" w:cs="Times New Roman"/>
        </w:rPr>
        <w:t xml:space="preserve">respect to RQ2, results reveal </w:t>
      </w:r>
      <w:del w:id="2131" w:author="Alejandro Andreas Jaume Losa" w:date="2024-04-10T10:46:00Z">
        <w:r w:rsidRPr="00AA7C5F" w:rsidDel="00675109">
          <w:rPr>
            <w:rFonts w:ascii="Times New Roman" w:hAnsi="Times New Roman" w:cs="Times New Roman"/>
          </w:rPr>
          <w:delText xml:space="preserve">several </w:delText>
        </w:r>
      </w:del>
      <w:ins w:id="2132" w:author="Alejandro Andreas Jaume Losa" w:date="2024-04-10T10:46:00Z">
        <w:r w:rsidR="00675109">
          <w:rPr>
            <w:rFonts w:ascii="Times New Roman" w:hAnsi="Times New Roman" w:cs="Times New Roman"/>
          </w:rPr>
          <w:t>three main</w:t>
        </w:r>
        <w:r w:rsidR="00675109" w:rsidRPr="00AA7C5F">
          <w:rPr>
            <w:rFonts w:ascii="Times New Roman" w:hAnsi="Times New Roman" w:cs="Times New Roman"/>
          </w:rPr>
          <w:t xml:space="preserve"> </w:t>
        </w:r>
      </w:ins>
      <w:commentRangeStart w:id="2133"/>
      <w:del w:id="2134" w:author="Alejandro Andreas Jaume Losa" w:date="2024-04-09T10:36:00Z">
        <w:r w:rsidRPr="00AA7C5F" w:rsidDel="00C00239">
          <w:rPr>
            <w:rFonts w:ascii="Times New Roman" w:hAnsi="Times New Roman" w:cs="Times New Roman"/>
          </w:rPr>
          <w:delText>interesting findings</w:delText>
        </w:r>
      </w:del>
      <w:ins w:id="2135" w:author="Alejandro Andreas Jaume Losa" w:date="2024-04-10T10:46:00Z">
        <w:r w:rsidR="00675109">
          <w:rPr>
            <w:rFonts w:ascii="Times New Roman" w:hAnsi="Times New Roman" w:cs="Times New Roman"/>
          </w:rPr>
          <w:t>findings</w:t>
        </w:r>
      </w:ins>
      <w:r w:rsidRPr="00AA7C5F">
        <w:rPr>
          <w:rFonts w:ascii="Times New Roman" w:hAnsi="Times New Roman" w:cs="Times New Roman"/>
        </w:rPr>
        <w:t xml:space="preserve"> </w:t>
      </w:r>
      <w:commentRangeEnd w:id="2133"/>
      <w:r w:rsidR="00BB090F">
        <w:rPr>
          <w:rStyle w:val="CommentReference"/>
          <w:rFonts w:ascii="Times New Roman" w:eastAsia="Times New Roman" w:hAnsi="Times New Roman" w:cs="Times New Roman"/>
          <w:kern w:val="0"/>
          <w14:ligatures w14:val="none"/>
        </w:rPr>
        <w:commentReference w:id="2133"/>
      </w:r>
      <w:r w:rsidRPr="00AA7C5F">
        <w:rPr>
          <w:rFonts w:ascii="Times New Roman" w:hAnsi="Times New Roman" w:cs="Times New Roman"/>
        </w:rPr>
        <w:t>regarding the association between political orientation and language attitudes toward Catalan and Spanish in Palma</w:t>
      </w:r>
      <w:del w:id="2136" w:author="Alejandro Andreas Jaume Losa" w:date="2024-04-10T09:43:00Z">
        <w:r w:rsidRPr="00AA7C5F" w:rsidDel="0086057E">
          <w:rPr>
            <w:rFonts w:ascii="Times New Roman" w:hAnsi="Times New Roman" w:cs="Times New Roman"/>
          </w:rPr>
          <w:delText xml:space="preserve"> de Mallorca</w:delText>
        </w:r>
      </w:del>
      <w:r w:rsidRPr="00AA7C5F">
        <w:rPr>
          <w:rFonts w:ascii="Times New Roman" w:hAnsi="Times New Roman" w:cs="Times New Roman"/>
        </w:rPr>
        <w:t xml:space="preserve">. </w:t>
      </w:r>
      <w:del w:id="2137" w:author="Alejandro Andreas Jaume Losa" w:date="2024-04-10T10:46:00Z">
        <w:r w:rsidRPr="00AA7C5F" w:rsidDel="00675109">
          <w:rPr>
            <w:rFonts w:ascii="Times New Roman" w:hAnsi="Times New Roman" w:cs="Times New Roman"/>
          </w:rPr>
          <w:delText>First</w:delText>
        </w:r>
      </w:del>
      <w:ins w:id="2138" w:author="Alejandro Andreas Jaume Losa" w:date="2024-04-10T10:46:00Z">
        <w:r w:rsidR="00675109">
          <w:rPr>
            <w:rFonts w:ascii="Times New Roman" w:hAnsi="Times New Roman" w:cs="Times New Roman"/>
          </w:rPr>
          <w:t>With respect to the first</w:t>
        </w:r>
      </w:ins>
      <w:ins w:id="2139" w:author="Alejandro Andreas Jaume Losa" w:date="2024-04-10T10:47:00Z">
        <w:r w:rsidR="00675109">
          <w:rPr>
            <w:rFonts w:ascii="Times New Roman" w:hAnsi="Times New Roman" w:cs="Times New Roman"/>
          </w:rPr>
          <w:t xml:space="preserve"> finding</w:t>
        </w:r>
      </w:ins>
      <w:r w:rsidRPr="00AA7C5F">
        <w:rPr>
          <w:rFonts w:ascii="Times New Roman" w:hAnsi="Times New Roman" w:cs="Times New Roman"/>
        </w:rPr>
        <w:t xml:space="preserve">, there seems to be a clear division between progressive and conservative </w:t>
      </w:r>
      <w:del w:id="2140" w:author="Alejandro Andreas Jaume Losa" w:date="2024-04-10T09:43:00Z">
        <w:r w:rsidRPr="00AA7C5F" w:rsidDel="0086057E">
          <w:rPr>
            <w:rFonts w:ascii="Times New Roman" w:hAnsi="Times New Roman" w:cs="Times New Roman"/>
          </w:rPr>
          <w:delText xml:space="preserve">people </w:delText>
        </w:r>
      </w:del>
      <w:ins w:id="2141" w:author="Alejandro Andreas Jaume Losa" w:date="2024-04-10T09:43:00Z">
        <w:r w:rsidR="0086057E">
          <w:rPr>
            <w:rFonts w:ascii="Times New Roman" w:hAnsi="Times New Roman" w:cs="Times New Roman"/>
          </w:rPr>
          <w:t>participants</w:t>
        </w:r>
        <w:r w:rsidR="0086057E" w:rsidRPr="00AA7C5F">
          <w:rPr>
            <w:rFonts w:ascii="Times New Roman" w:hAnsi="Times New Roman" w:cs="Times New Roman"/>
          </w:rPr>
          <w:t xml:space="preserve"> </w:t>
        </w:r>
      </w:ins>
      <w:r w:rsidRPr="00AA7C5F">
        <w:rPr>
          <w:rFonts w:ascii="Times New Roman" w:hAnsi="Times New Roman" w:cs="Times New Roman"/>
        </w:rPr>
        <w:t xml:space="preserve">in terms of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w:t>
      </w:r>
      <w:del w:id="2142" w:author="Alejandro Andreas Jaume Losa" w:date="2024-04-10T09:43:00Z">
        <w:r w:rsidRPr="00AA7C5F" w:rsidDel="0086057E">
          <w:rPr>
            <w:rFonts w:ascii="Times New Roman" w:hAnsi="Times New Roman" w:cs="Times New Roman"/>
          </w:rPr>
          <w:delText xml:space="preserve">People </w:delText>
        </w:r>
      </w:del>
      <w:ins w:id="2143" w:author="Alejandro Andreas Jaume Losa" w:date="2024-04-10T09:43:00Z">
        <w:r w:rsidR="0086057E">
          <w:rPr>
            <w:rFonts w:ascii="Times New Roman" w:hAnsi="Times New Roman" w:cs="Times New Roman"/>
          </w:rPr>
          <w:t>Participants</w:t>
        </w:r>
        <w:r w:rsidR="0086057E" w:rsidRPr="00AA7C5F">
          <w:rPr>
            <w:rFonts w:ascii="Times New Roman" w:hAnsi="Times New Roman" w:cs="Times New Roman"/>
          </w:rPr>
          <w:t xml:space="preserve"> </w:t>
        </w:r>
      </w:ins>
      <w:r w:rsidRPr="00AA7C5F">
        <w:rPr>
          <w:rFonts w:ascii="Times New Roman" w:hAnsi="Times New Roman" w:cs="Times New Roman"/>
        </w:rPr>
        <w:t xml:space="preserve">who self-identify as progressive exhibit positive language attitudes toward both Catalan and Spanish, with a stronger preference for Catalan, </w:t>
      </w:r>
      <w:del w:id="2144" w:author="Alejandro Andreas Jaume Losa" w:date="2024-04-09T10:37:00Z">
        <w:r w:rsidRPr="00AA7C5F" w:rsidDel="00C00239">
          <w:rPr>
            <w:rFonts w:ascii="Times New Roman" w:hAnsi="Times New Roman" w:cs="Times New Roman"/>
          </w:rPr>
          <w:delText xml:space="preserve">whereas people who self-identify as conservative exhibit very positive attitudes toward Spanish and </w:delText>
        </w:r>
        <w:commentRangeStart w:id="2145"/>
        <w:r w:rsidRPr="00AA7C5F" w:rsidDel="00C00239">
          <w:rPr>
            <w:rFonts w:ascii="Times New Roman" w:hAnsi="Times New Roman" w:cs="Times New Roman"/>
          </w:rPr>
          <w:delText>not so</w:delText>
        </w:r>
        <w:commentRangeEnd w:id="2145"/>
        <w:r w:rsidR="00BB090F" w:rsidDel="00C00239">
          <w:rPr>
            <w:rStyle w:val="CommentReference"/>
            <w:rFonts w:ascii="Times New Roman" w:eastAsia="Times New Roman" w:hAnsi="Times New Roman" w:cs="Times New Roman"/>
            <w:kern w:val="0"/>
            <w14:ligatures w14:val="none"/>
          </w:rPr>
          <w:commentReference w:id="2145"/>
        </w:r>
        <w:r w:rsidRPr="00AA7C5F" w:rsidDel="00C00239">
          <w:rPr>
            <w:rFonts w:ascii="Times New Roman" w:hAnsi="Times New Roman" w:cs="Times New Roman"/>
          </w:rPr>
          <w:delText xml:space="preserve"> positive attitudes toward Catalan.</w:delText>
        </w:r>
      </w:del>
      <w:ins w:id="2146" w:author="Alejandro Andreas Jaume Losa" w:date="2024-04-09T10:37:00Z">
        <w:r w:rsidR="00C00239">
          <w:rPr>
            <w:rFonts w:ascii="Times New Roman" w:hAnsi="Times New Roman" w:cs="Times New Roman"/>
          </w:rPr>
          <w:t xml:space="preserve">whereas </w:t>
        </w:r>
      </w:ins>
      <w:ins w:id="2147" w:author="Alejandro Andreas Jaume Losa" w:date="2024-04-10T09:43:00Z">
        <w:r w:rsidR="0086057E">
          <w:rPr>
            <w:rFonts w:ascii="Times New Roman" w:hAnsi="Times New Roman" w:cs="Times New Roman"/>
          </w:rPr>
          <w:t>participants</w:t>
        </w:r>
      </w:ins>
      <w:ins w:id="2148" w:author="Alejandro Andreas Jaume Losa" w:date="2024-04-09T10:37:00Z">
        <w:r w:rsidR="00C00239">
          <w:rPr>
            <w:rFonts w:ascii="Times New Roman" w:hAnsi="Times New Roman" w:cs="Times New Roman"/>
          </w:rPr>
          <w:t xml:space="preserve"> who self-identify as conservative demonstrate very positive attitudes towa</w:t>
        </w:r>
      </w:ins>
      <w:ins w:id="2149" w:author="Alejandro Andreas Jaume Losa" w:date="2024-04-09T10:38:00Z">
        <w:r w:rsidR="00C00239">
          <w:rPr>
            <w:rFonts w:ascii="Times New Roman" w:hAnsi="Times New Roman" w:cs="Times New Roman"/>
          </w:rPr>
          <w:t>rd Spanish and comparatively less positive attitudes toward Catalan.</w:t>
        </w:r>
      </w:ins>
      <w:del w:id="2150" w:author="Alejandro Andreas Jaume Losa" w:date="2024-04-10T09:43:00Z">
        <w:r w:rsidRPr="00AA7C5F" w:rsidDel="0086057E">
          <w:rPr>
            <w:rFonts w:ascii="Times New Roman" w:hAnsi="Times New Roman" w:cs="Times New Roman"/>
          </w:rPr>
          <w:delText xml:space="preserve"> </w:delText>
        </w:r>
      </w:del>
    </w:p>
    <w:p w14:paraId="6F1E29E5" w14:textId="4FCD6BED" w:rsidR="00882DA8" w:rsidRPr="00AA7C5F" w:rsidRDefault="00882DA8">
      <w:pPr>
        <w:spacing w:line="480" w:lineRule="auto"/>
        <w:ind w:firstLine="720"/>
        <w:jc w:val="both"/>
        <w:rPr>
          <w:rFonts w:ascii="Times New Roman" w:hAnsi="Times New Roman" w:cs="Times New Roman"/>
        </w:rPr>
        <w:pPrChange w:id="2151" w:author="Alejandro Andreas Jaume Losa" w:date="2024-04-09T10:38:00Z">
          <w:pPr>
            <w:spacing w:line="480" w:lineRule="auto"/>
            <w:jc w:val="both"/>
          </w:pPr>
        </w:pPrChange>
      </w:pPr>
      <w:r w:rsidRPr="00AA7C5F">
        <w:rPr>
          <w:rFonts w:ascii="Times New Roman" w:hAnsi="Times New Roman" w:cs="Times New Roman"/>
        </w:rPr>
        <w:t xml:space="preserve">These findings </w:t>
      </w:r>
      <w:del w:id="2152" w:author="Kendra Dickinson" w:date="2024-03-29T12:18:00Z">
        <w:r w:rsidRPr="00AA7C5F" w:rsidDel="00BB090F">
          <w:rPr>
            <w:rFonts w:ascii="Times New Roman" w:hAnsi="Times New Roman" w:cs="Times New Roman"/>
          </w:rPr>
          <w:delText xml:space="preserve">seem to </w:delText>
        </w:r>
      </w:del>
      <w:r w:rsidRPr="00AA7C5F">
        <w:rPr>
          <w:rFonts w:ascii="Times New Roman" w:hAnsi="Times New Roman" w:cs="Times New Roman"/>
        </w:rPr>
        <w:t xml:space="preserve">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w:t>
      </w:r>
      <w:r w:rsidRPr="00AA7C5F">
        <w:rPr>
          <w:rFonts w:ascii="Times New Roman" w:hAnsi="Times New Roman" w:cs="Times New Roman"/>
        </w:rPr>
        <w:fldChar w:fldCharType="end"/>
      </w:r>
      <w:r w:rsidRPr="00AA7C5F">
        <w:rPr>
          <w:rFonts w:ascii="Times New Roman" w:hAnsi="Times New Roman" w:cs="Times New Roman"/>
        </w:rPr>
        <w:t xml:space="preserve">. On the other hand, those initiatives and language policies aimed at expanding the presence of Spanish tend to be supported by conservative governments, conservative parties, and the conservative sector of the society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(Gentili, 2013; Manresa, 2015; Olaizola, 2013)</w:t>
      </w:r>
      <w:r w:rsidRPr="00AA7C5F">
        <w:rPr>
          <w:rFonts w:ascii="Times New Roman" w:hAnsi="Times New Roman" w:cs="Times New Roman"/>
        </w:rPr>
        <w:fldChar w:fldCharType="end"/>
      </w:r>
      <w:r w:rsidRPr="00AA7C5F">
        <w:rPr>
          <w:rFonts w:ascii="Times New Roman" w:hAnsi="Times New Roman" w:cs="Times New Roman"/>
        </w:rPr>
        <w:t xml:space="preserve">. For instance, the current conservative government of the Balearic Islands, Popular Party (PP), supported by the </w:t>
      </w:r>
      <w:r w:rsidRPr="00AA7C5F">
        <w:rPr>
          <w:rFonts w:ascii="Times New Roman" w:hAnsi="Times New Roman" w:cs="Times New Roman"/>
        </w:rPr>
        <w:lastRenderedPageBreak/>
        <w:t xml:space="preserve">far-right political party Vox, is working to implement free choice of language in the schools of the Balearic Islands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(Bohórquez, 2023; Calleja, 2023; Ribas, 2023)</w:t>
      </w:r>
      <w:r w:rsidRPr="00AA7C5F">
        <w:rPr>
          <w:rFonts w:ascii="Times New Roman" w:hAnsi="Times New Roman" w:cs="Times New Roman"/>
        </w:rPr>
        <w:fldChar w:fldCharType="end"/>
      </w:r>
      <w:r w:rsidRPr="00AA7C5F">
        <w:rPr>
          <w:rFonts w:ascii="Times New Roman" w:hAnsi="Times New Roman" w:cs="Times New Roman"/>
        </w:rPr>
        <w:t xml:space="preserve">. This new language policy would give parents the possibility to choose the language in which they would like their children to study, which would imply a segregation of students based </w:t>
      </w:r>
      <w:del w:id="2153" w:author="Kendra Dickinson" w:date="2024-03-29T12:19:00Z">
        <w:r w:rsidRPr="00AA7C5F" w:rsidDel="00BB090F">
          <w:rPr>
            <w:rFonts w:ascii="Times New Roman" w:hAnsi="Times New Roman" w:cs="Times New Roman"/>
          </w:rPr>
          <w:delText>to the</w:delText>
        </w:r>
      </w:del>
      <w:ins w:id="2154" w:author="Kendra Dickinson" w:date="2024-03-29T12:19:00Z">
        <w:r w:rsidR="00BB090F">
          <w:rPr>
            <w:rFonts w:ascii="Times New Roman" w:hAnsi="Times New Roman" w:cs="Times New Roman"/>
          </w:rPr>
          <w:t>on their parents’</w:t>
        </w:r>
      </w:ins>
      <w:r w:rsidRPr="00AA7C5F">
        <w:rPr>
          <w:rFonts w:ascii="Times New Roman" w:hAnsi="Times New Roman" w:cs="Times New Roman"/>
        </w:rPr>
        <w:t xml:space="preserve"> language choice. Both the PP and Vox, as well as the more conservative sectors of the society, see in this measure an opportunity to put an end to the imposition of Catalan and to be free to choose the language of instruction. </w:t>
      </w:r>
      <w:del w:id="2155" w:author="Kendra Dickinson" w:date="2024-03-29T12:20:00Z">
        <w:r w:rsidRPr="00AA7C5F" w:rsidDel="00BB090F">
          <w:rPr>
            <w:rFonts w:ascii="Times New Roman" w:hAnsi="Times New Roman" w:cs="Times New Roman"/>
          </w:rPr>
          <w:delText>Contrary</w:delText>
        </w:r>
      </w:del>
      <w:ins w:id="2156" w:author="Kendra Dickinson" w:date="2024-03-29T12:20:00Z">
        <w:r w:rsidR="00BB090F">
          <w:rPr>
            <w:rFonts w:ascii="Times New Roman" w:hAnsi="Times New Roman" w:cs="Times New Roman"/>
          </w:rPr>
          <w:t>Conversely</w:t>
        </w:r>
      </w:ins>
      <w:r w:rsidRPr="00AA7C5F">
        <w:rPr>
          <w:rFonts w:ascii="Times New Roman" w:hAnsi="Times New Roman" w:cs="Times New Roman"/>
        </w:rPr>
        <w:t xml:space="preserve">, the progressive political parties of the Balearic Islands, as well as the progressive sector of the society, </w:t>
      </w:r>
      <w:del w:id="2157" w:author="Alejandro Andreas Jaume Losa" w:date="2024-04-10T09:45:00Z">
        <w:r w:rsidRPr="00AA7C5F" w:rsidDel="0086057E">
          <w:rPr>
            <w:rFonts w:ascii="Times New Roman" w:hAnsi="Times New Roman" w:cs="Times New Roman"/>
          </w:rPr>
          <w:delText xml:space="preserve">however, </w:delText>
        </w:r>
      </w:del>
      <w:r w:rsidRPr="00AA7C5F">
        <w:rPr>
          <w:rFonts w:ascii="Times New Roman" w:hAnsi="Times New Roman" w:cs="Times New Roman"/>
        </w:rPr>
        <w:t xml:space="preserve">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ins w:id="2158" w:author="Kendra Dickinson" w:date="2024-03-29T12:20:00Z">
        <w:r w:rsidR="00BB090F">
          <w:rPr>
            <w:rFonts w:ascii="Times New Roman" w:hAnsi="Times New Roman" w:cs="Times New Roman"/>
          </w:rPr>
          <w:t xml:space="preserve">can </w:t>
        </w:r>
      </w:ins>
      <w:r w:rsidRPr="00AA7C5F">
        <w:rPr>
          <w:rFonts w:ascii="Times New Roman" w:hAnsi="Times New Roman" w:cs="Times New Roman"/>
        </w:rPr>
        <w:t>mutually influence each other.</w:t>
      </w:r>
    </w:p>
    <w:p w14:paraId="75DE8EA0" w14:textId="5FF9C5F5" w:rsidR="00C00239" w:rsidRDefault="00882DA8" w:rsidP="00882DA8">
      <w:pPr>
        <w:spacing w:line="480" w:lineRule="auto"/>
        <w:jc w:val="both"/>
        <w:rPr>
          <w:ins w:id="2159" w:author="Alejandro Andreas Jaume Losa" w:date="2024-04-09T10:46:00Z"/>
          <w:rFonts w:ascii="Times New Roman" w:hAnsi="Times New Roman" w:cs="Times New Roman"/>
        </w:rPr>
      </w:pPr>
      <w:r w:rsidRPr="00AA7C5F">
        <w:rPr>
          <w:rFonts w:ascii="Times New Roman" w:hAnsi="Times New Roman" w:cs="Times New Roman"/>
        </w:rPr>
        <w:tab/>
      </w:r>
      <w:commentRangeStart w:id="2160"/>
      <w:r w:rsidRPr="00AA7C5F">
        <w:rPr>
          <w:rFonts w:ascii="Times New Roman" w:hAnsi="Times New Roman" w:cs="Times New Roman"/>
        </w:rPr>
        <w:t>This</w:t>
      </w:r>
      <w:commentRangeEnd w:id="2160"/>
      <w:r w:rsidR="00277566">
        <w:rPr>
          <w:rStyle w:val="CommentReference"/>
          <w:rFonts w:ascii="Times New Roman" w:eastAsia="Times New Roman" w:hAnsi="Times New Roman" w:cs="Times New Roman"/>
          <w:kern w:val="0"/>
          <w14:ligatures w14:val="none"/>
        </w:rPr>
        <w:commentReference w:id="2160"/>
      </w:r>
      <w:r w:rsidRPr="00AA7C5F">
        <w:rPr>
          <w:rFonts w:ascii="Times New Roman" w:hAnsi="Times New Roman" w:cs="Times New Roman"/>
        </w:rPr>
        <w:t xml:space="preserve"> dynamic was also found in each of the six categories in which the statements on language attitudes were organized. </w:t>
      </w:r>
      <w:ins w:id="2161" w:author="Alejandro Andreas Jaume Losa" w:date="2024-04-10T09:46:00Z">
        <w:r w:rsidR="0086057E">
          <w:rPr>
            <w:rFonts w:ascii="Times New Roman" w:hAnsi="Times New Roman" w:cs="Times New Roman"/>
          </w:rPr>
          <w:t>For example, it was f</w:t>
        </w:r>
      </w:ins>
      <w:ins w:id="2162" w:author="Alejandro Andreas Jaume Losa" w:date="2024-04-10T09:47:00Z">
        <w:r w:rsidR="0086057E">
          <w:rPr>
            <w:rFonts w:ascii="Times New Roman" w:hAnsi="Times New Roman" w:cs="Times New Roman"/>
          </w:rPr>
          <w:t xml:space="preserve">ound that political orientation is associated with the language attitudes of Palma’s population in terms of language preference. Accordingly, </w:t>
        </w:r>
      </w:ins>
      <w:del w:id="2163" w:author="Alejandro Andreas Jaume Losa" w:date="2024-04-10T09:47:00Z">
        <w:r w:rsidRPr="00AA7C5F" w:rsidDel="0086057E">
          <w:rPr>
            <w:rFonts w:ascii="Times New Roman" w:hAnsi="Times New Roman" w:cs="Times New Roman"/>
          </w:rPr>
          <w:delText>In terms of language preference,</w:delText>
        </w:r>
      </w:del>
      <w:ins w:id="2164" w:author="Alejandro Andreas Jaume Losa" w:date="2024-04-10T09:47:00Z">
        <w:r w:rsidR="0086057E">
          <w:rPr>
            <w:rFonts w:ascii="Times New Roman" w:hAnsi="Times New Roman" w:cs="Times New Roman"/>
          </w:rPr>
          <w:t>it was found that</w:t>
        </w:r>
      </w:ins>
      <w:r w:rsidRPr="00AA7C5F">
        <w:rPr>
          <w:rFonts w:ascii="Times New Roman" w:hAnsi="Times New Roman" w:cs="Times New Roman"/>
        </w:rPr>
        <w:t xml:space="preserve"> </w:t>
      </w:r>
      <w:commentRangeStart w:id="2165"/>
      <w:r w:rsidRPr="00AA7C5F">
        <w:rPr>
          <w:rFonts w:ascii="Times New Roman" w:hAnsi="Times New Roman" w:cs="Times New Roman"/>
        </w:rPr>
        <w:t xml:space="preserve">progressive </w:t>
      </w:r>
      <w:del w:id="2166" w:author="Kendra Dickinson" w:date="2024-03-29T12:20:00Z">
        <w:r w:rsidRPr="00AA7C5F" w:rsidDel="00277566">
          <w:rPr>
            <w:rFonts w:ascii="Times New Roman" w:hAnsi="Times New Roman" w:cs="Times New Roman"/>
          </w:rPr>
          <w:delText xml:space="preserve">people </w:delText>
        </w:r>
      </w:del>
      <w:ins w:id="2167" w:author="Kendra Dickinson" w:date="2024-03-29T12:20:00Z">
        <w:r w:rsidR="00277566">
          <w:rPr>
            <w:rFonts w:ascii="Times New Roman" w:hAnsi="Times New Roman" w:cs="Times New Roman"/>
          </w:rPr>
          <w:t>participants</w:t>
        </w:r>
        <w:r w:rsidR="00277566" w:rsidRPr="00AA7C5F">
          <w:rPr>
            <w:rFonts w:ascii="Times New Roman" w:hAnsi="Times New Roman" w:cs="Times New Roman"/>
          </w:rPr>
          <w:t xml:space="preserve"> </w:t>
        </w:r>
      </w:ins>
      <w:commentRangeEnd w:id="2165"/>
      <w:ins w:id="2168" w:author="Kendra Dickinson" w:date="2024-03-29T12:21:00Z">
        <w:r w:rsidR="00277566">
          <w:rPr>
            <w:rStyle w:val="CommentReference"/>
            <w:rFonts w:ascii="Times New Roman" w:eastAsia="Times New Roman" w:hAnsi="Times New Roman" w:cs="Times New Roman"/>
            <w:kern w:val="0"/>
            <w14:ligatures w14:val="none"/>
          </w:rPr>
          <w:commentReference w:id="2165"/>
        </w:r>
      </w:ins>
      <w:r w:rsidRPr="00AA7C5F">
        <w:rPr>
          <w:rFonts w:ascii="Times New Roman" w:hAnsi="Times New Roman" w:cs="Times New Roman"/>
        </w:rPr>
        <w:t xml:space="preserve">like to listen to and use both Catalan and Spanish and enjoy it when others use either language as well. They also believe that there is nothing wrong with </w:t>
      </w:r>
      <w:commentRangeStart w:id="2169"/>
      <w:r w:rsidRPr="00AA7C5F">
        <w:rPr>
          <w:rFonts w:ascii="Times New Roman" w:hAnsi="Times New Roman" w:cs="Times New Roman"/>
        </w:rPr>
        <w:t>passive bilingualism</w:t>
      </w:r>
      <w:ins w:id="2170" w:author="Alejandro Andreas Jaume Losa" w:date="2024-04-09T10:45:00Z">
        <w:r w:rsidR="00C00239">
          <w:rPr>
            <w:rFonts w:ascii="Times New Roman" w:hAnsi="Times New Roman" w:cs="Times New Roman"/>
          </w:rPr>
          <w:t xml:space="preserve"> (i.e., a state where an individual has the ability to comprehend or understand two languages but may not necessarily actively use both languages for speaking or writing)</w:t>
        </w:r>
      </w:ins>
      <w:ins w:id="2171" w:author="Alejandro Andreas Jaume Losa" w:date="2024-04-09T10:46:00Z">
        <w:r w:rsidR="00C00239">
          <w:rPr>
            <w:rFonts w:ascii="Times New Roman" w:hAnsi="Times New Roman" w:cs="Times New Roman"/>
          </w:rPr>
          <w:t xml:space="preserve"> a</w:t>
        </w:r>
      </w:ins>
      <w:del w:id="2172" w:author="Alejandro Andreas Jaume Losa" w:date="2024-04-09T10:46:00Z">
        <w:r w:rsidRPr="00AA7C5F" w:rsidDel="00C00239">
          <w:rPr>
            <w:rFonts w:ascii="Times New Roman" w:hAnsi="Times New Roman" w:cs="Times New Roman"/>
          </w:rPr>
          <w:delText xml:space="preserve"> </w:delText>
        </w:r>
        <w:commentRangeEnd w:id="2169"/>
        <w:r w:rsidR="00277566" w:rsidDel="00C00239">
          <w:rPr>
            <w:rStyle w:val="CommentReference"/>
            <w:rFonts w:ascii="Times New Roman" w:eastAsia="Times New Roman" w:hAnsi="Times New Roman" w:cs="Times New Roman"/>
            <w:kern w:val="0"/>
            <w14:ligatures w14:val="none"/>
          </w:rPr>
          <w:commentReference w:id="2169"/>
        </w:r>
        <w:r w:rsidRPr="00AA7C5F" w:rsidDel="00C00239">
          <w:rPr>
            <w:rFonts w:ascii="Times New Roman" w:hAnsi="Times New Roman" w:cs="Times New Roman"/>
          </w:rPr>
          <w:delText>a</w:delText>
        </w:r>
      </w:del>
      <w:r w:rsidRPr="00AA7C5F">
        <w:rPr>
          <w:rFonts w:ascii="Times New Roman" w:hAnsi="Times New Roman" w:cs="Times New Roman"/>
        </w:rPr>
        <w:t xml:space="preserve">nd are happy with the idea of their children speaking both languages. Interestingly, however, they report feeling compelled to use Spanish in certain situations, but not Catalan. Conversely, conservative </w:t>
      </w:r>
      <w:del w:id="2173" w:author="Alejandro Andreas Jaume Losa" w:date="2024-04-10T09:48:00Z">
        <w:r w:rsidRPr="00AA7C5F" w:rsidDel="0086057E">
          <w:rPr>
            <w:rFonts w:ascii="Times New Roman" w:hAnsi="Times New Roman" w:cs="Times New Roman"/>
          </w:rPr>
          <w:delText xml:space="preserve">people </w:delText>
        </w:r>
      </w:del>
      <w:ins w:id="2174" w:author="Alejandro Andreas Jaume Losa" w:date="2024-04-10T09:48:00Z">
        <w:r w:rsidR="0086057E">
          <w:rPr>
            <w:rFonts w:ascii="Times New Roman" w:hAnsi="Times New Roman" w:cs="Times New Roman"/>
          </w:rPr>
          <w:t>participants</w:t>
        </w:r>
        <w:r w:rsidR="0086057E" w:rsidRPr="00AA7C5F">
          <w:rPr>
            <w:rFonts w:ascii="Times New Roman" w:hAnsi="Times New Roman" w:cs="Times New Roman"/>
          </w:rPr>
          <w:t xml:space="preserve"> </w:t>
        </w:r>
      </w:ins>
      <w:r w:rsidRPr="00AA7C5F">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w:t>
      </w:r>
      <w:r w:rsidRPr="00AA7C5F">
        <w:rPr>
          <w:rFonts w:ascii="Times New Roman" w:hAnsi="Times New Roman" w:cs="Times New Roman"/>
        </w:rPr>
        <w:lastRenderedPageBreak/>
        <w:t xml:space="preserve">responds in Catalan, but they believe that it is appropriate when someone starts a conversation in Catalan and the other person responds in Spanish. </w:t>
      </w:r>
      <w:del w:id="2175" w:author="Alejandro Andreas Jaume Losa" w:date="2024-04-10T09:48:00Z">
        <w:r w:rsidRPr="00AA7C5F" w:rsidDel="0086057E">
          <w:rPr>
            <w:rFonts w:ascii="Times New Roman" w:hAnsi="Times New Roman" w:cs="Times New Roman"/>
          </w:rPr>
          <w:delText xml:space="preserve">They </w:delText>
        </w:r>
      </w:del>
      <w:ins w:id="2176" w:author="Alejandro Andreas Jaume Losa" w:date="2024-04-10T09:48:00Z">
        <w:r w:rsidR="0086057E">
          <w:rPr>
            <w:rFonts w:ascii="Times New Roman" w:hAnsi="Times New Roman" w:cs="Times New Roman"/>
          </w:rPr>
          <w:t>Conservative participants</w:t>
        </w:r>
        <w:r w:rsidR="0086057E" w:rsidRPr="00AA7C5F">
          <w:rPr>
            <w:rFonts w:ascii="Times New Roman" w:hAnsi="Times New Roman" w:cs="Times New Roman"/>
          </w:rPr>
          <w:t xml:space="preserve"> </w:t>
        </w:r>
      </w:ins>
      <w:r w:rsidRPr="00AA7C5F">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0536D827" w:rsidR="00882DA8" w:rsidRPr="00AA7C5F" w:rsidRDefault="0086057E">
      <w:pPr>
        <w:spacing w:line="480" w:lineRule="auto"/>
        <w:ind w:firstLine="720"/>
        <w:jc w:val="both"/>
        <w:rPr>
          <w:rFonts w:ascii="Times New Roman" w:hAnsi="Times New Roman" w:cs="Times New Roman"/>
        </w:rPr>
        <w:pPrChange w:id="2177" w:author="Alejandro Andreas Jaume Losa" w:date="2024-04-09T10:46:00Z">
          <w:pPr>
            <w:spacing w:line="480" w:lineRule="auto"/>
            <w:jc w:val="both"/>
          </w:pPr>
        </w:pPrChange>
      </w:pPr>
      <w:ins w:id="2178" w:author="Alejandro Andreas Jaume Losa" w:date="2024-04-10T10:10:00Z">
        <w:r>
          <w:rPr>
            <w:rFonts w:ascii="Times New Roman" w:hAnsi="Times New Roman" w:cs="Times New Roman"/>
          </w:rPr>
          <w:t xml:space="preserve">Results also revealed a significant association between political orientation and language attitudes </w:t>
        </w:r>
      </w:ins>
      <w:del w:id="2179" w:author="Alejandro Andreas Jaume Losa" w:date="2024-04-09T10:46:00Z">
        <w:r w:rsidR="00882DA8" w:rsidRPr="00AA7C5F" w:rsidDel="00C00239">
          <w:rPr>
            <w:rFonts w:ascii="Times New Roman" w:hAnsi="Times New Roman" w:cs="Times New Roman"/>
          </w:rPr>
          <w:delText xml:space="preserve"> </w:delText>
        </w:r>
      </w:del>
      <w:ins w:id="2180" w:author="Alejandro Andreas Jaume Losa" w:date="2024-04-10T10:10:00Z">
        <w:r>
          <w:rPr>
            <w:rFonts w:ascii="Times New Roman" w:hAnsi="Times New Roman" w:cs="Times New Roman"/>
          </w:rPr>
          <w:t>i</w:t>
        </w:r>
      </w:ins>
      <w:commentRangeStart w:id="2181"/>
      <w:del w:id="2182" w:author="Alejandro Andreas Jaume Losa" w:date="2024-04-10T10:10:00Z">
        <w:r w:rsidR="00882DA8" w:rsidRPr="00AA7C5F" w:rsidDel="0086057E">
          <w:rPr>
            <w:rFonts w:ascii="Times New Roman" w:hAnsi="Times New Roman" w:cs="Times New Roman"/>
          </w:rPr>
          <w:delText>I</w:delText>
        </w:r>
      </w:del>
      <w:r w:rsidR="00882DA8" w:rsidRPr="00AA7C5F">
        <w:rPr>
          <w:rFonts w:ascii="Times New Roman" w:hAnsi="Times New Roman" w:cs="Times New Roman"/>
        </w:rPr>
        <w:t>n</w:t>
      </w:r>
      <w:commentRangeEnd w:id="2181"/>
      <w:r w:rsidR="00277566">
        <w:rPr>
          <w:rStyle w:val="CommentReference"/>
          <w:rFonts w:ascii="Times New Roman" w:eastAsia="Times New Roman" w:hAnsi="Times New Roman" w:cs="Times New Roman"/>
          <w:kern w:val="0"/>
          <w14:ligatures w14:val="none"/>
        </w:rPr>
        <w:commentReference w:id="2181"/>
      </w:r>
      <w:r w:rsidR="00882DA8" w:rsidRPr="00AA7C5F">
        <w:rPr>
          <w:rFonts w:ascii="Times New Roman" w:hAnsi="Times New Roman" w:cs="Times New Roman"/>
        </w:rPr>
        <w:t xml:space="preserve"> terms of language difficulty and enjoyment</w:t>
      </w:r>
      <w:ins w:id="2183" w:author="Alejandro Andreas Jaume Losa" w:date="2024-04-10T10:10:00Z">
        <w:r>
          <w:rPr>
            <w:rFonts w:ascii="Times New Roman" w:hAnsi="Times New Roman" w:cs="Times New Roman"/>
          </w:rPr>
          <w:t xml:space="preserve">. Consequently, </w:t>
        </w:r>
      </w:ins>
      <w:del w:id="2184" w:author="Alejandro Andreas Jaume Losa" w:date="2024-04-10T10:10:00Z">
        <w:r w:rsidR="00882DA8" w:rsidRPr="00AA7C5F" w:rsidDel="0086057E">
          <w:rPr>
            <w:rFonts w:ascii="Times New Roman" w:hAnsi="Times New Roman" w:cs="Times New Roman"/>
          </w:rPr>
          <w:delText>, people</w:delText>
        </w:r>
      </w:del>
      <w:ins w:id="2185" w:author="Alejandro Andreas Jaume Losa" w:date="2024-04-10T10:10:00Z">
        <w:r>
          <w:rPr>
            <w:rFonts w:ascii="Times New Roman" w:hAnsi="Times New Roman" w:cs="Times New Roman"/>
          </w:rPr>
          <w:t>pa</w:t>
        </w:r>
      </w:ins>
      <w:ins w:id="2186" w:author="Alejandro Andreas Jaume Losa" w:date="2024-04-10T10:11:00Z">
        <w:r>
          <w:rPr>
            <w:rFonts w:ascii="Times New Roman" w:hAnsi="Times New Roman" w:cs="Times New Roman"/>
          </w:rPr>
          <w:t>rticipants</w:t>
        </w:r>
      </w:ins>
      <w:r w:rsidR="00882DA8" w:rsidRPr="00AA7C5F">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del w:id="2187" w:author="Kendra Dickinson" w:date="2024-03-29T12:23:00Z">
        <w:r w:rsidR="00882DA8" w:rsidRPr="00AA7C5F" w:rsidDel="00277566">
          <w:rPr>
            <w:rFonts w:ascii="Times New Roman" w:hAnsi="Times New Roman" w:cs="Times New Roman"/>
          </w:rPr>
          <w:delText>Contrary</w:delText>
        </w:r>
      </w:del>
      <w:ins w:id="2188" w:author="Kendra Dickinson" w:date="2024-03-29T12:23:00Z">
        <w:r w:rsidR="00277566">
          <w:rPr>
            <w:rFonts w:ascii="Times New Roman" w:hAnsi="Times New Roman" w:cs="Times New Roman"/>
          </w:rPr>
          <w:t>Opposingly</w:t>
        </w:r>
      </w:ins>
      <w:r w:rsidR="00882DA8" w:rsidRPr="00AA7C5F">
        <w:rPr>
          <w:rFonts w:ascii="Times New Roman" w:hAnsi="Times New Roman" w:cs="Times New Roman"/>
        </w:rPr>
        <w:t xml:space="preserve">, </w:t>
      </w:r>
      <w:del w:id="2189" w:author="Alejandro Andreas Jaume Losa" w:date="2024-04-10T10:11:00Z">
        <w:r w:rsidR="00882DA8" w:rsidRPr="00AA7C5F" w:rsidDel="0086057E">
          <w:rPr>
            <w:rFonts w:ascii="Times New Roman" w:hAnsi="Times New Roman" w:cs="Times New Roman"/>
          </w:rPr>
          <w:delText xml:space="preserve">people </w:delText>
        </w:r>
      </w:del>
      <w:ins w:id="2190" w:author="Alejandro Andreas Jaume Losa" w:date="2024-04-10T10:11: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who self-identify as conservative agree more with the idea that it is unpleasant and boring to learn Catalan, but not Spanish. They also do</w:t>
      </w:r>
      <w:ins w:id="2191" w:author="Kendra Dickinson" w:date="2024-03-29T12:24:00Z">
        <w:r w:rsidR="00277566">
          <w:rPr>
            <w:rFonts w:ascii="Times New Roman" w:hAnsi="Times New Roman" w:cs="Times New Roman"/>
          </w:rPr>
          <w:t xml:space="preserve"> not tend to</w:t>
        </w:r>
      </w:ins>
      <w:r w:rsidR="00882DA8" w:rsidRPr="00AA7C5F">
        <w:rPr>
          <w:rFonts w:ascii="Times New Roman" w:hAnsi="Times New Roman" w:cs="Times New Roman"/>
        </w:rPr>
        <w:t xml:space="preserve"> </w:t>
      </w:r>
      <w:commentRangeStart w:id="2192"/>
      <w:del w:id="2193" w:author="Kendra Dickinson" w:date="2024-03-29T12:24:00Z">
        <w:r w:rsidR="00882DA8" w:rsidRPr="00AA7C5F" w:rsidDel="00277566">
          <w:rPr>
            <w:rFonts w:ascii="Times New Roman" w:hAnsi="Times New Roman" w:cs="Times New Roman"/>
          </w:rPr>
          <w:delText xml:space="preserve">not really </w:delText>
        </w:r>
        <w:commentRangeEnd w:id="2192"/>
        <w:r w:rsidR="00277566" w:rsidDel="00277566">
          <w:rPr>
            <w:rStyle w:val="CommentReference"/>
            <w:rFonts w:ascii="Times New Roman" w:eastAsia="Times New Roman" w:hAnsi="Times New Roman" w:cs="Times New Roman"/>
            <w:kern w:val="0"/>
            <w14:ligatures w14:val="none"/>
          </w:rPr>
          <w:commentReference w:id="2192"/>
        </w:r>
      </w:del>
      <w:r w:rsidR="00882DA8" w:rsidRPr="00AA7C5F">
        <w:rPr>
          <w:rFonts w:ascii="Times New Roman" w:hAnsi="Times New Roman" w:cs="Times New Roman"/>
        </w:rPr>
        <w:t xml:space="preserve">consider the </w:t>
      </w:r>
      <w:del w:id="2194" w:author="Alejandro Andreas Jaume Losa" w:date="2024-04-10T10:11:00Z">
        <w:r w:rsidR="00882DA8" w:rsidRPr="00AA7C5F" w:rsidDel="0086057E">
          <w:rPr>
            <w:rFonts w:ascii="Times New Roman" w:hAnsi="Times New Roman" w:cs="Times New Roman"/>
          </w:rPr>
          <w:delText xml:space="preserve">latter </w:delText>
        </w:r>
      </w:del>
      <w:ins w:id="2195" w:author="Alejandro Andreas Jaume Losa" w:date="2024-04-10T10:11:00Z">
        <w:r>
          <w:rPr>
            <w:rFonts w:ascii="Times New Roman" w:hAnsi="Times New Roman" w:cs="Times New Roman"/>
          </w:rPr>
          <w:t>Catalan</w:t>
        </w:r>
        <w:r w:rsidRPr="00AA7C5F">
          <w:rPr>
            <w:rFonts w:ascii="Times New Roman" w:hAnsi="Times New Roman" w:cs="Times New Roman"/>
          </w:rPr>
          <w:t xml:space="preserve"> </w:t>
        </w:r>
      </w:ins>
      <w:r w:rsidR="00882DA8" w:rsidRPr="00AA7C5F">
        <w:rPr>
          <w:rFonts w:ascii="Times New Roman" w:hAnsi="Times New Roman" w:cs="Times New Roman"/>
        </w:rPr>
        <w:t xml:space="preserve">a beautiful language, but they do </w:t>
      </w:r>
      <w:del w:id="2196" w:author="Kendra Dickinson" w:date="2024-03-29T12:24:00Z">
        <w:r w:rsidR="00882DA8" w:rsidRPr="00AA7C5F" w:rsidDel="00277566">
          <w:rPr>
            <w:rFonts w:ascii="Times New Roman" w:hAnsi="Times New Roman" w:cs="Times New Roman"/>
          </w:rPr>
          <w:delText>with respect to Spanis</w:delText>
        </w:r>
      </w:del>
      <w:ins w:id="2197" w:author="Alejandro Andreas Jaume Losa" w:date="2024-04-10T10:12:00Z">
        <w:r>
          <w:rPr>
            <w:rFonts w:ascii="Times New Roman" w:hAnsi="Times New Roman" w:cs="Times New Roman"/>
          </w:rPr>
          <w:t>think that Spanish is</w:t>
        </w:r>
      </w:ins>
      <w:del w:id="2198" w:author="Kendra Dickinson" w:date="2024-03-29T12:24:00Z">
        <w:r w:rsidR="00882DA8" w:rsidRPr="00AA7C5F" w:rsidDel="00277566">
          <w:rPr>
            <w:rFonts w:ascii="Times New Roman" w:hAnsi="Times New Roman" w:cs="Times New Roman"/>
          </w:rPr>
          <w:delText>h</w:delText>
        </w:r>
      </w:del>
      <w:ins w:id="2199" w:author="Kendra Dickinson" w:date="2024-03-29T12:24:00Z">
        <w:del w:id="2200" w:author="Alejandro Andreas Jaume Losa" w:date="2024-04-10T10:11:00Z">
          <w:r w:rsidR="00277566" w:rsidDel="0086057E">
            <w:rPr>
              <w:rFonts w:ascii="Times New Roman" w:hAnsi="Times New Roman" w:cs="Times New Roman"/>
            </w:rPr>
            <w:delText>the former</w:delText>
          </w:r>
        </w:del>
      </w:ins>
      <w:r w:rsidR="00882DA8" w:rsidRPr="00AA7C5F">
        <w:rPr>
          <w:rFonts w:ascii="Times New Roman" w:hAnsi="Times New Roman" w:cs="Times New Roman"/>
        </w:rPr>
        <w:t>. Likewise,</w:t>
      </w:r>
      <w:ins w:id="2201" w:author="Alejandro Andreas Jaume Losa" w:date="2024-04-09T10:48:00Z">
        <w:r w:rsidR="00C00239">
          <w:rPr>
            <w:rFonts w:ascii="Times New Roman" w:hAnsi="Times New Roman" w:cs="Times New Roman"/>
          </w:rPr>
          <w:t xml:space="preserve"> </w:t>
        </w:r>
      </w:ins>
      <w:ins w:id="2202" w:author="Alejandro Andreas Jaume Losa" w:date="2024-04-09T10:49:00Z">
        <w:r w:rsidR="00C00239">
          <w:rPr>
            <w:rFonts w:ascii="Times New Roman" w:hAnsi="Times New Roman" w:cs="Times New Roman"/>
          </w:rPr>
          <w:t>conservative participants</w:t>
        </w:r>
      </w:ins>
      <w:r w:rsidR="00882DA8" w:rsidRPr="00AA7C5F">
        <w:rPr>
          <w:rFonts w:ascii="Times New Roman" w:hAnsi="Times New Roman" w:cs="Times New Roman"/>
        </w:rPr>
        <w:t xml:space="preserve"> </w:t>
      </w:r>
      <w:commentRangeStart w:id="2203"/>
      <w:del w:id="2204" w:author="Alejandro Andreas Jaume Losa" w:date="2024-04-09T10:49:00Z">
        <w:r w:rsidR="00882DA8" w:rsidRPr="00AA7C5F" w:rsidDel="00C00239">
          <w:rPr>
            <w:rFonts w:ascii="Times New Roman" w:hAnsi="Times New Roman" w:cs="Times New Roman"/>
          </w:rPr>
          <w:delText>they</w:delText>
        </w:r>
        <w:commentRangeEnd w:id="2203"/>
        <w:r w:rsidR="00277566" w:rsidDel="00C00239">
          <w:rPr>
            <w:rStyle w:val="CommentReference"/>
            <w:rFonts w:ascii="Times New Roman" w:eastAsia="Times New Roman" w:hAnsi="Times New Roman" w:cs="Times New Roman"/>
            <w:kern w:val="0"/>
            <w14:ligatures w14:val="none"/>
          </w:rPr>
          <w:commentReference w:id="2203"/>
        </w:r>
        <w:r w:rsidR="00882DA8" w:rsidRPr="00AA7C5F" w:rsidDel="00C00239">
          <w:rPr>
            <w:rFonts w:ascii="Times New Roman" w:hAnsi="Times New Roman" w:cs="Times New Roman"/>
          </w:rPr>
          <w:delText xml:space="preserve"> </w:delText>
        </w:r>
      </w:del>
      <w:r w:rsidR="00882DA8" w:rsidRPr="00AA7C5F">
        <w:rPr>
          <w:rFonts w:ascii="Times New Roman" w:hAnsi="Times New Roman" w:cs="Times New Roman"/>
        </w:rPr>
        <w:t xml:space="preserve">also tend to believe that that </w:t>
      </w:r>
      <w:ins w:id="2205" w:author="Alejandro Andreas Jaume Losa" w:date="2024-04-10T10:12:00Z">
        <w:r>
          <w:rPr>
            <w:rFonts w:ascii="Times New Roman" w:hAnsi="Times New Roman" w:cs="Times New Roman"/>
          </w:rPr>
          <w:t xml:space="preserve">a foreigner </w:t>
        </w:r>
      </w:ins>
      <w:del w:id="2206" w:author="Alejandro Andreas Jaume Losa" w:date="2024-04-10T10:12:00Z">
        <w:r w:rsidR="00882DA8" w:rsidRPr="00AA7C5F" w:rsidDel="0086057E">
          <w:rPr>
            <w:rFonts w:ascii="Times New Roman" w:hAnsi="Times New Roman" w:cs="Times New Roman"/>
          </w:rPr>
          <w:delText xml:space="preserve">an outsider </w:delText>
        </w:r>
      </w:del>
      <w:r w:rsidR="00882DA8" w:rsidRPr="00AA7C5F">
        <w:rPr>
          <w:rFonts w:ascii="Times New Roman" w:hAnsi="Times New Roman" w:cs="Times New Roman"/>
        </w:rPr>
        <w:t xml:space="preserve">will find it less difficult to learn Spanish than Catalan. </w:t>
      </w:r>
      <w:ins w:id="2207" w:author="Alejandro Andreas Jaume Losa" w:date="2024-04-10T10:12:00Z">
        <w:r>
          <w:rPr>
            <w:rFonts w:ascii="Times New Roman" w:hAnsi="Times New Roman" w:cs="Times New Roman"/>
          </w:rPr>
          <w:t>Additionally, political orientation was also found to be associated with language attitudes i</w:t>
        </w:r>
      </w:ins>
      <w:del w:id="2208" w:author="Alejandro Andreas Jaume Losa" w:date="2024-04-10T10:12:00Z">
        <w:r w:rsidR="00882DA8" w:rsidRPr="00AA7C5F" w:rsidDel="0086057E">
          <w:rPr>
            <w:rFonts w:ascii="Times New Roman" w:hAnsi="Times New Roman" w:cs="Times New Roman"/>
          </w:rPr>
          <w:delText>I</w:delText>
        </w:r>
      </w:del>
      <w:r w:rsidR="00882DA8" w:rsidRPr="00AA7C5F">
        <w:rPr>
          <w:rFonts w:ascii="Times New Roman" w:hAnsi="Times New Roman" w:cs="Times New Roman"/>
        </w:rPr>
        <w:t>n terms of language importance and usefulness</w:t>
      </w:r>
      <w:ins w:id="2209" w:author="Alejandro Andreas Jaume Losa" w:date="2024-04-10T10:13:00Z">
        <w:r>
          <w:rPr>
            <w:rFonts w:ascii="Times New Roman" w:hAnsi="Times New Roman" w:cs="Times New Roman"/>
          </w:rPr>
          <w:t>. Essentially, it was found that</w:t>
        </w:r>
      </w:ins>
      <w:del w:id="2210" w:author="Alejandro Andreas Jaume Losa" w:date="2024-04-10T10:13:00Z">
        <w:r w:rsidR="00882DA8" w:rsidRPr="00AA7C5F" w:rsidDel="0086057E">
          <w:rPr>
            <w:rFonts w:ascii="Times New Roman" w:hAnsi="Times New Roman" w:cs="Times New Roman"/>
          </w:rPr>
          <w:delText>,</w:delText>
        </w:r>
      </w:del>
      <w:r w:rsidR="00882DA8" w:rsidRPr="00AA7C5F">
        <w:rPr>
          <w:rFonts w:ascii="Times New Roman" w:hAnsi="Times New Roman" w:cs="Times New Roman"/>
        </w:rPr>
        <w:t xml:space="preserve"> </w:t>
      </w:r>
      <w:del w:id="2211" w:author="Alejandro Andreas Jaume Losa" w:date="2024-04-10T10:13:00Z">
        <w:r w:rsidR="00882DA8" w:rsidRPr="00AA7C5F" w:rsidDel="0086057E">
          <w:rPr>
            <w:rFonts w:ascii="Times New Roman" w:hAnsi="Times New Roman" w:cs="Times New Roman"/>
          </w:rPr>
          <w:delText xml:space="preserve">people </w:delText>
        </w:r>
      </w:del>
      <w:ins w:id="2212" w:author="Alejandro Andreas Jaume Losa" w:date="2024-04-10T10:13: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del w:id="2213" w:author="Alejandro Andreas Jaume Losa" w:date="2024-04-10T10:13:00Z">
        <w:r w:rsidR="00882DA8" w:rsidRPr="00AA7C5F" w:rsidDel="0086057E">
          <w:rPr>
            <w:rFonts w:ascii="Times New Roman" w:hAnsi="Times New Roman" w:cs="Times New Roman"/>
          </w:rPr>
          <w:delText xml:space="preserve">people </w:delText>
        </w:r>
      </w:del>
      <w:ins w:id="2214" w:author="Alejandro Andreas Jaume Losa" w:date="2024-04-10T10:13: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who self-identify as conservative believe that only Spanish can become an important language in the European context. Likewise, they also believe that only Spanish is as important as English, and they value learning it over Catalan.</w:t>
      </w:r>
      <w:del w:id="2215" w:author="Alejandro Andreas Jaume Losa" w:date="2024-04-09T10:49:00Z">
        <w:r w:rsidR="00882DA8" w:rsidRPr="00AA7C5F" w:rsidDel="00C00239">
          <w:rPr>
            <w:rFonts w:ascii="Times New Roman" w:hAnsi="Times New Roman" w:cs="Times New Roman"/>
          </w:rPr>
          <w:delText xml:space="preserve"> </w:delText>
        </w:r>
      </w:del>
    </w:p>
    <w:p w14:paraId="61D0CD63" w14:textId="77777777" w:rsidR="0086057E" w:rsidRDefault="0086057E" w:rsidP="00882DA8">
      <w:pPr>
        <w:spacing w:line="480" w:lineRule="auto"/>
        <w:ind w:firstLine="720"/>
        <w:jc w:val="both"/>
        <w:rPr>
          <w:ins w:id="2216" w:author="Alejandro Andreas Jaume Losa" w:date="2024-04-10T10:15:00Z"/>
          <w:rFonts w:ascii="Times New Roman" w:hAnsi="Times New Roman" w:cs="Times New Roman"/>
        </w:rPr>
      </w:pPr>
      <w:ins w:id="2217" w:author="Alejandro Andreas Jaume Losa" w:date="2024-04-10T10:13:00Z">
        <w:r>
          <w:rPr>
            <w:rFonts w:ascii="Times New Roman" w:hAnsi="Times New Roman" w:cs="Times New Roman"/>
          </w:rPr>
          <w:t xml:space="preserve">Results also revealed </w:t>
        </w:r>
      </w:ins>
      <w:ins w:id="2218" w:author="Alejandro Andreas Jaume Losa" w:date="2024-04-10T10:14:00Z">
        <w:r>
          <w:rPr>
            <w:rFonts w:ascii="Times New Roman" w:hAnsi="Times New Roman" w:cs="Times New Roman"/>
          </w:rPr>
          <w:t>a significant association between political orientation and language attitudes i</w:t>
        </w:r>
      </w:ins>
      <w:commentRangeStart w:id="2219"/>
      <w:commentRangeStart w:id="2220"/>
      <w:del w:id="2221" w:author="Alejandro Andreas Jaume Losa" w:date="2024-04-10T10:14:00Z">
        <w:r w:rsidR="00882DA8" w:rsidRPr="00AA7C5F" w:rsidDel="0086057E">
          <w:rPr>
            <w:rFonts w:ascii="Times New Roman" w:hAnsi="Times New Roman" w:cs="Times New Roman"/>
          </w:rPr>
          <w:delText>I</w:delText>
        </w:r>
      </w:del>
      <w:r w:rsidR="00882DA8" w:rsidRPr="00AA7C5F">
        <w:rPr>
          <w:rFonts w:ascii="Times New Roman" w:hAnsi="Times New Roman" w:cs="Times New Roman"/>
        </w:rPr>
        <w:t>n</w:t>
      </w:r>
      <w:commentRangeEnd w:id="2219"/>
      <w:r w:rsidR="00277566">
        <w:rPr>
          <w:rStyle w:val="CommentReference"/>
          <w:rFonts w:ascii="Times New Roman" w:eastAsia="Times New Roman" w:hAnsi="Times New Roman" w:cs="Times New Roman"/>
          <w:kern w:val="0"/>
          <w14:ligatures w14:val="none"/>
        </w:rPr>
        <w:commentReference w:id="2219"/>
      </w:r>
      <w:commentRangeEnd w:id="2220"/>
      <w:r w:rsidR="00277566">
        <w:rPr>
          <w:rStyle w:val="CommentReference"/>
          <w:rFonts w:ascii="Times New Roman" w:eastAsia="Times New Roman" w:hAnsi="Times New Roman" w:cs="Times New Roman"/>
          <w:kern w:val="0"/>
          <w14:ligatures w14:val="none"/>
        </w:rPr>
        <w:commentReference w:id="2220"/>
      </w:r>
      <w:r w:rsidR="00882DA8" w:rsidRPr="00AA7C5F">
        <w:rPr>
          <w:rFonts w:ascii="Times New Roman" w:hAnsi="Times New Roman" w:cs="Times New Roman"/>
        </w:rPr>
        <w:t xml:space="preserve"> terms of language policy and integration</w:t>
      </w:r>
      <w:ins w:id="2222" w:author="Alejandro Andreas Jaume Losa" w:date="2024-04-10T10:14:00Z">
        <w:r>
          <w:rPr>
            <w:rFonts w:ascii="Times New Roman" w:hAnsi="Times New Roman" w:cs="Times New Roman"/>
          </w:rPr>
          <w:t xml:space="preserve">. It was found that </w:t>
        </w:r>
      </w:ins>
      <w:del w:id="2223" w:author="Alejandro Andreas Jaume Losa" w:date="2024-04-10T10:14:00Z">
        <w:r w:rsidR="00882DA8" w:rsidRPr="00AA7C5F" w:rsidDel="0086057E">
          <w:rPr>
            <w:rFonts w:ascii="Times New Roman" w:hAnsi="Times New Roman" w:cs="Times New Roman"/>
          </w:rPr>
          <w:delText>, people</w:delText>
        </w:r>
      </w:del>
      <w:ins w:id="2224" w:author="Alejandro Andreas Jaume Losa" w:date="2024-04-10T10:14:00Z">
        <w:r>
          <w:rPr>
            <w:rFonts w:ascii="Times New Roman" w:hAnsi="Times New Roman" w:cs="Times New Roman"/>
          </w:rPr>
          <w:t>participants</w:t>
        </w:r>
      </w:ins>
      <w:r w:rsidR="00882DA8" w:rsidRPr="00AA7C5F">
        <w:rPr>
          <w:rFonts w:ascii="Times New Roman" w:hAnsi="Times New Roman" w:cs="Times New Roman"/>
        </w:rPr>
        <w:t xml:space="preserve"> who self-identify as progressive believe that at least 50% of the subjects taught in school should be in </w:t>
      </w:r>
      <w:r w:rsidR="00882DA8" w:rsidRPr="00AA7C5F">
        <w:rPr>
          <w:rFonts w:ascii="Times New Roman" w:hAnsi="Times New Roman" w:cs="Times New Roman"/>
        </w:rPr>
        <w:lastRenderedPageBreak/>
        <w:t xml:space="preserve">Catalan, but not in Spanish. They also agree with the idea that Catalan must be a requirement to hold a job in the public administration, especially in the healthcare field. Moreover, </w:t>
      </w:r>
      <w:ins w:id="2225" w:author="Alejandro Andreas Jaume Losa" w:date="2024-04-09T10:49:00Z">
        <w:r w:rsidR="00C00239">
          <w:rPr>
            <w:rFonts w:ascii="Times New Roman" w:hAnsi="Times New Roman" w:cs="Times New Roman"/>
          </w:rPr>
          <w:t xml:space="preserve">progressive participants </w:t>
        </w:r>
      </w:ins>
      <w:del w:id="2226" w:author="Alejandro Andreas Jaume Losa" w:date="2024-04-09T10:49:00Z">
        <w:r w:rsidR="00882DA8" w:rsidRPr="00AA7C5F" w:rsidDel="00C00239">
          <w:rPr>
            <w:rFonts w:ascii="Times New Roman" w:hAnsi="Times New Roman" w:cs="Times New Roman"/>
          </w:rPr>
          <w:delText xml:space="preserve">they </w:delText>
        </w:r>
      </w:del>
      <w:r w:rsidR="00882DA8" w:rsidRPr="00AA7C5F">
        <w:rPr>
          <w:rFonts w:ascii="Times New Roman" w:hAnsi="Times New Roman" w:cs="Times New Roman"/>
        </w:rPr>
        <w:t xml:space="preserve">believe that it is necessary for people coming from Spanish-speaking areas to learn Catalan to fully integrate in the Balearic Islands. Contrary, </w:t>
      </w:r>
      <w:del w:id="2227" w:author="Alejandro Andreas Jaume Losa" w:date="2024-04-10T10:15:00Z">
        <w:r w:rsidR="00882DA8" w:rsidRPr="00AA7C5F" w:rsidDel="0086057E">
          <w:rPr>
            <w:rFonts w:ascii="Times New Roman" w:hAnsi="Times New Roman" w:cs="Times New Roman"/>
          </w:rPr>
          <w:delText xml:space="preserve">people </w:delText>
        </w:r>
      </w:del>
      <w:ins w:id="2228" w:author="Alejandro Andreas Jaume Losa" w:date="2024-04-10T10:15: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 xml:space="preserve">who self-identify as conservative believe that at least 50% of the subjects taught in school should be in Spanish. They also disagree with the idea that Catalan should be a requirement to hold a job in the public administration, especially in the healthcare field. Likewise, </w:t>
      </w:r>
      <w:commentRangeStart w:id="2229"/>
      <w:del w:id="2230" w:author="Alejandro Andreas Jaume Losa" w:date="2024-04-09T10:50:00Z">
        <w:r w:rsidR="00882DA8" w:rsidRPr="00AA7C5F" w:rsidDel="00C00239">
          <w:rPr>
            <w:rFonts w:ascii="Times New Roman" w:hAnsi="Times New Roman" w:cs="Times New Roman"/>
          </w:rPr>
          <w:delText>they</w:delText>
        </w:r>
        <w:commentRangeEnd w:id="2229"/>
        <w:r w:rsidR="00277566" w:rsidDel="00C00239">
          <w:rPr>
            <w:rStyle w:val="CommentReference"/>
            <w:rFonts w:ascii="Times New Roman" w:eastAsia="Times New Roman" w:hAnsi="Times New Roman" w:cs="Times New Roman"/>
            <w:kern w:val="0"/>
            <w14:ligatures w14:val="none"/>
          </w:rPr>
          <w:commentReference w:id="2229"/>
        </w:r>
        <w:r w:rsidR="00882DA8" w:rsidRPr="00AA7C5F" w:rsidDel="00C00239">
          <w:rPr>
            <w:rFonts w:ascii="Times New Roman" w:hAnsi="Times New Roman" w:cs="Times New Roman"/>
          </w:rPr>
          <w:delText xml:space="preserve"> </w:delText>
        </w:r>
      </w:del>
      <w:ins w:id="2231" w:author="Alejandro Andreas Jaume Losa" w:date="2024-04-09T10:50:00Z">
        <w:r w:rsidR="00C00239">
          <w:rPr>
            <w:rFonts w:ascii="Times New Roman" w:hAnsi="Times New Roman" w:cs="Times New Roman"/>
          </w:rPr>
          <w:t>conservative participants</w:t>
        </w:r>
        <w:r w:rsidR="00C00239" w:rsidRPr="00AA7C5F">
          <w:rPr>
            <w:rFonts w:ascii="Times New Roman" w:hAnsi="Times New Roman" w:cs="Times New Roman"/>
          </w:rPr>
          <w:t xml:space="preserve"> </w:t>
        </w:r>
      </w:ins>
      <w:r w:rsidR="00882DA8" w:rsidRPr="00AA7C5F">
        <w:rPr>
          <w:rFonts w:ascii="Times New Roman" w:hAnsi="Times New Roman" w:cs="Times New Roman"/>
        </w:rPr>
        <w:t xml:space="preserve">believe that it is not necessary for people coming from Spanish-speaking areas to learn Catalan to fully integrate in the Balearic Islands. </w:t>
      </w:r>
    </w:p>
    <w:p w14:paraId="54D4F7DB" w14:textId="7961FC24" w:rsidR="00C00239" w:rsidRDefault="0086057E" w:rsidP="00882DA8">
      <w:pPr>
        <w:spacing w:line="480" w:lineRule="auto"/>
        <w:ind w:firstLine="720"/>
        <w:jc w:val="both"/>
        <w:rPr>
          <w:ins w:id="2232" w:author="Alejandro Andreas Jaume Losa" w:date="2024-04-09T10:50:00Z"/>
          <w:rFonts w:ascii="Times New Roman" w:hAnsi="Times New Roman" w:cs="Times New Roman"/>
        </w:rPr>
      </w:pPr>
      <w:ins w:id="2233" w:author="Alejandro Andreas Jaume Losa" w:date="2024-04-10T10:15:00Z">
        <w:r>
          <w:rPr>
            <w:rFonts w:ascii="Times New Roman" w:hAnsi="Times New Roman" w:cs="Times New Roman"/>
          </w:rPr>
          <w:t>Moreover, political orientatio</w:t>
        </w:r>
      </w:ins>
      <w:ins w:id="2234" w:author="Alejandro Andreas Jaume Losa" w:date="2024-04-10T10:16:00Z">
        <w:r>
          <w:rPr>
            <w:rFonts w:ascii="Times New Roman" w:hAnsi="Times New Roman" w:cs="Times New Roman"/>
          </w:rPr>
          <w:t>n was also found to be associated with language attitudes i</w:t>
        </w:r>
      </w:ins>
      <w:del w:id="2235" w:author="Alejandro Andreas Jaume Losa" w:date="2024-04-10T10:16:00Z">
        <w:r w:rsidR="00882DA8" w:rsidRPr="00AA7C5F" w:rsidDel="0086057E">
          <w:rPr>
            <w:rFonts w:ascii="Times New Roman" w:hAnsi="Times New Roman" w:cs="Times New Roman"/>
          </w:rPr>
          <w:delText>I</w:delText>
        </w:r>
      </w:del>
      <w:r w:rsidR="00882DA8" w:rsidRPr="00AA7C5F">
        <w:rPr>
          <w:rFonts w:ascii="Times New Roman" w:hAnsi="Times New Roman" w:cs="Times New Roman"/>
        </w:rPr>
        <w:t>n</w:t>
      </w:r>
      <w:ins w:id="2236" w:author="Alejandro Andreas Jaume Losa" w:date="2024-04-10T10:16:00Z">
        <w:r>
          <w:rPr>
            <w:rFonts w:ascii="Times New Roman" w:hAnsi="Times New Roman" w:cs="Times New Roman"/>
          </w:rPr>
          <w:t xml:space="preserve"> </w:t>
        </w:r>
      </w:ins>
      <w:del w:id="2237" w:author="Alejandro Andreas Jaume Losa" w:date="2024-04-10T10:16:00Z">
        <w:r w:rsidR="00882DA8" w:rsidRPr="00AA7C5F" w:rsidDel="0086057E">
          <w:rPr>
            <w:rFonts w:ascii="Times New Roman" w:hAnsi="Times New Roman" w:cs="Times New Roman"/>
          </w:rPr>
          <w:delText xml:space="preserve"> </w:delText>
        </w:r>
      </w:del>
      <w:r w:rsidR="00882DA8" w:rsidRPr="00AA7C5F">
        <w:rPr>
          <w:rFonts w:ascii="Times New Roman" w:hAnsi="Times New Roman" w:cs="Times New Roman"/>
        </w:rPr>
        <w:t>terms of cultural and identity aspects</w:t>
      </w:r>
      <w:ins w:id="2238" w:author="Alejandro Andreas Jaume Losa" w:date="2024-04-10T10:16:00Z">
        <w:r>
          <w:rPr>
            <w:rFonts w:ascii="Times New Roman" w:hAnsi="Times New Roman" w:cs="Times New Roman"/>
          </w:rPr>
          <w:t xml:space="preserve">. Consequently, </w:t>
        </w:r>
      </w:ins>
      <w:del w:id="2239" w:author="Alejandro Andreas Jaume Losa" w:date="2024-04-10T10:16:00Z">
        <w:r w:rsidR="00882DA8" w:rsidRPr="00AA7C5F" w:rsidDel="0086057E">
          <w:rPr>
            <w:rFonts w:ascii="Times New Roman" w:hAnsi="Times New Roman" w:cs="Times New Roman"/>
          </w:rPr>
          <w:delText>, people</w:delText>
        </w:r>
      </w:del>
      <w:ins w:id="2240" w:author="Alejandro Andreas Jaume Losa" w:date="2024-04-10T10:16:00Z">
        <w:r>
          <w:rPr>
            <w:rFonts w:ascii="Times New Roman" w:hAnsi="Times New Roman" w:cs="Times New Roman"/>
          </w:rPr>
          <w:t>participants</w:t>
        </w:r>
      </w:ins>
      <w:r w:rsidR="00882DA8" w:rsidRPr="00AA7C5F">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Contrary, </w:t>
      </w:r>
      <w:del w:id="2241" w:author="Alejandro Andreas Jaume Losa" w:date="2024-04-10T10:16:00Z">
        <w:r w:rsidR="00882DA8" w:rsidRPr="00AA7C5F" w:rsidDel="0086057E">
          <w:rPr>
            <w:rFonts w:ascii="Times New Roman" w:hAnsi="Times New Roman" w:cs="Times New Roman"/>
          </w:rPr>
          <w:delText xml:space="preserve">people </w:delText>
        </w:r>
      </w:del>
      <w:ins w:id="2242" w:author="Alejandro Andreas Jaume Losa" w:date="2024-04-10T10:16:00Z">
        <w:r>
          <w:rPr>
            <w:rFonts w:ascii="Times New Roman" w:hAnsi="Times New Roman" w:cs="Times New Roman"/>
          </w:rPr>
          <w:t>participants</w:t>
        </w:r>
        <w:r w:rsidRPr="00AA7C5F">
          <w:rPr>
            <w:rFonts w:ascii="Times New Roman" w:hAnsi="Times New Roman" w:cs="Times New Roman"/>
          </w:rPr>
          <w:t xml:space="preserve"> </w:t>
        </w:r>
      </w:ins>
      <w:r w:rsidR="00882DA8" w:rsidRPr="00AA7C5F">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that it is not that necessary to learn Catalan to fully integrate in the Balearic society and that all resident need to know, use, and study Catalan. </w:t>
      </w:r>
    </w:p>
    <w:p w14:paraId="16DBE557" w14:textId="3AAD52CD" w:rsidR="00882DA8" w:rsidRPr="00AA7C5F" w:rsidRDefault="00882DA8" w:rsidP="00882DA8">
      <w:pPr>
        <w:spacing w:line="480" w:lineRule="auto"/>
        <w:ind w:firstLine="720"/>
        <w:jc w:val="both"/>
        <w:rPr>
          <w:rFonts w:ascii="Times New Roman" w:hAnsi="Times New Roman" w:cs="Times New Roman"/>
        </w:rPr>
      </w:pPr>
      <w:commentRangeStart w:id="2243"/>
      <w:del w:id="2244" w:author="Alejandro Andreas Jaume Losa" w:date="2024-04-09T10:50:00Z">
        <w:r w:rsidRPr="00AA7C5F" w:rsidDel="00C00239">
          <w:rPr>
            <w:rFonts w:ascii="Times New Roman" w:hAnsi="Times New Roman" w:cs="Times New Roman"/>
          </w:rPr>
          <w:delText>Finally</w:delText>
        </w:r>
      </w:del>
      <w:commentRangeEnd w:id="2243"/>
      <w:ins w:id="2245" w:author="Alejandro Andreas Jaume Losa" w:date="2024-04-09T10:50:00Z">
        <w:r w:rsidR="00C00239" w:rsidRPr="00AA7C5F">
          <w:rPr>
            <w:rFonts w:ascii="Times New Roman" w:hAnsi="Times New Roman" w:cs="Times New Roman"/>
          </w:rPr>
          <w:t>Finally,</w:t>
        </w:r>
      </w:ins>
      <w:r w:rsidR="00277566">
        <w:rPr>
          <w:rStyle w:val="CommentReference"/>
          <w:rFonts w:ascii="Times New Roman" w:eastAsia="Times New Roman" w:hAnsi="Times New Roman" w:cs="Times New Roman"/>
          <w:kern w:val="0"/>
          <w14:ligatures w14:val="none"/>
        </w:rPr>
        <w:commentReference w:id="2243"/>
      </w:r>
      <w:del w:id="2246" w:author="Alejandro Andreas Jaume Losa" w:date="2024-04-09T10:50:00Z">
        <w:r w:rsidRPr="00AA7C5F" w:rsidDel="00C00239">
          <w:rPr>
            <w:rFonts w:ascii="Times New Roman" w:hAnsi="Times New Roman" w:cs="Times New Roman"/>
          </w:rPr>
          <w:delText>,</w:delText>
        </w:r>
      </w:del>
      <w:r w:rsidRPr="00AA7C5F">
        <w:rPr>
          <w:rFonts w:ascii="Times New Roman" w:hAnsi="Times New Roman" w:cs="Times New Roman"/>
        </w:rPr>
        <w:t xml:space="preserve"> </w:t>
      </w:r>
      <w:ins w:id="2247" w:author="Alejandro Andreas Jaume Losa" w:date="2024-04-10T10:17:00Z">
        <w:r w:rsidR="0086057E">
          <w:rPr>
            <w:rFonts w:ascii="Times New Roman" w:hAnsi="Times New Roman" w:cs="Times New Roman"/>
          </w:rPr>
          <w:t xml:space="preserve">results also revealed that </w:t>
        </w:r>
      </w:ins>
      <w:ins w:id="2248" w:author="Alejandro Andreas Jaume Losa" w:date="2024-04-10T10:16:00Z">
        <w:r w:rsidR="0086057E">
          <w:rPr>
            <w:rFonts w:ascii="Times New Roman" w:hAnsi="Times New Roman" w:cs="Times New Roman"/>
          </w:rPr>
          <w:t>poli</w:t>
        </w:r>
      </w:ins>
      <w:ins w:id="2249" w:author="Alejandro Andreas Jaume Losa" w:date="2024-04-10T10:17:00Z">
        <w:r w:rsidR="0086057E">
          <w:rPr>
            <w:rFonts w:ascii="Times New Roman" w:hAnsi="Times New Roman" w:cs="Times New Roman"/>
          </w:rPr>
          <w:t xml:space="preserve">tical orientation is significantly associated with language attitudes </w:t>
        </w:r>
      </w:ins>
      <w:r w:rsidRPr="00AA7C5F">
        <w:rPr>
          <w:rFonts w:ascii="Times New Roman" w:hAnsi="Times New Roman" w:cs="Times New Roman"/>
        </w:rPr>
        <w:t>in terms of population trends</w:t>
      </w:r>
      <w:ins w:id="2250" w:author="Alejandro Andreas Jaume Losa" w:date="2024-04-10T10:17:00Z">
        <w:r w:rsidR="0086057E">
          <w:rPr>
            <w:rFonts w:ascii="Times New Roman" w:hAnsi="Times New Roman" w:cs="Times New Roman"/>
          </w:rPr>
          <w:t xml:space="preserve">. Accordingly, </w:t>
        </w:r>
      </w:ins>
      <w:del w:id="2251" w:author="Alejandro Andreas Jaume Losa" w:date="2024-04-10T10:17:00Z">
        <w:r w:rsidRPr="00AA7C5F" w:rsidDel="0086057E">
          <w:rPr>
            <w:rFonts w:ascii="Times New Roman" w:hAnsi="Times New Roman" w:cs="Times New Roman"/>
          </w:rPr>
          <w:delText>, people</w:delText>
        </w:r>
      </w:del>
      <w:ins w:id="2252" w:author="Alejandro Andreas Jaume Losa" w:date="2024-04-10T10:17:00Z">
        <w:r w:rsidR="0086057E">
          <w:rPr>
            <w:rFonts w:ascii="Times New Roman" w:hAnsi="Times New Roman" w:cs="Times New Roman"/>
          </w:rPr>
          <w:t>participants</w:t>
        </w:r>
      </w:ins>
      <w:r w:rsidRPr="00AA7C5F">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w:t>
      </w:r>
      <w:r w:rsidRPr="00AA7C5F">
        <w:rPr>
          <w:rFonts w:ascii="Times New Roman" w:hAnsi="Times New Roman" w:cs="Times New Roman"/>
        </w:rPr>
        <w:lastRenderedPageBreak/>
        <w:t xml:space="preserve">people should put more effort into using Catalan and not Spanish. Conversely, </w:t>
      </w:r>
      <w:del w:id="2253" w:author="Alejandro Andreas Jaume Losa" w:date="2024-04-10T10:18:00Z">
        <w:r w:rsidRPr="00AA7C5F" w:rsidDel="0086057E">
          <w:rPr>
            <w:rFonts w:ascii="Times New Roman" w:hAnsi="Times New Roman" w:cs="Times New Roman"/>
          </w:rPr>
          <w:delText xml:space="preserve">people </w:delText>
        </w:r>
      </w:del>
      <w:ins w:id="2254" w:author="Alejandro Andreas Jaume Losa" w:date="2024-04-10T10:18:00Z">
        <w:r w:rsidR="0086057E">
          <w:rPr>
            <w:rFonts w:ascii="Times New Roman" w:hAnsi="Times New Roman" w:cs="Times New Roman"/>
          </w:rPr>
          <w:t>participants</w:t>
        </w:r>
        <w:r w:rsidR="0086057E" w:rsidRPr="00AA7C5F">
          <w:rPr>
            <w:rFonts w:ascii="Times New Roman" w:hAnsi="Times New Roman" w:cs="Times New Roman"/>
          </w:rPr>
          <w:t xml:space="preserve"> </w:t>
        </w:r>
      </w:ins>
      <w:r w:rsidRPr="00AA7C5F">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03B2811C" w:rsidR="00045E30" w:rsidRPr="00C00239" w:rsidRDefault="00882DA8" w:rsidP="00C00239">
      <w:pPr>
        <w:spacing w:line="480" w:lineRule="auto"/>
        <w:ind w:firstLine="720"/>
        <w:jc w:val="both"/>
        <w:rPr>
          <w:ins w:id="2255" w:author="Kendra Dickinson" w:date="2024-03-29T12:32:00Z"/>
          <w:rFonts w:ascii="Times New Roman" w:hAnsi="Times New Roman" w:cs="Times New Roman"/>
        </w:rPr>
      </w:pPr>
      <w:r w:rsidRPr="00AA7C5F">
        <w:rPr>
          <w:rFonts w:ascii="Times New Roman" w:hAnsi="Times New Roman" w:cs="Times New Roman"/>
        </w:rPr>
        <w:t xml:space="preserve">Altogether, </w:t>
      </w:r>
      <w:del w:id="2256" w:author="Kendra Dickinson" w:date="2024-03-29T12:28:00Z">
        <w:r w:rsidRPr="00AA7C5F" w:rsidDel="00277566">
          <w:rPr>
            <w:rFonts w:ascii="Times New Roman" w:hAnsi="Times New Roman" w:cs="Times New Roman"/>
          </w:rPr>
          <w:delText>it could be argued</w:delText>
        </w:r>
      </w:del>
      <w:ins w:id="2257" w:author="Kendra Dickinson" w:date="2024-03-29T12:28:00Z">
        <w:r w:rsidR="00277566">
          <w:rPr>
            <w:rFonts w:ascii="Times New Roman" w:hAnsi="Times New Roman" w:cs="Times New Roman"/>
          </w:rPr>
          <w:t xml:space="preserve">these data </w:t>
        </w:r>
      </w:ins>
      <w:ins w:id="2258" w:author="Alejandro Andreas Jaume Losa" w:date="2024-04-10T10:18:00Z">
        <w:r w:rsidR="0086057E">
          <w:rPr>
            <w:rFonts w:ascii="Times New Roman" w:hAnsi="Times New Roman" w:cs="Times New Roman"/>
          </w:rPr>
          <w:t xml:space="preserve">seem to </w:t>
        </w:r>
      </w:ins>
      <w:ins w:id="2259" w:author="Kendra Dickinson" w:date="2024-03-29T12:28:00Z">
        <w:r w:rsidR="00277566">
          <w:rPr>
            <w:rFonts w:ascii="Times New Roman" w:hAnsi="Times New Roman" w:cs="Times New Roman"/>
          </w:rPr>
          <w:t>indicate</w:t>
        </w:r>
      </w:ins>
      <w:r w:rsidRPr="00AA7C5F">
        <w:rPr>
          <w:rFonts w:ascii="Times New Roman" w:hAnsi="Times New Roman" w:cs="Times New Roman"/>
        </w:rPr>
        <w:t xml:space="preserve"> that people who self-identify as progressive exhibit more positive attitudes toward bilingualism in the Balearic Islands</w:t>
      </w:r>
      <w:ins w:id="2260" w:author="Kendra Dickinson" w:date="2024-03-29T12:28:00Z">
        <w:r w:rsidR="00277566">
          <w:rPr>
            <w:rFonts w:ascii="Times New Roman" w:hAnsi="Times New Roman" w:cs="Times New Roman"/>
          </w:rPr>
          <w:t xml:space="preserve"> than those</w:t>
        </w:r>
      </w:ins>
      <w:ins w:id="2261" w:author="Alejandro Andreas Jaume Losa" w:date="2024-04-09T10:50:00Z">
        <w:r w:rsidR="00C00239">
          <w:rPr>
            <w:rFonts w:ascii="Times New Roman" w:hAnsi="Times New Roman" w:cs="Times New Roman"/>
          </w:rPr>
          <w:t xml:space="preserve"> </w:t>
        </w:r>
      </w:ins>
      <w:del w:id="2262" w:author="Kendra Dickinson" w:date="2024-03-29T12:28:00Z">
        <w:r w:rsidRPr="00AA7C5F" w:rsidDel="00277566">
          <w:rPr>
            <w:rFonts w:ascii="Times New Roman" w:hAnsi="Times New Roman" w:cs="Times New Roman"/>
          </w:rPr>
          <w:delText xml:space="preserve">, whereas </w:delText>
        </w:r>
      </w:del>
      <w:r w:rsidRPr="00AA7C5F">
        <w:rPr>
          <w:rFonts w:ascii="Times New Roman" w:hAnsi="Times New Roman" w:cs="Times New Roman"/>
        </w:rPr>
        <w:t>people who self-identify as conservative</w:t>
      </w:r>
      <w:del w:id="2263" w:author="Kendra Dickinson" w:date="2024-03-29T12:28:00Z">
        <w:r w:rsidRPr="00AA7C5F" w:rsidDel="00277566">
          <w:rPr>
            <w:rFonts w:ascii="Times New Roman" w:hAnsi="Times New Roman" w:cs="Times New Roman"/>
          </w:rPr>
          <w:delText xml:space="preserve"> do not</w:delText>
        </w:r>
      </w:del>
      <w:r w:rsidRPr="00AA7C5F">
        <w:rPr>
          <w:rFonts w:ascii="Times New Roman" w:hAnsi="Times New Roman" w:cs="Times New Roman"/>
        </w:rPr>
        <w:t xml:space="preserve">. The analysis of the different statements in each category shows that even though progressive people have a preference for Catalan, in reality, they have positive attitudes towards both languages. Their preference for Catalan could be due to many reasons. </w:t>
      </w:r>
      <w:ins w:id="2264" w:author="Alejandro Andreas Jaume Losa" w:date="2024-04-10T10:19:00Z">
        <w:r w:rsidR="0086057E">
          <w:rPr>
            <w:rFonts w:ascii="Times New Roman" w:hAnsi="Times New Roman" w:cs="Times New Roman"/>
          </w:rPr>
          <w:t>One of them could be related to their mother tongue.</w:t>
        </w:r>
      </w:ins>
      <w:del w:id="2265" w:author="Alejandro Andreas Jaume Losa" w:date="2024-04-10T10:19:00Z">
        <w:r w:rsidRPr="00AA7C5F" w:rsidDel="0086057E">
          <w:rPr>
            <w:rFonts w:ascii="Times New Roman" w:hAnsi="Times New Roman" w:cs="Times New Roman"/>
          </w:rPr>
          <w:delText>For instance</w:delText>
        </w:r>
      </w:del>
      <w:ins w:id="2266" w:author="Alejandro Andreas Jaume Losa" w:date="2024-04-10T10:20:00Z">
        <w:r w:rsidR="0086057E">
          <w:rPr>
            <w:rFonts w:ascii="Times New Roman" w:hAnsi="Times New Roman" w:cs="Times New Roman"/>
          </w:rPr>
          <w:t xml:space="preserve"> It is important to note that </w:t>
        </w:r>
      </w:ins>
      <w:del w:id="2267" w:author="Alejandro Andreas Jaume Losa" w:date="2024-04-10T10:20:00Z">
        <w:r w:rsidRPr="00AA7C5F" w:rsidDel="0086057E">
          <w:rPr>
            <w:rFonts w:ascii="Times New Roman" w:hAnsi="Times New Roman" w:cs="Times New Roman"/>
          </w:rPr>
          <w:delText xml:space="preserve">, </w:delText>
        </w:r>
      </w:del>
      <w:r w:rsidRPr="00AA7C5F">
        <w:rPr>
          <w:rFonts w:ascii="Times New Roman" w:hAnsi="Times New Roman" w:cs="Times New Roman"/>
        </w:rPr>
        <w:t xml:space="preserve">the majority </w:t>
      </w:r>
      <w:ins w:id="2268" w:author="Alejandro Andreas Jaume Losa" w:date="2024-04-10T10:20:00Z">
        <w:r w:rsidR="0086057E">
          <w:rPr>
            <w:rFonts w:ascii="Times New Roman" w:hAnsi="Times New Roman" w:cs="Times New Roman"/>
          </w:rPr>
          <w:t>(</w:t>
        </w:r>
      </w:ins>
      <w:ins w:id="2269" w:author="Alejandro Andreas Jaume Losa" w:date="2024-04-10T10:40:00Z">
        <w:r w:rsidR="0086057E">
          <w:rPr>
            <w:rFonts w:ascii="Times New Roman" w:hAnsi="Times New Roman" w:cs="Times New Roman"/>
          </w:rPr>
          <w:t xml:space="preserve">53.3%) </w:t>
        </w:r>
      </w:ins>
      <w:r w:rsidRPr="00AA7C5F">
        <w:rPr>
          <w:rFonts w:ascii="Times New Roman" w:hAnsi="Times New Roman" w:cs="Times New Roman"/>
        </w:rPr>
        <w:t xml:space="preserve">of people who identified as progressive had Catalan as their mother tongue, </w:t>
      </w:r>
      <w:del w:id="2270" w:author="Kendra Dickinson" w:date="2024-03-29T12:31:00Z">
        <w:r w:rsidRPr="00AA7C5F" w:rsidDel="00045E30">
          <w:rPr>
            <w:rFonts w:ascii="Times New Roman" w:hAnsi="Times New Roman" w:cs="Times New Roman"/>
          </w:rPr>
          <w:delText xml:space="preserve">and previous studies have found that mother tongue is </w:delText>
        </w:r>
      </w:del>
      <w:r w:rsidRPr="00AA7C5F">
        <w:rPr>
          <w:rFonts w:ascii="Times New Roman" w:hAnsi="Times New Roman" w:cs="Times New Roman"/>
        </w:rPr>
        <w:t>a factor</w:t>
      </w:r>
      <w:ins w:id="2271" w:author="Kendra Dickinson" w:date="2024-03-29T12:31:00Z">
        <w:r w:rsidR="00045E30">
          <w:rPr>
            <w:rFonts w:ascii="Times New Roman" w:hAnsi="Times New Roman" w:cs="Times New Roman"/>
          </w:rPr>
          <w:t xml:space="preserve"> shown in previous studies to be</w:t>
        </w:r>
      </w:ins>
      <w:r w:rsidRPr="00AA7C5F">
        <w:rPr>
          <w:rFonts w:ascii="Times New Roman" w:hAnsi="Times New Roman" w:cs="Times New Roman"/>
        </w:rPr>
        <w:t xml:space="preserve"> related to the formation of language attitudes toward Catalan and Spanish in the Balearic Islands. </w:t>
      </w:r>
      <w:commentRangeStart w:id="2272"/>
      <w:r w:rsidRPr="00AA7C5F">
        <w:rPr>
          <w:rFonts w:ascii="Times New Roman" w:hAnsi="Times New Roman" w:cs="Times New Roman"/>
        </w:rPr>
        <w:t xml:space="preserve">Accordingly, those who have Catalan as their </w:t>
      </w:r>
      <w:del w:id="2273" w:author="Alejandro Andreas Jaume Losa" w:date="2024-04-09T10:52:00Z">
        <w:r w:rsidRPr="00AA7C5F" w:rsidDel="00C00239">
          <w:rPr>
            <w:rFonts w:ascii="Times New Roman" w:hAnsi="Times New Roman" w:cs="Times New Roman"/>
          </w:rPr>
          <w:delText>first language (</w:delText>
        </w:r>
      </w:del>
      <w:r w:rsidRPr="00AA7C5F">
        <w:rPr>
          <w:rFonts w:ascii="Times New Roman" w:hAnsi="Times New Roman" w:cs="Times New Roman"/>
        </w:rPr>
        <w:t>L1</w:t>
      </w:r>
      <w:del w:id="2274" w:author="Alejandro Andreas Jaume Losa" w:date="2024-04-09T10:52:00Z">
        <w:r w:rsidRPr="00AA7C5F" w:rsidDel="00C00239">
          <w:rPr>
            <w:rFonts w:ascii="Times New Roman" w:hAnsi="Times New Roman" w:cs="Times New Roman"/>
          </w:rPr>
          <w:delText>)</w:delText>
        </w:r>
      </w:del>
      <w:r w:rsidRPr="00AA7C5F">
        <w:rPr>
          <w:rFonts w:ascii="Times New Roman" w:hAnsi="Times New Roman" w:cs="Times New Roman"/>
        </w:rPr>
        <w:t xml:space="preserve"> show more positive attitudes toward </w:t>
      </w:r>
      <w:ins w:id="2275" w:author="Alejandro Andreas Jaume Losa" w:date="2024-04-09T10:52:00Z">
        <w:r w:rsidR="00C00239">
          <w:rPr>
            <w:rFonts w:ascii="Times New Roman" w:hAnsi="Times New Roman" w:cs="Times New Roman"/>
          </w:rPr>
          <w:t>Catalan</w:t>
        </w:r>
      </w:ins>
      <w:del w:id="2276" w:author="Alejandro Andreas Jaume Losa" w:date="2024-04-09T10:52:00Z">
        <w:r w:rsidRPr="00AA7C5F" w:rsidDel="00C00239">
          <w:rPr>
            <w:rFonts w:ascii="Times New Roman" w:hAnsi="Times New Roman" w:cs="Times New Roman"/>
          </w:rPr>
          <w:delText>this language</w:delText>
        </w:r>
      </w:del>
      <w:r w:rsidRPr="00AA7C5F">
        <w:rPr>
          <w:rFonts w:ascii="Times New Roman" w:hAnsi="Times New Roman" w:cs="Times New Roman"/>
        </w:rPr>
        <w:t xml:space="preserve">, whereas those who have Spanish </w:t>
      </w:r>
      <w:ins w:id="2277" w:author="Alejandro Andreas Jaume Losa" w:date="2024-04-09T10:52:00Z">
        <w:r w:rsidR="00C00239">
          <w:rPr>
            <w:rFonts w:ascii="Times New Roman" w:hAnsi="Times New Roman" w:cs="Times New Roman"/>
          </w:rPr>
          <w:t xml:space="preserve">as their </w:t>
        </w:r>
      </w:ins>
      <w:del w:id="2278" w:author="Alejandro Andreas Jaume Losa" w:date="2024-04-09T10:52:00Z">
        <w:r w:rsidRPr="00AA7C5F" w:rsidDel="00C00239">
          <w:rPr>
            <w:rFonts w:ascii="Times New Roman" w:hAnsi="Times New Roman" w:cs="Times New Roman"/>
          </w:rPr>
          <w:delText xml:space="preserve">as their </w:delText>
        </w:r>
      </w:del>
      <w:r w:rsidRPr="00AA7C5F">
        <w:rPr>
          <w:rFonts w:ascii="Times New Roman" w:hAnsi="Times New Roman" w:cs="Times New Roman"/>
        </w:rPr>
        <w:t xml:space="preserve">L1 show more positive attitudes toward </w:t>
      </w:r>
      <w:del w:id="2279" w:author="Alejandro Andreas Jaume Losa" w:date="2024-04-09T10:52:00Z">
        <w:r w:rsidRPr="00AA7C5F" w:rsidDel="00C00239">
          <w:rPr>
            <w:rFonts w:ascii="Times New Roman" w:hAnsi="Times New Roman" w:cs="Times New Roman"/>
          </w:rPr>
          <w:delText>this other language</w:delText>
        </w:r>
      </w:del>
      <w:ins w:id="2280" w:author="Alejandro Andreas Jaume Losa" w:date="2024-04-09T10:52:00Z">
        <w:r w:rsidR="00C00239">
          <w:rPr>
            <w:rFonts w:ascii="Times New Roman" w:hAnsi="Times New Roman" w:cs="Times New Roman"/>
          </w:rPr>
          <w:t>Spanish</w:t>
        </w:r>
      </w:ins>
      <w:r w:rsidRPr="00AA7C5F">
        <w:rPr>
          <w:rFonts w:ascii="Times New Roman" w:hAnsi="Times New Roman" w:cs="Times New Roman"/>
        </w:rPr>
        <w:t xml:space="preserve"> </w:t>
      </w:r>
      <w:commentRangeEnd w:id="2272"/>
      <w:r w:rsidR="00045E30">
        <w:rPr>
          <w:rStyle w:val="CommentReference"/>
          <w:rFonts w:ascii="Times New Roman" w:eastAsia="Times New Roman" w:hAnsi="Times New Roman" w:cs="Times New Roman"/>
          <w:kern w:val="0"/>
          <w14:ligatures w14:val="none"/>
        </w:rPr>
        <w:commentReference w:id="2272"/>
      </w:r>
      <w:commentRangeStart w:id="2281"/>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AB1D4C">
        <w:rPr>
          <w:rFonts w:ascii="Times New Roman" w:hAnsi="Times New Roman" w:cs="Times New Roman"/>
          <w:lang w:val="es-ES_tradnl"/>
          <w:rPrChange w:id="2282" w:author="Alejandro Andreas Jaume Losa" w:date="2024-04-02T10:41:00Z">
            <w:rPr>
              <w:rFonts w:ascii="Times New Roman" w:hAnsi="Times New Roman" w:cs="Times New Roman"/>
            </w:rPr>
          </w:rPrChange>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B1D4C">
        <w:rPr>
          <w:rFonts w:ascii="Times New Roman" w:hAnsi="Times New Roman" w:cs="Times New Roman"/>
          <w:kern w:val="0"/>
          <w:lang w:val="es-ES_tradnl"/>
          <w:rPrChange w:id="2283" w:author="Alejandro Andreas Jaume Losa" w:date="2024-04-02T10:41:00Z">
            <w:rPr>
              <w:rFonts w:ascii="Times New Roman" w:hAnsi="Times New Roman" w:cs="Times New Roman"/>
              <w:kern w:val="0"/>
            </w:rPr>
          </w:rPrChange>
        </w:rPr>
        <w:t>(Aguiló-Mora &amp; Lynch, 2017; Calafat Vila &amp; Calero-Pons, 2019; Ibáñez Ferreté, 2014; Tudela Isanta, 2021)</w:t>
      </w:r>
      <w:r w:rsidRPr="00AA7C5F">
        <w:rPr>
          <w:rFonts w:ascii="Times New Roman" w:hAnsi="Times New Roman" w:cs="Times New Roman"/>
        </w:rPr>
        <w:fldChar w:fldCharType="end"/>
      </w:r>
      <w:commentRangeEnd w:id="2281"/>
      <w:r w:rsidR="00045E30">
        <w:rPr>
          <w:rStyle w:val="CommentReference"/>
          <w:rFonts w:ascii="Times New Roman" w:eastAsia="Times New Roman" w:hAnsi="Times New Roman" w:cs="Times New Roman"/>
          <w:kern w:val="0"/>
          <w14:ligatures w14:val="none"/>
        </w:rPr>
        <w:commentReference w:id="2281"/>
      </w:r>
      <w:r w:rsidRPr="00AB1D4C">
        <w:rPr>
          <w:rFonts w:ascii="Times New Roman" w:hAnsi="Times New Roman" w:cs="Times New Roman"/>
          <w:lang w:val="es-ES_tradnl"/>
          <w:rPrChange w:id="2284" w:author="Alejandro Andreas Jaume Losa" w:date="2024-04-02T10:41:00Z">
            <w:rPr>
              <w:rFonts w:ascii="Times New Roman" w:hAnsi="Times New Roman" w:cs="Times New Roman"/>
            </w:rPr>
          </w:rPrChange>
        </w:rPr>
        <w:t xml:space="preserve">. </w:t>
      </w:r>
      <w:ins w:id="2285" w:author="Kendra Dickinson" w:date="2024-03-29T12:32:00Z">
        <w:r w:rsidR="00045E30">
          <w:rPr>
            <w:rFonts w:ascii="Times New Roman" w:hAnsi="Times New Roman" w:cs="Times New Roman"/>
          </w:rPr>
          <w:t xml:space="preserve">Overall, </w:t>
        </w:r>
      </w:ins>
      <w:ins w:id="2286" w:author="Kendra Dickinson" w:date="2024-03-29T12:33:00Z">
        <w:r w:rsidR="00045E30">
          <w:rPr>
            <w:rFonts w:ascii="Times New Roman" w:hAnsi="Times New Roman" w:cs="Times New Roman"/>
          </w:rPr>
          <w:t xml:space="preserve">the participants in these data show general preference for their own mother tongue, but those speakers of the socially minoritized language, in this case Catalan, show more favorable attitudes towards </w:t>
        </w:r>
        <w:commentRangeStart w:id="2287"/>
        <w:r w:rsidR="00045E30">
          <w:rPr>
            <w:rFonts w:ascii="Times New Roman" w:hAnsi="Times New Roman" w:cs="Times New Roman"/>
          </w:rPr>
          <w:t>bilingualism.</w:t>
        </w:r>
      </w:ins>
      <w:commentRangeEnd w:id="2287"/>
      <w:ins w:id="2288" w:author="Kendra Dickinson" w:date="2024-03-29T12:35:00Z">
        <w:r w:rsidR="00045E30">
          <w:rPr>
            <w:rStyle w:val="CommentReference"/>
            <w:rFonts w:ascii="Times New Roman" w:eastAsia="Times New Roman" w:hAnsi="Times New Roman" w:cs="Times New Roman"/>
            <w:kern w:val="0"/>
            <w14:ligatures w14:val="none"/>
          </w:rPr>
          <w:commentReference w:id="2287"/>
        </w:r>
      </w:ins>
    </w:p>
    <w:p w14:paraId="60BBD6AD" w14:textId="6AC82F76" w:rsidR="00B65998" w:rsidRDefault="00882DA8" w:rsidP="00B65998">
      <w:pPr>
        <w:spacing w:line="480" w:lineRule="auto"/>
        <w:ind w:firstLine="720"/>
        <w:jc w:val="both"/>
        <w:rPr>
          <w:ins w:id="2289" w:author="Alejandro Andreas Jaume Losa" w:date="2024-04-09T12:33:00Z"/>
          <w:rFonts w:ascii="Times New Roman" w:hAnsi="Times New Roman" w:cs="Times New Roman"/>
        </w:rPr>
      </w:pPr>
      <w:commentRangeStart w:id="2290"/>
      <w:commentRangeStart w:id="2291"/>
      <w:del w:id="2292" w:author="Alejandro Andreas Jaume Losa" w:date="2024-04-09T12:26:00Z">
        <w:r w:rsidRPr="00AA7C5F" w:rsidDel="00C00239">
          <w:rPr>
            <w:rFonts w:ascii="Times New Roman" w:hAnsi="Times New Roman" w:cs="Times New Roman"/>
          </w:rPr>
          <w:delText>Another</w:delText>
        </w:r>
        <w:commentRangeEnd w:id="2290"/>
        <w:r w:rsidR="00045E30" w:rsidDel="00C00239">
          <w:rPr>
            <w:rStyle w:val="CommentReference"/>
            <w:rFonts w:ascii="Times New Roman" w:eastAsia="Times New Roman" w:hAnsi="Times New Roman" w:cs="Times New Roman"/>
            <w:kern w:val="0"/>
            <w14:ligatures w14:val="none"/>
          </w:rPr>
          <w:commentReference w:id="2290"/>
        </w:r>
        <w:r w:rsidRPr="00AA7C5F" w:rsidDel="00C00239">
          <w:rPr>
            <w:rFonts w:ascii="Times New Roman" w:hAnsi="Times New Roman" w:cs="Times New Roman"/>
          </w:rPr>
          <w:delText xml:space="preserve"> reason</w:delText>
        </w:r>
      </w:del>
      <w:ins w:id="2293" w:author="Alejandro Andreas Jaume Losa" w:date="2024-04-09T12:26:00Z">
        <w:r w:rsidR="00C00239">
          <w:rPr>
            <w:rFonts w:ascii="Times New Roman" w:hAnsi="Times New Roman" w:cs="Times New Roman"/>
          </w:rPr>
          <w:t>A</w:t>
        </w:r>
      </w:ins>
      <w:ins w:id="2294" w:author="Alejandro Andreas Jaume Losa" w:date="2024-04-10T10:41:00Z">
        <w:r w:rsidR="00675109">
          <w:rPr>
            <w:rFonts w:ascii="Times New Roman" w:hAnsi="Times New Roman" w:cs="Times New Roman"/>
          </w:rPr>
          <w:t>nother</w:t>
        </w:r>
      </w:ins>
      <w:ins w:id="2295" w:author="Alejandro Andreas Jaume Losa" w:date="2024-04-09T12:26:00Z">
        <w:r w:rsidR="00C00239">
          <w:rPr>
            <w:rFonts w:ascii="Times New Roman" w:hAnsi="Times New Roman" w:cs="Times New Roman"/>
          </w:rPr>
          <w:t xml:space="preserve"> potential explanation </w:t>
        </w:r>
      </w:ins>
      <w:ins w:id="2296" w:author="Alejandro Andreas Jaume Losa" w:date="2024-04-09T12:48:00Z">
        <w:r w:rsidR="00B65998">
          <w:rPr>
            <w:rFonts w:ascii="Times New Roman" w:hAnsi="Times New Roman" w:cs="Times New Roman"/>
          </w:rPr>
          <w:t xml:space="preserve">as to why </w:t>
        </w:r>
      </w:ins>
      <w:del w:id="2297" w:author="Alejandro Andreas Jaume Losa" w:date="2024-04-09T12:48:00Z">
        <w:r w:rsidRPr="00AA7C5F" w:rsidDel="00B65998">
          <w:rPr>
            <w:rFonts w:ascii="Times New Roman" w:hAnsi="Times New Roman" w:cs="Times New Roman"/>
          </w:rPr>
          <w:delText xml:space="preserve"> </w:delText>
        </w:r>
        <w:commentRangeEnd w:id="2291"/>
        <w:r w:rsidR="00045E30" w:rsidDel="00B65998">
          <w:rPr>
            <w:rStyle w:val="CommentReference"/>
            <w:rFonts w:ascii="Times New Roman" w:eastAsia="Times New Roman" w:hAnsi="Times New Roman" w:cs="Times New Roman"/>
            <w:kern w:val="0"/>
            <w14:ligatures w14:val="none"/>
          </w:rPr>
          <w:commentReference w:id="2291"/>
        </w:r>
        <w:r w:rsidRPr="00AA7C5F" w:rsidDel="00B65998">
          <w:rPr>
            <w:rFonts w:ascii="Times New Roman" w:hAnsi="Times New Roman" w:cs="Times New Roman"/>
          </w:rPr>
          <w:delText xml:space="preserve">why </w:delText>
        </w:r>
      </w:del>
      <w:r w:rsidRPr="00AA7C5F">
        <w:rPr>
          <w:rFonts w:ascii="Times New Roman" w:hAnsi="Times New Roman" w:cs="Times New Roman"/>
        </w:rPr>
        <w:t>progressive people exhibit a preference for Catalan could be related to identity. While the present study did not explore</w:t>
      </w:r>
      <w:del w:id="2298" w:author="Alejandro Andreas Jaume Losa" w:date="2024-04-09T12:30:00Z">
        <w:r w:rsidRPr="00AA7C5F" w:rsidDel="00B65998">
          <w:rPr>
            <w:rFonts w:ascii="Times New Roman" w:hAnsi="Times New Roman" w:cs="Times New Roman"/>
          </w:rPr>
          <w:delText>d</w:delText>
        </w:r>
      </w:del>
      <w:r w:rsidRPr="00AA7C5F">
        <w:rPr>
          <w:rFonts w:ascii="Times New Roman" w:hAnsi="Times New Roman" w:cs="Times New Roman"/>
        </w:rPr>
        <w:t xml:space="preserve"> how identity is associated with the formation of language attitudes toward Catalan and Spanish in the Balearic Islands, previous studies have found that identity can be a significant predictor.</w:t>
      </w:r>
      <w:ins w:id="2299" w:author="Alejandro Andreas Jaume Losa" w:date="2024-04-09T12:26:00Z">
        <w:r w:rsidR="00C00239">
          <w:rPr>
            <w:rFonts w:ascii="Times New Roman" w:hAnsi="Times New Roman" w:cs="Times New Roman"/>
          </w:rPr>
          <w:t xml:space="preserve"> </w:t>
        </w:r>
      </w:ins>
      <w:ins w:id="2300" w:author="Alejandro Andreas Jaume Losa" w:date="2024-04-09T12:30:00Z">
        <w:r w:rsidR="00B65998">
          <w:rPr>
            <w:rFonts w:ascii="Times New Roman" w:hAnsi="Times New Roman" w:cs="Times New Roman"/>
          </w:rPr>
          <w:t xml:space="preserve">In their study, </w:t>
        </w:r>
      </w:ins>
      <w:del w:id="2301" w:author="Alejandro Andreas Jaume Losa" w:date="2024-04-09T12:31:00Z">
        <w:r w:rsidRPr="00AA7C5F" w:rsidDel="00B65998">
          <w:rPr>
            <w:rFonts w:ascii="Times New Roman" w:hAnsi="Times New Roman" w:cs="Times New Roman"/>
          </w:rPr>
          <w:delText xml:space="preserve"> </w:delText>
        </w:r>
      </w:del>
      <w:commentRangeStart w:id="2302"/>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ins w:id="2303" w:author="Alejandro Andreas Jaume Losa" w:date="2024-04-09T12:30:00Z">
        <w:r w:rsidR="00B65998">
          <w:rPr>
            <w:rFonts w:ascii="Times New Roman" w:hAnsi="Times New Roman" w:cs="Times New Roman"/>
          </w:rPr>
          <w:t xml:space="preserve"> </w:t>
        </w:r>
        <w:r w:rsidR="00B65998">
          <w:rPr>
            <w:rFonts w:ascii="Times New Roman" w:hAnsi="Times New Roman" w:cs="Times New Roman"/>
          </w:rPr>
          <w:lastRenderedPageBreak/>
          <w:t>r</w:t>
        </w:r>
      </w:ins>
      <w:del w:id="2304" w:author="Alejandro Andreas Jaume Losa" w:date="2024-04-09T12:30:00Z">
        <w:r w:rsidRPr="00AA7C5F" w:rsidDel="00B65998">
          <w:rPr>
            <w:rFonts w:ascii="Times New Roman" w:hAnsi="Times New Roman" w:cs="Times New Roman"/>
          </w:rPr>
          <w:delText>, for instance, r</w:delText>
        </w:r>
      </w:del>
      <w:r w:rsidRPr="00AA7C5F">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ins w:id="2305" w:author="Alejandro Andreas Jaume Losa" w:date="2024-04-09T12:32:00Z">
        <w:r w:rsidR="00B65998">
          <w:rPr>
            <w:rFonts w:ascii="Times New Roman" w:hAnsi="Times New Roman" w:cs="Times New Roman"/>
          </w:rPr>
          <w:t xml:space="preserve">One of the main findings </w:t>
        </w:r>
      </w:ins>
      <w:ins w:id="2306" w:author="Alejandro Andreas Jaume Losa" w:date="2024-04-10T10:41:00Z">
        <w:r w:rsidR="00675109">
          <w:rPr>
            <w:rFonts w:ascii="Times New Roman" w:hAnsi="Times New Roman" w:cs="Times New Roman"/>
          </w:rPr>
          <w:t>in</w:t>
        </w:r>
      </w:ins>
      <w:ins w:id="2307" w:author="Alejandro Andreas Jaume Losa" w:date="2024-04-09T12:32:00Z">
        <w:r w:rsidR="00B65998">
          <w:rPr>
            <w:rFonts w:ascii="Times New Roman" w:hAnsi="Times New Roman" w:cs="Times New Roman"/>
          </w:rPr>
          <w:t xml:space="preserve"> </w:t>
        </w:r>
      </w:ins>
      <w:ins w:id="2308" w:author="Alejandro Andreas Jaume Losa" w:date="2024-04-09T14:49:00Z">
        <w:r w:rsidR="001D24B0">
          <w:rPr>
            <w:rFonts w:ascii="Times New Roman" w:hAnsi="Times New Roman" w:cs="Times New Roman"/>
          </w:rPr>
          <w:t xml:space="preserve">Ibáñez Ferreté’s (2014) </w:t>
        </w:r>
      </w:ins>
      <w:ins w:id="2309" w:author="Alejandro Andreas Jaume Losa" w:date="2024-04-09T12:32:00Z">
        <w:r w:rsidR="00B65998">
          <w:rPr>
            <w:rFonts w:ascii="Times New Roman" w:hAnsi="Times New Roman" w:cs="Times New Roman"/>
          </w:rPr>
          <w:t>study</w:t>
        </w:r>
      </w:ins>
      <w:ins w:id="2310" w:author="Alejandro Andreas Jaume Losa" w:date="2024-04-09T12:33:00Z">
        <w:r w:rsidR="00B65998">
          <w:rPr>
            <w:rFonts w:ascii="Times New Roman" w:hAnsi="Times New Roman" w:cs="Times New Roman"/>
          </w:rPr>
          <w:t xml:space="preserve"> was that these two separate identity groups </w:t>
        </w:r>
      </w:ins>
      <w:del w:id="2311" w:author="Alejandro Andreas Jaume Losa" w:date="2024-04-09T12:33:00Z">
        <w:r w:rsidRPr="00AA7C5F" w:rsidDel="00B65998">
          <w:rPr>
            <w:rFonts w:ascii="Times New Roman" w:hAnsi="Times New Roman" w:cs="Times New Roman"/>
          </w:rPr>
          <w:delText xml:space="preserve">These two groups </w:delText>
        </w:r>
      </w:del>
      <w:r w:rsidRPr="00AA7C5F">
        <w:rPr>
          <w:rFonts w:ascii="Times New Roman" w:hAnsi="Times New Roman" w:cs="Times New Roman"/>
        </w:rPr>
        <w:t xml:space="preserve">exhibited different language attitudes toward Catalan and Spanish, the former exhibiting mainly positive attitudes toward Catalan, and the latter toward Spanish. </w:t>
      </w:r>
      <w:ins w:id="2312" w:author="Alejandro Andreas Jaume Losa" w:date="2024-04-09T12:37:00Z">
        <w:r w:rsidR="00B65998">
          <w:rPr>
            <w:rFonts w:ascii="Times New Roman" w:hAnsi="Times New Roman" w:cs="Times New Roman"/>
          </w:rPr>
          <w:t xml:space="preserve">This dichotomy in terms of language attitudes toward Catalan and Spanish relates to the findings of the present </w:t>
        </w:r>
      </w:ins>
      <w:ins w:id="2313" w:author="Alejandro Andreas Jaume Losa" w:date="2024-04-09T12:43:00Z">
        <w:r w:rsidR="00B65998">
          <w:rPr>
            <w:rFonts w:ascii="Times New Roman" w:hAnsi="Times New Roman" w:cs="Times New Roman"/>
          </w:rPr>
          <w:t>study,</w:t>
        </w:r>
      </w:ins>
      <w:ins w:id="2314" w:author="Alejandro Andreas Jaume Losa" w:date="2024-04-09T12:38:00Z">
        <w:r w:rsidR="00B65998">
          <w:rPr>
            <w:rFonts w:ascii="Times New Roman" w:hAnsi="Times New Roman" w:cs="Times New Roman"/>
          </w:rPr>
          <w:t xml:space="preserve"> and </w:t>
        </w:r>
      </w:ins>
      <w:ins w:id="2315" w:author="Alejandro Andreas Jaume Losa" w:date="2024-04-09T12:40:00Z">
        <w:r w:rsidR="00B65998">
          <w:rPr>
            <w:rFonts w:ascii="Times New Roman" w:hAnsi="Times New Roman" w:cs="Times New Roman"/>
          </w:rPr>
          <w:t xml:space="preserve">it </w:t>
        </w:r>
      </w:ins>
      <w:ins w:id="2316" w:author="Alejandro Andreas Jaume Losa" w:date="2024-04-09T12:38:00Z">
        <w:r w:rsidR="00B65998">
          <w:rPr>
            <w:rFonts w:ascii="Times New Roman" w:hAnsi="Times New Roman" w:cs="Times New Roman"/>
          </w:rPr>
          <w:t>could offer a potential explanation as to why progressive people tend to have more favorable attitudes toward Catalan and conservative people toward Spanish.</w:t>
        </w:r>
      </w:ins>
      <w:ins w:id="2317" w:author="Alejandro Andreas Jaume Losa" w:date="2024-04-09T12:33:00Z">
        <w:r w:rsidR="00B65998">
          <w:rPr>
            <w:rFonts w:ascii="Times New Roman" w:hAnsi="Times New Roman" w:cs="Times New Roman"/>
          </w:rPr>
          <w:t xml:space="preserve"> </w:t>
        </w:r>
      </w:ins>
      <w:ins w:id="2318" w:author="Alejandro Andreas Jaume Losa" w:date="2024-04-09T12:44:00Z">
        <w:r w:rsidR="00B65998">
          <w:rPr>
            <w:rFonts w:ascii="Times New Roman" w:hAnsi="Times New Roman" w:cs="Times New Roman"/>
          </w:rPr>
          <w:t>In this sense, i</w:t>
        </w:r>
      </w:ins>
      <w:ins w:id="2319" w:author="Alejandro Andreas Jaume Losa" w:date="2024-04-09T12:41:00Z">
        <w:r w:rsidR="00B65998">
          <w:rPr>
            <w:rFonts w:ascii="Times New Roman" w:hAnsi="Times New Roman" w:cs="Times New Roman"/>
          </w:rPr>
          <w:t xml:space="preserve">t could be that the “Mallorcans” </w:t>
        </w:r>
      </w:ins>
      <w:ins w:id="2320" w:author="Alejandro Andreas Jaume Losa" w:date="2024-04-09T12:45:00Z">
        <w:r w:rsidR="00B65998">
          <w:rPr>
            <w:rFonts w:ascii="Times New Roman" w:hAnsi="Times New Roman" w:cs="Times New Roman"/>
          </w:rPr>
          <w:t>see in a progressive political orientation</w:t>
        </w:r>
      </w:ins>
      <w:ins w:id="2321" w:author="Alejandro Andreas Jaume Losa" w:date="2024-04-09T12:46:00Z">
        <w:r w:rsidR="00B65998">
          <w:rPr>
            <w:rFonts w:ascii="Times New Roman" w:hAnsi="Times New Roman" w:cs="Times New Roman"/>
          </w:rPr>
          <w:t>, and consequently in progressive political parties,</w:t>
        </w:r>
      </w:ins>
      <w:ins w:id="2322" w:author="Alejandro Andreas Jaume Losa" w:date="2024-04-09T12:45:00Z">
        <w:r w:rsidR="00B65998">
          <w:rPr>
            <w:rFonts w:ascii="Times New Roman" w:hAnsi="Times New Roman" w:cs="Times New Roman"/>
          </w:rPr>
          <w:t xml:space="preserve"> a way to </w:t>
        </w:r>
      </w:ins>
      <w:ins w:id="2323" w:author="Alejandro Andreas Jaume Losa" w:date="2024-04-09T12:46:00Z">
        <w:r w:rsidR="00B65998">
          <w:rPr>
            <w:rFonts w:ascii="Times New Roman" w:hAnsi="Times New Roman" w:cs="Times New Roman"/>
          </w:rPr>
          <w:t>safeguard</w:t>
        </w:r>
      </w:ins>
      <w:ins w:id="2324" w:author="Alejandro Andreas Jaume Losa" w:date="2024-04-09T12:45:00Z">
        <w:r w:rsidR="00B65998">
          <w:rPr>
            <w:rFonts w:ascii="Times New Roman" w:hAnsi="Times New Roman" w:cs="Times New Roman"/>
          </w:rPr>
          <w:t xml:space="preserve"> and </w:t>
        </w:r>
      </w:ins>
      <w:ins w:id="2325" w:author="Alejandro Andreas Jaume Losa" w:date="2024-04-09T12:46:00Z">
        <w:r w:rsidR="00B65998">
          <w:rPr>
            <w:rFonts w:ascii="Times New Roman" w:hAnsi="Times New Roman" w:cs="Times New Roman"/>
          </w:rPr>
          <w:t xml:space="preserve">protect their own language and culture, in this case Catalan. On the other hand, the </w:t>
        </w:r>
      </w:ins>
      <w:ins w:id="2326" w:author="Alejandro Andreas Jaume Losa" w:date="2024-04-09T12:47:00Z">
        <w:r w:rsidR="00B65998">
          <w:rPr>
            <w:rFonts w:ascii="Times New Roman" w:hAnsi="Times New Roman" w:cs="Times New Roman"/>
          </w:rPr>
          <w:t>“non-Mallorcans” would see in a conservative political orientation, and consequently in conservative political parties, a way to safeguard and protect their own language and culture, in this case Spanish.</w:t>
        </w:r>
      </w:ins>
    </w:p>
    <w:p w14:paraId="0CFA03F7" w14:textId="34E01594" w:rsidR="00882DA8" w:rsidRPr="00AA7C5F" w:rsidDel="00B65998" w:rsidRDefault="00675109" w:rsidP="00882DA8">
      <w:pPr>
        <w:spacing w:line="480" w:lineRule="auto"/>
        <w:ind w:firstLine="720"/>
        <w:jc w:val="both"/>
        <w:rPr>
          <w:del w:id="2327" w:author="Alejandro Andreas Jaume Losa" w:date="2024-04-09T12:48:00Z"/>
          <w:rFonts w:ascii="Times New Roman" w:hAnsi="Times New Roman" w:cs="Times New Roman"/>
        </w:rPr>
      </w:pPr>
      <w:ins w:id="2328" w:author="Alejandro Andreas Jaume Losa" w:date="2024-04-10T10:47:00Z">
        <w:r>
          <w:rPr>
            <w:rFonts w:ascii="Times New Roman" w:hAnsi="Times New Roman" w:cs="Times New Roman"/>
          </w:rPr>
          <w:t xml:space="preserve">With respect to the second </w:t>
        </w:r>
      </w:ins>
      <w:del w:id="2329" w:author="Alejandro Andreas Jaume Losa" w:date="2024-04-09T12:48:00Z">
        <w:r w:rsidR="00882DA8" w:rsidRPr="00AA7C5F" w:rsidDel="00B65998">
          <w:rPr>
            <w:rFonts w:ascii="Times New Roman" w:hAnsi="Times New Roman" w:cs="Times New Roman"/>
          </w:rPr>
          <w:delText>The analysis of the different statements, on the other hand, revealed that conservative people tend to clearly exhibit positive attitudes toward Spanish and not toward Catalan, which could imply a desire to move towards a monolingual society with Spanish as the only official language</w:delText>
        </w:r>
        <w:commentRangeEnd w:id="2302"/>
        <w:r w:rsidR="00A172F9" w:rsidDel="00B65998">
          <w:rPr>
            <w:rStyle w:val="CommentReference"/>
            <w:rFonts w:ascii="Times New Roman" w:eastAsia="Times New Roman" w:hAnsi="Times New Roman" w:cs="Times New Roman"/>
            <w:kern w:val="0"/>
            <w14:ligatures w14:val="none"/>
          </w:rPr>
          <w:commentReference w:id="2302"/>
        </w:r>
        <w:r w:rsidR="00882DA8" w:rsidRPr="00AA7C5F" w:rsidDel="00B65998">
          <w:rPr>
            <w:rFonts w:ascii="Times New Roman" w:hAnsi="Times New Roman" w:cs="Times New Roman"/>
          </w:rPr>
          <w:delText>.</w:delText>
        </w:r>
      </w:del>
    </w:p>
    <w:p w14:paraId="20ADDD76" w14:textId="2766F7EA" w:rsidR="00B65998" w:rsidRDefault="00675109" w:rsidP="006668D8">
      <w:pPr>
        <w:spacing w:line="480" w:lineRule="auto"/>
        <w:ind w:firstLine="720"/>
        <w:jc w:val="both"/>
        <w:rPr>
          <w:ins w:id="2330" w:author="Alejandro Andreas Jaume Losa" w:date="2024-04-09T13:15:00Z"/>
          <w:rFonts w:ascii="Times New Roman" w:hAnsi="Times New Roman" w:cs="Times New Roman"/>
        </w:rPr>
      </w:pPr>
      <w:ins w:id="2331" w:author="Alejandro Andreas Jaume Losa" w:date="2024-04-10T10:47:00Z">
        <w:r>
          <w:rPr>
            <w:rFonts w:ascii="Times New Roman" w:hAnsi="Times New Roman" w:cs="Times New Roman"/>
          </w:rPr>
          <w:t>finding</w:t>
        </w:r>
      </w:ins>
      <w:commentRangeStart w:id="2332"/>
      <w:del w:id="2333" w:author="Alejandro Andreas Jaume Losa" w:date="2024-04-10T10:47:00Z">
        <w:r w:rsidR="00882DA8" w:rsidRPr="00AA7C5F" w:rsidDel="00675109">
          <w:rPr>
            <w:rFonts w:ascii="Times New Roman" w:hAnsi="Times New Roman" w:cs="Times New Roman"/>
          </w:rPr>
          <w:delText>Second</w:delText>
        </w:r>
      </w:del>
      <w:r w:rsidR="00882DA8" w:rsidRPr="00AA7C5F">
        <w:rPr>
          <w:rFonts w:ascii="Times New Roman" w:hAnsi="Times New Roman" w:cs="Times New Roman"/>
        </w:rPr>
        <w:t>,</w:t>
      </w:r>
      <w:commentRangeEnd w:id="2332"/>
      <w:r w:rsidR="00DA2682">
        <w:rPr>
          <w:rStyle w:val="CommentReference"/>
          <w:rFonts w:ascii="Times New Roman" w:eastAsia="Times New Roman" w:hAnsi="Times New Roman" w:cs="Times New Roman"/>
          <w:kern w:val="0"/>
          <w14:ligatures w14:val="none"/>
        </w:rPr>
        <w:commentReference w:id="2332"/>
      </w:r>
      <w:r w:rsidR="00882DA8" w:rsidRPr="00AA7C5F">
        <w:rPr>
          <w:rFonts w:ascii="Times New Roman" w:hAnsi="Times New Roman" w:cs="Times New Roman"/>
        </w:rPr>
        <w:t xml:space="preserve"> </w:t>
      </w:r>
      <w:ins w:id="2334" w:author="Alejandro Andreas Jaume Losa" w:date="2024-04-10T10:47:00Z">
        <w:r>
          <w:rPr>
            <w:rFonts w:ascii="Times New Roman" w:hAnsi="Times New Roman" w:cs="Times New Roman"/>
          </w:rPr>
          <w:t xml:space="preserve">results </w:t>
        </w:r>
      </w:ins>
      <w:ins w:id="2335" w:author="Alejandro Andreas Jaume Losa" w:date="2024-04-09T13:08:00Z">
        <w:r w:rsidR="00B65998" w:rsidRPr="00B65998">
          <w:rPr>
            <w:rFonts w:ascii="Times New Roman" w:hAnsi="Times New Roman" w:cs="Times New Roman"/>
            <w:rPrChange w:id="2336" w:author="Alejandro Andreas Jaume Losa" w:date="2024-04-09T13:08:00Z">
              <w:rPr>
                <w:rFonts w:ascii="Helvetica Neue" w:hAnsi="Helvetica Neue" w:cs="Helvetica Neue"/>
                <w:color w:val="3F3F3F"/>
                <w:kern w:val="0"/>
                <w:sz w:val="26"/>
                <w:szCs w:val="26"/>
              </w:rPr>
            </w:rPrChange>
          </w:rPr>
          <w:t xml:space="preserve">in this study follow the framework of ‘authentic’ versus ‘anonymous’ laid out by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6668D8">
        <w:rPr>
          <w:rFonts w:ascii="Times New Roman" w:hAnsi="Times New Roman" w:cs="Times New Roman"/>
        </w:rPr>
        <w:fldChar w:fldCharType="separate"/>
      </w:r>
      <w:del w:id="2337" w:author="Alejandro Andreas Jaume Losa" w:date="2024-04-11T08:46:00Z">
        <w:r w:rsidR="006668D8" w:rsidRPr="006668D8" w:rsidDel="006668D8">
          <w:rPr>
            <w:rFonts w:ascii="Times New Roman" w:hAnsi="Times New Roman" w:cs="Times New Roman"/>
            <w:kern w:val="0"/>
            <w:rPrChange w:id="2338" w:author="Alejandro Andreas Jaume Losa" w:date="2024-04-11T08:46:00Z">
              <w:rPr>
                <w:rFonts w:ascii="Times New Roman" w:hAnsi="Times New Roman" w:cs="Times New Roman"/>
                <w:kern w:val="0"/>
                <w:u w:val="dash"/>
              </w:rPr>
            </w:rPrChange>
          </w:rPr>
          <w:delText>(</w:delText>
        </w:r>
      </w:del>
      <w:r w:rsidR="006668D8" w:rsidRPr="006668D8">
        <w:rPr>
          <w:rFonts w:ascii="Times New Roman" w:hAnsi="Times New Roman" w:cs="Times New Roman"/>
          <w:kern w:val="0"/>
          <w:rPrChange w:id="2339" w:author="Alejandro Andreas Jaume Losa" w:date="2024-04-11T08:46:00Z">
            <w:rPr>
              <w:rFonts w:ascii="Times New Roman" w:hAnsi="Times New Roman" w:cs="Times New Roman"/>
              <w:kern w:val="0"/>
              <w:u w:val="dash"/>
            </w:rPr>
          </w:rPrChange>
        </w:rPr>
        <w:t>Woolard</w:t>
      </w:r>
      <w:ins w:id="2340" w:author="Alejandro Andreas Jaume Losa" w:date="2024-04-11T08:46:00Z">
        <w:r w:rsidR="006668D8">
          <w:rPr>
            <w:rFonts w:ascii="Times New Roman" w:hAnsi="Times New Roman" w:cs="Times New Roman"/>
            <w:kern w:val="0"/>
          </w:rPr>
          <w:t xml:space="preserve"> (</w:t>
        </w:r>
      </w:ins>
      <w:del w:id="2341" w:author="Alejandro Andreas Jaume Losa" w:date="2024-04-11T08:46:00Z">
        <w:r w:rsidR="006668D8" w:rsidRPr="006668D8" w:rsidDel="006668D8">
          <w:rPr>
            <w:rFonts w:ascii="Times New Roman" w:hAnsi="Times New Roman" w:cs="Times New Roman"/>
            <w:kern w:val="0"/>
            <w:rPrChange w:id="2342" w:author="Alejandro Andreas Jaume Losa" w:date="2024-04-11T08:46:00Z">
              <w:rPr>
                <w:rFonts w:ascii="Times New Roman" w:hAnsi="Times New Roman" w:cs="Times New Roman"/>
                <w:kern w:val="0"/>
                <w:u w:val="dash"/>
              </w:rPr>
            </w:rPrChange>
          </w:rPr>
          <w:delText xml:space="preserve">, </w:delText>
        </w:r>
      </w:del>
      <w:r w:rsidR="006668D8" w:rsidRPr="006668D8">
        <w:rPr>
          <w:rFonts w:ascii="Times New Roman" w:hAnsi="Times New Roman" w:cs="Times New Roman"/>
          <w:kern w:val="0"/>
          <w:rPrChange w:id="2343" w:author="Alejandro Andreas Jaume Losa" w:date="2024-04-11T08:46:00Z">
            <w:rPr>
              <w:rFonts w:ascii="Times New Roman" w:hAnsi="Times New Roman" w:cs="Times New Roman"/>
              <w:kern w:val="0"/>
              <w:u w:val="dash"/>
            </w:rPr>
          </w:rPrChange>
        </w:rPr>
        <w:t>2001)</w:t>
      </w:r>
      <w:r w:rsidR="006668D8" w:rsidRPr="006668D8">
        <w:rPr>
          <w:rFonts w:ascii="Times New Roman" w:hAnsi="Times New Roman" w:cs="Times New Roman"/>
        </w:rPr>
        <w:fldChar w:fldCharType="end"/>
      </w:r>
      <w:ins w:id="2344" w:author="Alejandro Andreas Jaume Losa" w:date="2024-04-11T08:45:00Z">
        <w:r w:rsidR="006668D8" w:rsidRPr="006668D8">
          <w:rPr>
            <w:rFonts w:ascii="Times New Roman" w:hAnsi="Times New Roman" w:cs="Times New Roman"/>
          </w:rPr>
          <w:t>.</w:t>
        </w:r>
      </w:ins>
      <w:r w:rsidR="006668D8" w:rsidRPr="006668D8">
        <w:rPr>
          <w:rFonts w:ascii="Times New Roman" w:hAnsi="Times New Roman" w:cs="Times New Roman"/>
        </w:rPr>
        <w:t xml:space="preserve"> </w:t>
      </w:r>
      <w:ins w:id="2345" w:author="Alejandro Andreas Jaume Losa" w:date="2024-04-09T13:08:00Z">
        <w:r w:rsidR="00B65998" w:rsidRPr="00B65998">
          <w:rPr>
            <w:rFonts w:ascii="Times New Roman" w:hAnsi="Times New Roman" w:cs="Times New Roman"/>
            <w:rPrChange w:id="2346" w:author="Alejandro Andreas Jaume Losa" w:date="2024-04-09T13:08:00Z">
              <w:rPr>
                <w:rFonts w:ascii="Helvetica Neue" w:hAnsi="Helvetica Neue" w:cs="Helvetica Neue"/>
                <w:color w:val="3F3F3F"/>
                <w:kern w:val="0"/>
                <w:sz w:val="26"/>
                <w:szCs w:val="26"/>
              </w:rPr>
            </w:rPrChange>
          </w:rPr>
          <w:t>Within this framework</w:t>
        </w:r>
      </w:ins>
      <w:ins w:id="2347" w:author="Alejandro Andreas Jaume Losa" w:date="2024-04-09T13:09:00Z">
        <w:r w:rsidR="00B65998" w:rsidRPr="00B65998">
          <w:rPr>
            <w:rFonts w:ascii="Times New Roman" w:hAnsi="Times New Roman" w:cs="Times New Roman"/>
          </w:rPr>
          <w:t xml:space="preserve"> </w:t>
        </w:r>
      </w:ins>
      <w:moveToRangeStart w:id="2348" w:author="Alejandro Andreas Jaume Losa" w:date="2024-04-09T13:09:00Z" w:name="move163560557"/>
      <w:moveTo w:id="2349" w:author="Alejandro Andreas Jaume Losa" w:date="2024-04-09T13:09:00Z">
        <w:r w:rsidR="00B65998" w:rsidRPr="00AA7C5F">
          <w:rPr>
            <w:rFonts w:ascii="Times New Roman" w:hAnsi="Times New Roman" w:cs="Times New Roman"/>
          </w:rPr>
          <w:t xml:space="preserve">an authentic language or linguistic variety is defined as one that is related to an identity and </w:t>
        </w:r>
      </w:moveTo>
      <w:ins w:id="2350" w:author="Alejandro Andreas Jaume Losa" w:date="2024-04-09T13:13:00Z">
        <w:r w:rsidR="00B65998">
          <w:rPr>
            <w:rFonts w:ascii="Times New Roman" w:hAnsi="Times New Roman" w:cs="Times New Roman"/>
          </w:rPr>
          <w:t>emotional dimension.</w:t>
        </w:r>
      </w:ins>
      <w:commentRangeStart w:id="2351"/>
      <w:moveTo w:id="2352" w:author="Alejandro Andreas Jaume Losa" w:date="2024-04-09T13:09:00Z">
        <w:del w:id="2353" w:author="Alejandro Andreas Jaume Losa" w:date="2024-04-09T13:13:00Z">
          <w:r w:rsidR="00B65998" w:rsidRPr="00AA7C5F" w:rsidDel="00B65998">
            <w:rPr>
              <w:rFonts w:ascii="Times New Roman" w:hAnsi="Times New Roman" w:cs="Times New Roman"/>
            </w:rPr>
            <w:delText>sentimental aspect</w:delText>
          </w:r>
          <w:commentRangeEnd w:id="2351"/>
          <w:r w:rsidR="00B65998" w:rsidDel="00B65998">
            <w:rPr>
              <w:rStyle w:val="CommentReference"/>
              <w:rFonts w:ascii="Times New Roman" w:eastAsia="Times New Roman" w:hAnsi="Times New Roman" w:cs="Times New Roman"/>
              <w:kern w:val="0"/>
              <w14:ligatures w14:val="none"/>
            </w:rPr>
            <w:commentReference w:id="2351"/>
          </w:r>
          <w:r w:rsidR="00B65998" w:rsidRPr="00AA7C5F" w:rsidDel="00B65998">
            <w:rPr>
              <w:rFonts w:ascii="Times New Roman" w:hAnsi="Times New Roman" w:cs="Times New Roman"/>
            </w:rPr>
            <w:delText>.</w:delText>
          </w:r>
        </w:del>
        <w:r w:rsidR="00B65998" w:rsidRPr="00AA7C5F">
          <w:rPr>
            <w:rFonts w:ascii="Times New Roman" w:hAnsi="Times New Roman" w:cs="Times New Roman"/>
          </w:rPr>
          <w:t xml:space="preserve"> Authenticity, then, is understood as a value attached to a language or variety in its association with a particular community and as an expression of its spirit.</w:t>
        </w:r>
      </w:moveTo>
      <w:moveToRangeEnd w:id="2348"/>
      <w:ins w:id="2354" w:author="Alejandro Andreas Jaume Losa" w:date="2024-04-09T13:09:00Z">
        <w:r w:rsidR="00B65998">
          <w:rPr>
            <w:rFonts w:ascii="Times New Roman" w:hAnsi="Times New Roman" w:cs="Times New Roman"/>
          </w:rPr>
          <w:t xml:space="preserve"> </w:t>
        </w:r>
      </w:ins>
      <w:ins w:id="2355" w:author="Alejandro Andreas Jaume Losa" w:date="2024-04-09T13:11:00Z">
        <w:r w:rsidR="00B65998">
          <w:rPr>
            <w:rFonts w:ascii="Times New Roman" w:hAnsi="Times New Roman" w:cs="Times New Roman"/>
          </w:rPr>
          <w:t xml:space="preserve"> </w:t>
        </w:r>
      </w:ins>
      <w:moveToRangeStart w:id="2356" w:author="Alejandro Andreas Jaume Losa" w:date="2024-04-09T13:11:00Z" w:name="move163560711"/>
      <w:moveTo w:id="2357" w:author="Alejandro Andreas Jaume Losa" w:date="2024-04-09T13:11:00Z">
        <w:r w:rsidR="00B65998" w:rsidRPr="00AA7C5F">
          <w:rPr>
            <w:rFonts w:ascii="Times New Roman" w:hAnsi="Times New Roman" w:cs="Times New Roman"/>
          </w:rPr>
          <w:t xml:space="preserve">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w:t>
        </w:r>
        <w:r w:rsidR="00B65998" w:rsidRPr="00AA7C5F">
          <w:rPr>
            <w:rFonts w:ascii="Times New Roman" w:hAnsi="Times New Roman" w:cs="Times New Roman"/>
          </w:rPr>
          <w:lastRenderedPageBreak/>
          <w:t>language, a language of nowhere, universal and non-ethnic, a neutral language.</w:t>
        </w:r>
        <w:del w:id="2358" w:author="Alejandro Andreas Jaume Losa" w:date="2024-04-09T13:11:00Z">
          <w:r w:rsidR="00B65998" w:rsidRPr="00AA7C5F" w:rsidDel="00B65998">
            <w:rPr>
              <w:rFonts w:ascii="Times New Roman" w:hAnsi="Times New Roman" w:cs="Times New Roman"/>
            </w:rPr>
            <w:delText xml:space="preserve"> </w:delText>
          </w:r>
        </w:del>
      </w:moveTo>
      <w:moveToRangeEnd w:id="2356"/>
      <w:ins w:id="2359" w:author="Alejandro Andreas Jaume Losa" w:date="2024-04-09T13:11:00Z">
        <w:r w:rsidR="00B65998">
          <w:rPr>
            <w:rFonts w:ascii="Times New Roman" w:hAnsi="Times New Roman" w:cs="Times New Roman"/>
          </w:rPr>
          <w:t xml:space="preserve"> T</w:t>
        </w:r>
      </w:ins>
      <w:del w:id="2360" w:author="Alejandro Andreas Jaume Losa" w:date="2024-04-09T13:09:00Z">
        <w:r w:rsidR="00882DA8" w:rsidRPr="00AA7C5F" w:rsidDel="00B65998">
          <w:rPr>
            <w:rFonts w:ascii="Times New Roman" w:hAnsi="Times New Roman" w:cs="Times New Roman"/>
          </w:rPr>
          <w:delText xml:space="preserve">and in relation to these findings, </w:delText>
        </w:r>
      </w:del>
      <w:del w:id="2361" w:author="Alejandro Andreas Jaume Losa" w:date="2024-04-09T13:11:00Z">
        <w:r w:rsidR="00882DA8" w:rsidRPr="00AA7C5F" w:rsidDel="00B65998">
          <w:rPr>
            <w:rFonts w:ascii="Times New Roman" w:hAnsi="Times New Roman" w:cs="Times New Roman"/>
          </w:rPr>
          <w:delText>t</w:delText>
        </w:r>
      </w:del>
      <w:r w:rsidR="00882DA8" w:rsidRPr="00AA7C5F">
        <w:rPr>
          <w:rFonts w:ascii="Times New Roman" w:hAnsi="Times New Roman" w:cs="Times New Roman"/>
        </w:rPr>
        <w:t xml:space="preserve">he association between political orientation and language attitudes in Palma </w:t>
      </w:r>
      <w:del w:id="2362" w:author="Kendra Dickinson [2]" w:date="2024-03-29T14:42:00Z">
        <w:r w:rsidR="00882DA8" w:rsidRPr="00AA7C5F" w:rsidDel="00DA2682">
          <w:rPr>
            <w:rFonts w:ascii="Times New Roman" w:hAnsi="Times New Roman" w:cs="Times New Roman"/>
          </w:rPr>
          <w:delText>seems to be</w:delText>
        </w:r>
      </w:del>
      <w:ins w:id="2363" w:author="Kendra Dickinson [2]" w:date="2024-03-29T14:42:00Z">
        <w:r w:rsidR="00DA2682">
          <w:rPr>
            <w:rFonts w:ascii="Times New Roman" w:hAnsi="Times New Roman" w:cs="Times New Roman"/>
          </w:rPr>
          <w:t>is</w:t>
        </w:r>
      </w:ins>
      <w:r w:rsidR="00882DA8" w:rsidRPr="00AA7C5F">
        <w:rPr>
          <w:rFonts w:ascii="Times New Roman" w:hAnsi="Times New Roman" w:cs="Times New Roman"/>
        </w:rPr>
        <w:t xml:space="preserve"> especially </w:t>
      </w:r>
      <w:del w:id="2364" w:author="Kendra Dickinson [2]" w:date="2024-03-29T14:43:00Z">
        <w:r w:rsidR="00882DA8" w:rsidRPr="00AA7C5F" w:rsidDel="00DA2682">
          <w:rPr>
            <w:rFonts w:ascii="Times New Roman" w:hAnsi="Times New Roman" w:cs="Times New Roman"/>
          </w:rPr>
          <w:delText>true toward</w:delText>
        </w:r>
      </w:del>
      <w:ins w:id="2365" w:author="Kendra Dickinson [2]" w:date="2024-03-29T14:43:00Z">
        <w:r w:rsidR="00DA2682">
          <w:rPr>
            <w:rFonts w:ascii="Times New Roman" w:hAnsi="Times New Roman" w:cs="Times New Roman"/>
          </w:rPr>
          <w:t>strong with regard to</w:t>
        </w:r>
      </w:ins>
      <w:r w:rsidR="00882DA8" w:rsidRPr="00AA7C5F">
        <w:rPr>
          <w:rFonts w:ascii="Times New Roman" w:hAnsi="Times New Roman" w:cs="Times New Roman"/>
        </w:rPr>
        <w:t xml:space="preserve"> Catala</w:t>
      </w:r>
      <w:ins w:id="2366" w:author="Alejandro Andreas Jaume Losa" w:date="2024-04-07T17:15:00Z">
        <w:r w:rsidR="00F51591">
          <w:rPr>
            <w:rFonts w:ascii="Times New Roman" w:hAnsi="Times New Roman" w:cs="Times New Roman"/>
          </w:rPr>
          <w:t>n</w:t>
        </w:r>
      </w:ins>
      <w:ins w:id="2367" w:author="Kendra Dickinson [2]" w:date="2024-03-29T14:43:00Z">
        <w:r w:rsidR="00DA2682">
          <w:rPr>
            <w:rFonts w:ascii="Times New Roman" w:hAnsi="Times New Roman" w:cs="Times New Roman"/>
          </w:rPr>
          <w:t xml:space="preserve">, while attitudes towards Spanish tend to be </w:t>
        </w:r>
      </w:ins>
      <w:del w:id="2368" w:author="Kendra Dickinson [2]" w:date="2024-03-29T14:43:00Z">
        <w:r w:rsidR="00882DA8" w:rsidRPr="00AA7C5F" w:rsidDel="00DA2682">
          <w:rPr>
            <w:rFonts w:ascii="Times New Roman" w:hAnsi="Times New Roman" w:cs="Times New Roman"/>
          </w:rPr>
          <w:delText xml:space="preserve">n and not so much toward Spanish, which seems to be </w:delText>
        </w:r>
      </w:del>
      <w:r w:rsidR="00882DA8" w:rsidRPr="00AA7C5F">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AA7C5F">
        <w:rPr>
          <w:rFonts w:ascii="Times New Roman" w:hAnsi="Times New Roman" w:cs="Times New Roman"/>
        </w:rPr>
        <w:fldChar w:fldCharType="separate"/>
      </w:r>
      <w:r w:rsidR="00882DA8" w:rsidRPr="00AA7C5F">
        <w:rPr>
          <w:rFonts w:ascii="Times New Roman" w:hAnsi="Times New Roman" w:cs="Times New Roman"/>
          <w:kern w:val="0"/>
        </w:rPr>
        <w:t>(Calafat Vila &amp; Calero-Pons, 2019; Ibáñez Ferreté, 2014; Tudela Isanta, 2021)</w:t>
      </w:r>
      <w:r w:rsidR="00882DA8" w:rsidRPr="00AA7C5F">
        <w:rPr>
          <w:rFonts w:ascii="Times New Roman" w:hAnsi="Times New Roman" w:cs="Times New Roman"/>
        </w:rPr>
        <w:fldChar w:fldCharType="end"/>
      </w:r>
      <w:r w:rsidR="00882DA8" w:rsidRPr="00AA7C5F">
        <w:rPr>
          <w:rFonts w:ascii="Times New Roman" w:hAnsi="Times New Roman" w:cs="Times New Roman"/>
        </w:rPr>
        <w:t xml:space="preserve">. </w:t>
      </w:r>
      <w:ins w:id="2369" w:author="Alejandro Andreas Jaume Losa" w:date="2024-04-09T13:15:00Z">
        <w:r w:rsidR="00B65998">
          <w:rPr>
            <w:rFonts w:ascii="Times New Roman" w:hAnsi="Times New Roman" w:cs="Times New Roman"/>
          </w:rPr>
          <w:t xml:space="preserve">Therefore, </w:t>
        </w:r>
      </w:ins>
      <w:del w:id="2370" w:author="Alejandro Andreas Jaume Losa" w:date="2024-04-09T13:14:00Z">
        <w:r w:rsidR="00882DA8" w:rsidRPr="00AA7C5F" w:rsidDel="00B65998">
          <w:rPr>
            <w:rFonts w:ascii="Times New Roman" w:hAnsi="Times New Roman" w:cs="Times New Roman"/>
          </w:rPr>
          <w:delText xml:space="preserve">This situation reflects </w:delText>
        </w:r>
        <w:commentRangeStart w:id="2371"/>
        <w:r w:rsidR="00882DA8" w:rsidRPr="00AA7C5F" w:rsidDel="00B65998">
          <w:rPr>
            <w:rFonts w:ascii="Times New Roman" w:hAnsi="Times New Roman" w:cs="Times New Roman"/>
          </w:rPr>
          <w:delText xml:space="preserve">Woolard’s </w:delText>
        </w:r>
        <w:r w:rsidR="00882DA8" w:rsidRPr="00AA7C5F" w:rsidDel="00B65998">
          <w:rPr>
            <w:rFonts w:ascii="Times New Roman" w:hAnsi="Times New Roman" w:cs="Times New Roman"/>
          </w:rPr>
          <w:fldChar w:fldCharType="begin"/>
        </w:r>
        <w:r w:rsidR="00DE19D8" w:rsidRPr="00AA7C5F" w:rsidDel="00B65998">
          <w:rPr>
            <w:rFonts w:ascii="Times New Roman" w:hAnsi="Times New Roman" w:cs="Times New Roman"/>
          </w:rPr>
          <w:delInstrText xml:space="preserve"> ADDIN ZOTERO_ITEM CSL_CITATION {"citationID":"noIkoUoT","properties":{"formattedCitation":"(Woolard, 2007)","plainCitation":"(Woolard, 2007)","dontUpdate":true,"noteIndex":0},"citationItems":[{"id":311,"uris":["http://zotero.org/users/13397765/items/ZUG8PIWB"],"itemData":{"id":311,"type":"chapter","call-number":"PC4074.73 .L46 2007","collection-number":"17","collection-title":"Lengua y sociedad en el mundo hispánico","container-title":"La lengua, ¿patria común? ideas e ideologías del español","event-place":"Madrid/Frankfurt","ISBN":"978-84-8489-306-6","page":"129-142","publisher":"Iberoamericana ; Vervuert","publisher-place":"Madrid/Frankfurt","source":"Library of Congress ISBN","title":"La autoridad lingüística del español y las ideologías de la autenticidad y el anonimato.","editor":[{"family":"Valle","given":"José","dropping-particle":"del"}],"author":[{"family":"Woolard","given":"Kathryn"}],"issued":{"date-parts":[["2007"]]}}}],"schema":"https://github.com/citation-style-language/schema/raw/master/csl-citation.json"} </w:delInstrText>
        </w:r>
        <w:r w:rsidR="00882DA8" w:rsidRPr="00AA7C5F" w:rsidDel="00B65998">
          <w:rPr>
            <w:rFonts w:ascii="Times New Roman" w:hAnsi="Times New Roman" w:cs="Times New Roman"/>
          </w:rPr>
          <w:fldChar w:fldCharType="separate"/>
        </w:r>
        <w:r w:rsidR="00882DA8" w:rsidRPr="00AA7C5F" w:rsidDel="00B65998">
          <w:rPr>
            <w:rFonts w:ascii="Times New Roman" w:hAnsi="Times New Roman" w:cs="Times New Roman"/>
            <w:noProof/>
          </w:rPr>
          <w:delText>(2007)</w:delText>
        </w:r>
        <w:r w:rsidR="00882DA8" w:rsidRPr="00AA7C5F" w:rsidDel="00B65998">
          <w:rPr>
            <w:rFonts w:ascii="Times New Roman" w:hAnsi="Times New Roman" w:cs="Times New Roman"/>
          </w:rPr>
          <w:fldChar w:fldCharType="end"/>
        </w:r>
        <w:commentRangeEnd w:id="2371"/>
        <w:r w:rsidR="00DA2682" w:rsidDel="00B65998">
          <w:rPr>
            <w:rStyle w:val="CommentReference"/>
            <w:rFonts w:ascii="Times New Roman" w:eastAsia="Times New Roman" w:hAnsi="Times New Roman" w:cs="Times New Roman"/>
            <w:kern w:val="0"/>
            <w14:ligatures w14:val="none"/>
          </w:rPr>
          <w:commentReference w:id="2371"/>
        </w:r>
        <w:r w:rsidR="00882DA8" w:rsidRPr="00AA7C5F" w:rsidDel="00B65998">
          <w:rPr>
            <w:rFonts w:ascii="Times New Roman" w:hAnsi="Times New Roman" w:cs="Times New Roman"/>
          </w:rPr>
          <w:delText xml:space="preserve"> concepts of authentic language and anonymous language. </w:delText>
        </w:r>
      </w:del>
      <w:del w:id="2372" w:author="Alejandro Andreas Jaume Losa" w:date="2024-04-09T13:12:00Z">
        <w:r w:rsidR="00882DA8" w:rsidRPr="00AA7C5F" w:rsidDel="00B65998">
          <w:rPr>
            <w:rFonts w:ascii="Times New Roman" w:hAnsi="Times New Roman" w:cs="Times New Roman"/>
          </w:rPr>
          <w:delText xml:space="preserve">Essentially, </w:delText>
        </w:r>
      </w:del>
      <w:moveFromRangeStart w:id="2373" w:author="Alejandro Andreas Jaume Losa" w:date="2024-04-09T13:09:00Z" w:name="move163560557"/>
      <w:moveFrom w:id="2374" w:author="Alejandro Andreas Jaume Losa" w:date="2024-04-09T13:09:00Z">
        <w:r w:rsidR="00882DA8" w:rsidRPr="00AA7C5F" w:rsidDel="00B65998">
          <w:rPr>
            <w:rFonts w:ascii="Times New Roman" w:hAnsi="Times New Roman" w:cs="Times New Roman"/>
          </w:rPr>
          <w:t xml:space="preserve">an authentic language or linguistic variety is defined as one that is related to an identity and </w:t>
        </w:r>
        <w:commentRangeStart w:id="2375"/>
        <w:r w:rsidR="00882DA8" w:rsidRPr="00AA7C5F" w:rsidDel="00B65998">
          <w:rPr>
            <w:rFonts w:ascii="Times New Roman" w:hAnsi="Times New Roman" w:cs="Times New Roman"/>
          </w:rPr>
          <w:t>sentimental aspect</w:t>
        </w:r>
        <w:commentRangeEnd w:id="2375"/>
        <w:r w:rsidR="00DA2682" w:rsidDel="00B65998">
          <w:rPr>
            <w:rStyle w:val="CommentReference"/>
            <w:rFonts w:ascii="Times New Roman" w:eastAsia="Times New Roman" w:hAnsi="Times New Roman" w:cs="Times New Roman"/>
            <w:kern w:val="0"/>
            <w14:ligatures w14:val="none"/>
          </w:rPr>
          <w:commentReference w:id="2375"/>
        </w:r>
        <w:r w:rsidR="00882DA8" w:rsidRPr="00AA7C5F" w:rsidDel="00B65998">
          <w:rPr>
            <w:rFonts w:ascii="Times New Roman" w:hAnsi="Times New Roman" w:cs="Times New Roman"/>
          </w:rPr>
          <w:t xml:space="preserve">. Authenticity, then, is understood as a value attached to a language or variety in its association with a particular community and as an expression of its spirit. </w:t>
        </w:r>
      </w:moveFrom>
      <w:moveFromRangeEnd w:id="2373"/>
      <w:ins w:id="2376" w:author="Alejandro Andreas Jaume Losa" w:date="2024-04-09T13:15:00Z">
        <w:r w:rsidR="00B65998">
          <w:rPr>
            <w:rFonts w:ascii="Times New Roman" w:hAnsi="Times New Roman" w:cs="Times New Roman"/>
          </w:rPr>
          <w:t>i</w:t>
        </w:r>
      </w:ins>
      <w:del w:id="2377" w:author="Alejandro Andreas Jaume Losa" w:date="2024-04-09T13:15:00Z">
        <w:r w:rsidR="00882DA8" w:rsidRPr="00AA7C5F" w:rsidDel="00B65998">
          <w:rPr>
            <w:rFonts w:ascii="Times New Roman" w:hAnsi="Times New Roman" w:cs="Times New Roman"/>
          </w:rPr>
          <w:delText>I</w:delText>
        </w:r>
      </w:del>
      <w:r w:rsidR="00882DA8" w:rsidRPr="00AA7C5F">
        <w:rPr>
          <w:rFonts w:ascii="Times New Roman" w:hAnsi="Times New Roman" w:cs="Times New Roman"/>
        </w:rPr>
        <w:t>n the specific case of the Balearic Islands, and based on current and previous findings, Catalan would be considered the authentic language</w:t>
      </w:r>
      <w:ins w:id="2378" w:author="Alejandro Andreas Jaume Losa" w:date="2024-04-09T13:15:00Z">
        <w:r w:rsidR="00B65998">
          <w:rPr>
            <w:rFonts w:ascii="Times New Roman" w:hAnsi="Times New Roman" w:cs="Times New Roman"/>
          </w:rPr>
          <w:t>, while Spanish</w:t>
        </w:r>
      </w:ins>
      <w:ins w:id="2379" w:author="Alejandro Andreas Jaume Losa" w:date="2024-04-09T13:16:00Z">
        <w:r w:rsidR="00B65998">
          <w:rPr>
            <w:rFonts w:ascii="Times New Roman" w:hAnsi="Times New Roman" w:cs="Times New Roman"/>
          </w:rPr>
          <w:t>, which was found to be</w:t>
        </w:r>
      </w:ins>
      <w:ins w:id="2380" w:author="Alejandro Andreas Jaume Losa" w:date="2024-04-09T13:15:00Z">
        <w:r w:rsidR="00B65998">
          <w:rPr>
            <w:rFonts w:ascii="Times New Roman" w:hAnsi="Times New Roman" w:cs="Times New Roman"/>
          </w:rPr>
          <w:t xml:space="preserve"> </w:t>
        </w:r>
      </w:ins>
      <w:ins w:id="2381" w:author="Alejandro Andreas Jaume Losa" w:date="2024-04-09T13:16:00Z">
        <w:r w:rsidR="00B65998">
          <w:rPr>
            <w:rFonts w:ascii="Times New Roman" w:hAnsi="Times New Roman" w:cs="Times New Roman"/>
          </w:rPr>
          <w:t xml:space="preserve">positively viewed overall and deemed acceptable </w:t>
        </w:r>
      </w:ins>
      <w:ins w:id="2382" w:author="Alejandro Andreas Jaume Losa" w:date="2024-04-09T13:17:00Z">
        <w:r w:rsidR="00B65998">
          <w:rPr>
            <w:rFonts w:ascii="Times New Roman" w:hAnsi="Times New Roman" w:cs="Times New Roman"/>
          </w:rPr>
          <w:t xml:space="preserve">for public and private life, </w:t>
        </w:r>
      </w:ins>
      <w:ins w:id="2383" w:author="Alejandro Andreas Jaume Losa" w:date="2024-04-09T13:15:00Z">
        <w:r w:rsidR="00B65998">
          <w:rPr>
            <w:rFonts w:ascii="Times New Roman" w:hAnsi="Times New Roman" w:cs="Times New Roman"/>
          </w:rPr>
          <w:t xml:space="preserve">would be considered an anonymous language. </w:t>
        </w:r>
      </w:ins>
    </w:p>
    <w:p w14:paraId="6E76C789" w14:textId="0E54087A" w:rsidR="00882DA8" w:rsidRPr="00AA7C5F" w:rsidDel="00B65998" w:rsidRDefault="00675109" w:rsidP="00B65998">
      <w:pPr>
        <w:spacing w:line="480" w:lineRule="auto"/>
        <w:ind w:firstLine="720"/>
        <w:jc w:val="both"/>
        <w:rPr>
          <w:del w:id="2384" w:author="Alejandro Andreas Jaume Losa" w:date="2024-04-09T13:17:00Z"/>
          <w:rFonts w:ascii="Times New Roman" w:hAnsi="Times New Roman" w:cs="Times New Roman"/>
        </w:rPr>
      </w:pPr>
      <w:ins w:id="2385" w:author="Alejandro Andreas Jaume Losa" w:date="2024-04-10T10:47:00Z">
        <w:r>
          <w:rPr>
            <w:rFonts w:ascii="Times New Roman" w:hAnsi="Times New Roman" w:cs="Times New Roman"/>
          </w:rPr>
          <w:t xml:space="preserve">Finally, and with respect to the </w:t>
        </w:r>
      </w:ins>
      <w:del w:id="2386" w:author="Alejandro Andreas Jaume Losa" w:date="2024-04-09T13:17:00Z">
        <w:r w:rsidR="00882DA8" w:rsidRPr="00AA7C5F" w:rsidDel="00B65998">
          <w:rPr>
            <w:rFonts w:ascii="Times New Roman" w:hAnsi="Times New Roman" w:cs="Times New Roman"/>
          </w:rPr>
          <w:delText xml:space="preserve">. </w:delText>
        </w:r>
      </w:del>
      <w:moveFromRangeStart w:id="2387" w:author="Alejandro Andreas Jaume Losa" w:date="2024-04-09T13:11:00Z" w:name="move163560711"/>
      <w:moveFrom w:id="2388" w:author="Alejandro Andreas Jaume Losa" w:date="2024-04-09T13:11:00Z">
        <w:del w:id="2389" w:author="Alejandro Andreas Jaume Losa" w:date="2024-04-09T13:17:00Z">
          <w:r w:rsidR="00882DA8" w:rsidRPr="00AA7C5F" w:rsidDel="00B65998">
            <w:rPr>
              <w:rFonts w:ascii="Times New Roman" w:hAnsi="Times New Roman" w:cs="Times New Roman"/>
            </w:rPr>
            <w:delText xml:space="preserve">An anonymous language or variety, on the other hand, is one that is not related to a specific identity aspect and has based its legitimacy or linguistic authority on the ideological construct of anonymity. </w:delText>
          </w:r>
          <w:commentRangeStart w:id="2390"/>
          <w:r w:rsidR="00882DA8" w:rsidRPr="00AA7C5F" w:rsidDel="00B65998">
            <w:rPr>
              <w:rFonts w:ascii="Times New Roman" w:hAnsi="Times New Roman" w:cs="Times New Roman"/>
            </w:rPr>
            <w:delText xml:space="preserve">Anonymous languages or varieties are usually the hegemonic ones in the public sphere and, therefore, become a common language, a language of nowhere, universal and non-ethnic, a neutral language. </w:delText>
          </w:r>
        </w:del>
      </w:moveFrom>
      <w:moveFromRangeEnd w:id="2387"/>
      <w:del w:id="2391" w:author="Alejandro Andreas Jaume Losa" w:date="2024-04-09T13:17:00Z">
        <w:r w:rsidR="00882DA8" w:rsidRPr="00AA7C5F" w:rsidDel="00B65998">
          <w:rPr>
            <w:rFonts w:ascii="Times New Roman" w:hAnsi="Times New Roman" w:cs="Times New Roman"/>
          </w:rPr>
          <w:delText>In the specific case of the Balearic Islands, and based on current and previous findings, Spanish would be considered an anonymous language.</w:delText>
        </w:r>
        <w:commentRangeEnd w:id="2390"/>
        <w:r w:rsidR="00DA2682" w:rsidDel="00B65998">
          <w:rPr>
            <w:rStyle w:val="CommentReference"/>
            <w:rFonts w:ascii="Times New Roman" w:eastAsia="Times New Roman" w:hAnsi="Times New Roman" w:cs="Times New Roman"/>
            <w:kern w:val="0"/>
            <w14:ligatures w14:val="none"/>
          </w:rPr>
          <w:commentReference w:id="2390"/>
        </w:r>
      </w:del>
    </w:p>
    <w:p w14:paraId="5DD1C46F" w14:textId="73955E59" w:rsidR="00882DA8" w:rsidRPr="00AA7C5F" w:rsidRDefault="00675109" w:rsidP="00882DA8">
      <w:pPr>
        <w:spacing w:line="480" w:lineRule="auto"/>
        <w:ind w:firstLine="720"/>
        <w:jc w:val="both"/>
        <w:rPr>
          <w:rFonts w:ascii="Times New Roman" w:hAnsi="Times New Roman" w:cs="Times New Roman"/>
        </w:rPr>
      </w:pPr>
      <w:ins w:id="2392" w:author="Alejandro Andreas Jaume Losa" w:date="2024-04-10T10:47:00Z">
        <w:r>
          <w:rPr>
            <w:rFonts w:ascii="Times New Roman" w:hAnsi="Times New Roman" w:cs="Times New Roman"/>
          </w:rPr>
          <w:t>t</w:t>
        </w:r>
      </w:ins>
      <w:commentRangeStart w:id="2393"/>
      <w:commentRangeStart w:id="2394"/>
      <w:del w:id="2395" w:author="Alejandro Andreas Jaume Losa" w:date="2024-04-10T10:47:00Z">
        <w:r w:rsidR="00882DA8" w:rsidRPr="00AA7C5F" w:rsidDel="00675109">
          <w:rPr>
            <w:rFonts w:ascii="Times New Roman" w:hAnsi="Times New Roman" w:cs="Times New Roman"/>
          </w:rPr>
          <w:delText>T</w:delText>
        </w:r>
      </w:del>
      <w:r w:rsidR="00882DA8" w:rsidRPr="00AA7C5F">
        <w:rPr>
          <w:rFonts w:ascii="Times New Roman" w:hAnsi="Times New Roman" w:cs="Times New Roman"/>
        </w:rPr>
        <w:t>hird</w:t>
      </w:r>
      <w:commentRangeEnd w:id="2393"/>
      <w:r w:rsidR="00B653E5">
        <w:rPr>
          <w:rStyle w:val="CommentReference"/>
          <w:rFonts w:ascii="Times New Roman" w:eastAsia="Times New Roman" w:hAnsi="Times New Roman" w:cs="Times New Roman"/>
          <w:kern w:val="0"/>
          <w14:ligatures w14:val="none"/>
        </w:rPr>
        <w:commentReference w:id="2393"/>
      </w:r>
      <w:commentRangeEnd w:id="2394"/>
      <w:r w:rsidR="001D24B0">
        <w:rPr>
          <w:rStyle w:val="CommentReference"/>
          <w:rFonts w:ascii="Times New Roman" w:eastAsia="Times New Roman" w:hAnsi="Times New Roman" w:cs="Times New Roman"/>
          <w:kern w:val="0"/>
          <w14:ligatures w14:val="none"/>
        </w:rPr>
        <w:commentReference w:id="2394"/>
      </w:r>
      <w:ins w:id="2396" w:author="Alejandro Andreas Jaume Losa" w:date="2024-04-10T10:47:00Z">
        <w:r>
          <w:rPr>
            <w:rFonts w:ascii="Times New Roman" w:hAnsi="Times New Roman" w:cs="Times New Roman"/>
          </w:rPr>
          <w:t xml:space="preserve"> finding</w:t>
        </w:r>
      </w:ins>
      <w:r w:rsidR="00882DA8" w:rsidRPr="00AA7C5F">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w:t>
      </w:r>
      <w:r w:rsidR="00882DA8" w:rsidRPr="00AA7C5F">
        <w:rPr>
          <w:rFonts w:ascii="Times New Roman" w:hAnsi="Times New Roman" w:cs="Times New Roman"/>
        </w:rPr>
        <w:lastRenderedPageBreak/>
        <w:t xml:space="preserve">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AB1D4C">
        <w:rPr>
          <w:rFonts w:ascii="Times New Roman" w:hAnsi="Times New Roman" w:cs="Times New Roman"/>
          <w:lang w:val="es-ES_tradnl"/>
          <w:rPrChange w:id="2397" w:author="Alejandro Andreas Jaume Losa" w:date="2024-04-02T10:41:00Z">
            <w:rPr>
              <w:rFonts w:ascii="Times New Roman" w:hAnsi="Times New Roman" w:cs="Times New Roman"/>
            </w:rPr>
          </w:rPrChange>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AA7C5F">
        <w:rPr>
          <w:rFonts w:ascii="Times New Roman" w:hAnsi="Times New Roman" w:cs="Times New Roman"/>
        </w:rPr>
        <w:fldChar w:fldCharType="separate"/>
      </w:r>
      <w:r w:rsidR="00882DA8" w:rsidRPr="00AB1D4C">
        <w:rPr>
          <w:rFonts w:ascii="Times New Roman" w:hAnsi="Times New Roman" w:cs="Times New Roman"/>
          <w:kern w:val="0"/>
          <w:lang w:val="es-ES_tradnl"/>
          <w:rPrChange w:id="2398" w:author="Alejandro Andreas Jaume Losa" w:date="2024-04-02T10:41:00Z">
            <w:rPr>
              <w:rFonts w:ascii="Times New Roman" w:hAnsi="Times New Roman" w:cs="Times New Roman"/>
              <w:kern w:val="0"/>
            </w:rPr>
          </w:rPrChange>
        </w:rPr>
        <w:t>(Aguiló-Mora &amp; Lynch, 2017; Calafat Vila &amp; Calero-Pons, 2019; Ibáñez Ferreté, 2014; Tudela Isanta, 2021)</w:t>
      </w:r>
      <w:r w:rsidR="00882DA8" w:rsidRPr="00AA7C5F">
        <w:rPr>
          <w:rFonts w:ascii="Times New Roman" w:hAnsi="Times New Roman" w:cs="Times New Roman"/>
        </w:rPr>
        <w:fldChar w:fldCharType="end"/>
      </w:r>
      <w:r w:rsidR="00882DA8" w:rsidRPr="00AB1D4C">
        <w:rPr>
          <w:rFonts w:ascii="Times New Roman" w:hAnsi="Times New Roman" w:cs="Times New Roman"/>
          <w:lang w:val="es-ES_tradnl"/>
          <w:rPrChange w:id="2399" w:author="Alejandro Andreas Jaume Losa" w:date="2024-04-02T10:41:00Z">
            <w:rPr>
              <w:rFonts w:ascii="Times New Roman" w:hAnsi="Times New Roman" w:cs="Times New Roman"/>
            </w:rPr>
          </w:rPrChange>
        </w:rPr>
        <w:t xml:space="preserve">. </w:t>
      </w:r>
      <w:r w:rsidR="00882DA8" w:rsidRPr="00AA7C5F">
        <w:rPr>
          <w:rFonts w:ascii="Times New Roman" w:hAnsi="Times New Roman" w:cs="Times New Roman"/>
        </w:rPr>
        <w:t xml:space="preserve">These results, therefore, could be indicating a need to distinguish more clearly between language attitudes and languages uses. Perhaps these two concepts are not as closely related as one might think, at least in cases </w:t>
      </w:r>
      <w:ins w:id="2400" w:author="Kendra Dickinson [2]" w:date="2024-03-29T14:53:00Z">
        <w:r w:rsidR="00B653E5">
          <w:rPr>
            <w:rFonts w:ascii="Times New Roman" w:hAnsi="Times New Roman" w:cs="Times New Roman"/>
          </w:rPr>
          <w:t xml:space="preserve">of more </w:t>
        </w:r>
      </w:ins>
      <w:del w:id="2401" w:author="Kendra Dickinson [2]" w:date="2024-03-29T14:53:00Z">
        <w:r w:rsidR="00882DA8" w:rsidRPr="00AA7C5F" w:rsidDel="00B653E5">
          <w:rPr>
            <w:rFonts w:ascii="Times New Roman" w:hAnsi="Times New Roman" w:cs="Times New Roman"/>
          </w:rPr>
          <w:delText xml:space="preserve">where people’s </w:delText>
        </w:r>
      </w:del>
      <w:ins w:id="2402" w:author="Kendra Dickinson [2]" w:date="2024-03-29T14:53:00Z">
        <w:r w:rsidR="00B653E5">
          <w:rPr>
            <w:rFonts w:ascii="Times New Roman" w:hAnsi="Times New Roman" w:cs="Times New Roman"/>
          </w:rPr>
          <w:t xml:space="preserve"> centrist </w:t>
        </w:r>
      </w:ins>
      <w:r w:rsidR="00882DA8" w:rsidRPr="00AA7C5F">
        <w:rPr>
          <w:rFonts w:ascii="Times New Roman" w:hAnsi="Times New Roman" w:cs="Times New Roman"/>
        </w:rPr>
        <w:t xml:space="preserve">political orientation </w:t>
      </w:r>
      <w:del w:id="2403" w:author="Kendra Dickinson [2]" w:date="2024-03-29T14:53:00Z">
        <w:r w:rsidR="00882DA8" w:rsidRPr="00AA7C5F" w:rsidDel="00B653E5">
          <w:rPr>
            <w:rFonts w:ascii="Times New Roman" w:hAnsi="Times New Roman" w:cs="Times New Roman"/>
          </w:rPr>
          <w:delText>is not as sided.</w:delText>
        </w:r>
      </w:del>
    </w:p>
    <w:p w14:paraId="5369C54B" w14:textId="6E8F4A27" w:rsidR="00882DA8" w:rsidRDefault="00882DA8" w:rsidP="00890F0F">
      <w:pPr>
        <w:spacing w:line="480" w:lineRule="auto"/>
        <w:ind w:firstLine="720"/>
        <w:jc w:val="both"/>
        <w:rPr>
          <w:ins w:id="2404" w:author="Kendra Dickinson" w:date="2024-03-24T11:42:00Z"/>
          <w:rFonts w:ascii="Times New Roman" w:hAnsi="Times New Roman" w:cs="Times New Roman"/>
        </w:rPr>
      </w:pPr>
      <w:r w:rsidRPr="00AA7C5F">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del w:id="2405" w:author="Kendra Dickinson [2]" w:date="2024-03-29T14:54:00Z">
        <w:r w:rsidRPr="00AA7C5F" w:rsidDel="00883A02">
          <w:rPr>
            <w:rFonts w:ascii="Times New Roman" w:hAnsi="Times New Roman" w:cs="Times New Roman"/>
          </w:rPr>
          <w:delText>those who self-identified ideologically as center-left</w:delText>
        </w:r>
      </w:del>
      <w:ins w:id="2406" w:author="Kendra Dickinson [2]" w:date="2024-03-29T14:54:00Z">
        <w:r w:rsidR="00883A02">
          <w:rPr>
            <w:rFonts w:ascii="Times New Roman" w:hAnsi="Times New Roman" w:cs="Times New Roman"/>
          </w:rPr>
          <w:t>this group</w:t>
        </w:r>
      </w:ins>
      <w:r w:rsidRPr="00AA7C5F">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del w:id="2407" w:author="Kendra Dickinson [2]" w:date="2024-03-29T14:55:00Z">
        <w:r w:rsidRPr="00AA7C5F" w:rsidDel="00883A02">
          <w:rPr>
            <w:rFonts w:ascii="Times New Roman" w:hAnsi="Times New Roman" w:cs="Times New Roman"/>
          </w:rPr>
          <w:delText>sided.</w:delText>
        </w:r>
      </w:del>
      <w:ins w:id="2408" w:author="Kendra Dickinson [2]" w:date="2024-03-29T14:55:00Z">
        <w:r w:rsidR="00883A02">
          <w:rPr>
            <w:rFonts w:ascii="Times New Roman" w:hAnsi="Times New Roman" w:cs="Times New Roman"/>
          </w:rPr>
          <w:t>extreme</w:t>
        </w:r>
      </w:ins>
      <w:ins w:id="2409" w:author="Alejandro Andreas Jaume Losa" w:date="2024-04-09T13:17:00Z">
        <w:r w:rsidR="00B65998">
          <w:rPr>
            <w:rFonts w:ascii="Times New Roman" w:hAnsi="Times New Roman" w:cs="Times New Roman"/>
          </w:rPr>
          <w:t>.</w:t>
        </w:r>
      </w:ins>
      <w:ins w:id="2410" w:author="Alejandro Andreas Jaume Losa" w:date="2024-04-09T13:18:00Z">
        <w:r w:rsidR="00B65998">
          <w:rPr>
            <w:rFonts w:ascii="Times New Roman" w:hAnsi="Times New Roman" w:cs="Times New Roman"/>
          </w:rPr>
          <w:t xml:space="preserve"> Essentially, language attitudes become less tied to political orientation. </w:t>
        </w:r>
      </w:ins>
      <w:del w:id="2411" w:author="Alejandro Andreas Jaume Losa" w:date="2024-04-09T13:18:00Z">
        <w:r w:rsidRPr="00AA7C5F" w:rsidDel="00B65998">
          <w:rPr>
            <w:rFonts w:ascii="Times New Roman" w:hAnsi="Times New Roman" w:cs="Times New Roman"/>
          </w:rPr>
          <w:delText xml:space="preserve"> </w:delText>
        </w:r>
        <w:commentRangeStart w:id="2412"/>
        <w:r w:rsidRPr="00AA7C5F" w:rsidDel="00B65998">
          <w:rPr>
            <w:rFonts w:ascii="Times New Roman" w:hAnsi="Times New Roman" w:cs="Times New Roman"/>
          </w:rPr>
          <w:delText xml:space="preserve">Essentially, they become less influenced by political orientation. </w:delText>
        </w:r>
        <w:commentRangeEnd w:id="2412"/>
        <w:r w:rsidR="00883A02" w:rsidDel="00B65998">
          <w:rPr>
            <w:rStyle w:val="CommentReference"/>
            <w:rFonts w:ascii="Times New Roman" w:eastAsia="Times New Roman" w:hAnsi="Times New Roman" w:cs="Times New Roman"/>
            <w:kern w:val="0"/>
            <w14:ligatures w14:val="none"/>
          </w:rPr>
          <w:commentReference w:id="2412"/>
        </w:r>
      </w:del>
      <w:r w:rsidRPr="00AA7C5F">
        <w:rPr>
          <w:rFonts w:ascii="Times New Roman" w:hAnsi="Times New Roman" w:cs="Times New Roman"/>
        </w:rPr>
        <w:t>Contrary, as political orientation becomes more extreme, either to the left or to the right, attitudes toward one’s own languages become more acute and no longer neutral. That is, the more left-wing or right-wing one’s political orientation is, the less neutral one’s linguistic attitudes are, always in favor of the language of preference. This would explain why people who self-identified ideologically as center-left showed a much lower level of agree</w:t>
      </w:r>
      <w:ins w:id="2413" w:author="Alejandro Andreas Jaume Losa" w:date="2024-04-10T10:49:00Z">
        <w:r w:rsidR="00890F0F">
          <w:rPr>
            <w:rFonts w:ascii="Times New Roman" w:hAnsi="Times New Roman" w:cs="Times New Roman"/>
          </w:rPr>
          <w:t>ment</w:t>
        </w:r>
      </w:ins>
      <w:r w:rsidRPr="00AA7C5F">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t>
      </w:r>
      <w:commentRangeStart w:id="2414"/>
      <w:commentRangeStart w:id="2415"/>
      <w:commentRangeStart w:id="2416"/>
      <w:r w:rsidRPr="00AA7C5F">
        <w:rPr>
          <w:rFonts w:ascii="Times New Roman" w:hAnsi="Times New Roman" w:cs="Times New Roman"/>
        </w:rPr>
        <w:t xml:space="preserve">With respect to the first one, </w:t>
      </w:r>
      <w:ins w:id="2417" w:author="Alejandro Andreas Jaume Losa" w:date="2024-04-10T10:50:00Z">
        <w:r w:rsidR="00890F0F">
          <w:rPr>
            <w:rFonts w:ascii="Times New Roman" w:hAnsi="Times New Roman" w:cs="Times New Roman"/>
          </w:rPr>
          <w:t xml:space="preserve">while there are multiple potential explanations for this apparent neutrality, </w:t>
        </w:r>
      </w:ins>
      <w:ins w:id="2418" w:author="Alejandro Andreas Jaume Losa" w:date="2024-04-10T10:51:00Z">
        <w:r w:rsidR="00890F0F">
          <w:rPr>
            <w:rFonts w:ascii="Times New Roman" w:hAnsi="Times New Roman" w:cs="Times New Roman"/>
          </w:rPr>
          <w:t xml:space="preserve">it could be that </w:t>
        </w:r>
      </w:ins>
      <w:del w:id="2419" w:author="Alejandro Andreas Jaume Losa" w:date="2024-04-10T10:51:00Z">
        <w:r w:rsidRPr="00AA7C5F" w:rsidDel="00890F0F">
          <w:rPr>
            <w:rFonts w:ascii="Times New Roman" w:hAnsi="Times New Roman" w:cs="Times New Roman"/>
          </w:rPr>
          <w:delText>it is possible that people</w:delText>
        </w:r>
      </w:del>
      <w:ins w:id="2420" w:author="Alejandro Andreas Jaume Losa" w:date="2024-04-10T10:51:00Z">
        <w:r w:rsidR="00890F0F">
          <w:rPr>
            <w:rFonts w:ascii="Times New Roman" w:hAnsi="Times New Roman" w:cs="Times New Roman"/>
          </w:rPr>
          <w:t>those</w:t>
        </w:r>
      </w:ins>
      <w:r w:rsidRPr="00AA7C5F">
        <w:rPr>
          <w:rFonts w:ascii="Times New Roman" w:hAnsi="Times New Roman" w:cs="Times New Roman"/>
        </w:rPr>
        <w:t xml:space="preserve"> who self-identified as center-left </w:t>
      </w:r>
      <w:del w:id="2421" w:author="Alejandro Andreas Jaume Losa" w:date="2024-04-10T10:51:00Z">
        <w:r w:rsidRPr="00AA7C5F" w:rsidDel="00890F0F">
          <w:rPr>
            <w:rFonts w:ascii="Times New Roman" w:hAnsi="Times New Roman" w:cs="Times New Roman"/>
          </w:rPr>
          <w:delText xml:space="preserve">consider </w:delText>
        </w:r>
      </w:del>
      <w:ins w:id="2422" w:author="Alejandro Andreas Jaume Losa" w:date="2024-04-10T10:51:00Z">
        <w:r w:rsidR="00890F0F">
          <w:rPr>
            <w:rFonts w:ascii="Times New Roman" w:hAnsi="Times New Roman" w:cs="Times New Roman"/>
          </w:rPr>
          <w:t>took into account</w:t>
        </w:r>
        <w:r w:rsidR="00890F0F" w:rsidRPr="00AA7C5F">
          <w:rPr>
            <w:rFonts w:ascii="Times New Roman" w:hAnsi="Times New Roman" w:cs="Times New Roman"/>
          </w:rPr>
          <w:t xml:space="preserve"> </w:t>
        </w:r>
      </w:ins>
      <w:r w:rsidRPr="00AA7C5F">
        <w:rPr>
          <w:rFonts w:ascii="Times New Roman" w:hAnsi="Times New Roman" w:cs="Times New Roman"/>
        </w:rPr>
        <w:t xml:space="preserve">the role of English as an international language and its importance around the world from a more neutral stand-point, </w:t>
      </w:r>
      <w:r w:rsidRPr="00AA7C5F">
        <w:rPr>
          <w:rFonts w:ascii="Times New Roman" w:hAnsi="Times New Roman" w:cs="Times New Roman"/>
        </w:rPr>
        <w:lastRenderedPageBreak/>
        <w:t xml:space="preserve">without letting their political orientation bias their attitudes. </w:t>
      </w:r>
      <w:commentRangeEnd w:id="2414"/>
      <w:r w:rsidR="00883A02">
        <w:rPr>
          <w:rStyle w:val="CommentReference"/>
          <w:rFonts w:ascii="Times New Roman" w:eastAsia="Times New Roman" w:hAnsi="Times New Roman" w:cs="Times New Roman"/>
          <w:kern w:val="0"/>
          <w14:ligatures w14:val="none"/>
        </w:rPr>
        <w:commentReference w:id="2414"/>
      </w:r>
      <w:commentRangeEnd w:id="2415"/>
      <w:r w:rsidR="001D24B0">
        <w:rPr>
          <w:rStyle w:val="CommentReference"/>
          <w:rFonts w:ascii="Times New Roman" w:eastAsia="Times New Roman" w:hAnsi="Times New Roman" w:cs="Times New Roman"/>
          <w:kern w:val="0"/>
          <w14:ligatures w14:val="none"/>
        </w:rPr>
        <w:commentReference w:id="2415"/>
      </w:r>
      <w:commentRangeEnd w:id="2416"/>
      <w:r w:rsidR="001D24B0">
        <w:rPr>
          <w:rStyle w:val="CommentReference"/>
          <w:rFonts w:ascii="Times New Roman" w:eastAsia="Times New Roman" w:hAnsi="Times New Roman" w:cs="Times New Roman"/>
          <w:kern w:val="0"/>
          <w14:ligatures w14:val="none"/>
        </w:rPr>
        <w:commentReference w:id="2416"/>
      </w:r>
      <w:r w:rsidRPr="00AA7C5F">
        <w:rPr>
          <w:rFonts w:ascii="Times New Roman" w:hAnsi="Times New Roman" w:cs="Times New Roman"/>
        </w:rPr>
        <w:t xml:space="preserve">That is why they do not consider that Spanish is more important than English, contrary to what those who self-identified as more conservative for this study indicated. With respect to the second statement, it is possible that 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w:t>
      </w:r>
      <w:commentRangeStart w:id="2423"/>
      <w:r w:rsidRPr="00AA7C5F">
        <w:rPr>
          <w:rFonts w:ascii="Times New Roman" w:hAnsi="Times New Roman" w:cs="Times New Roman"/>
        </w:rPr>
        <w:t>Spanish</w:t>
      </w:r>
      <w:commentRangeEnd w:id="2423"/>
      <w:r w:rsidR="00883A02">
        <w:rPr>
          <w:rStyle w:val="CommentReference"/>
          <w:rFonts w:ascii="Times New Roman" w:eastAsia="Times New Roman" w:hAnsi="Times New Roman" w:cs="Times New Roman"/>
          <w:kern w:val="0"/>
          <w14:ligatures w14:val="none"/>
        </w:rPr>
        <w:commentReference w:id="2423"/>
      </w:r>
      <w:r w:rsidRPr="00AA7C5F">
        <w:rPr>
          <w:rFonts w:ascii="Times New Roman" w:hAnsi="Times New Roman" w:cs="Times New Roman"/>
        </w:rPr>
        <w:t>.</w:t>
      </w:r>
    </w:p>
    <w:p w14:paraId="36D9FB05" w14:textId="1319E83B" w:rsidR="00B65998" w:rsidRDefault="00602CE1" w:rsidP="006668D8">
      <w:pPr>
        <w:spacing w:line="480" w:lineRule="auto"/>
        <w:ind w:firstLine="720"/>
        <w:jc w:val="both"/>
        <w:rPr>
          <w:ins w:id="2424" w:author="Alejandro Andreas Jaume Losa" w:date="2024-04-11T08:48:00Z"/>
          <w:rFonts w:ascii="Times New Roman" w:hAnsi="Times New Roman" w:cs="Times New Roman"/>
        </w:rPr>
      </w:pPr>
      <w:ins w:id="2425" w:author="Alejandro Andreas Jaume Losa" w:date="2024-04-10T17:49:00Z">
        <w:r w:rsidRPr="00602CE1">
          <w:rPr>
            <w:rFonts w:ascii="Times New Roman" w:hAnsi="Times New Roman" w:cs="Times New Roman"/>
          </w:rPr>
          <w:t xml:space="preserve">Taken together, the results of the present study highlight </w:t>
        </w:r>
      </w:ins>
      <w:ins w:id="2426" w:author="Alejandro Andreas Jaume Losa" w:date="2024-04-10T17:56:00Z">
        <w:r w:rsidRPr="00602CE1">
          <w:rPr>
            <w:rFonts w:ascii="Times New Roman" w:hAnsi="Times New Roman" w:cs="Times New Roman"/>
          </w:rPr>
          <w:t xml:space="preserve">the </w:t>
        </w:r>
      </w:ins>
      <w:ins w:id="2427" w:author="Alejandro Andreas Jaume Losa" w:date="2024-04-10T17:57:00Z">
        <w:r w:rsidRPr="00602CE1">
          <w:rPr>
            <w:rFonts w:ascii="Times New Roman" w:hAnsi="Times New Roman" w:cs="Times New Roman"/>
          </w:rPr>
          <w:t>significant association between political orientation and language attitudes</w:t>
        </w:r>
      </w:ins>
      <w:ins w:id="2428" w:author="Alejandro Andreas Jaume Losa" w:date="2024-04-10T17:58:00Z">
        <w:r w:rsidRPr="00602CE1">
          <w:rPr>
            <w:rFonts w:ascii="Times New Roman" w:hAnsi="Times New Roman" w:cs="Times New Roman"/>
          </w:rPr>
          <w:t xml:space="preserve">. Accordingly, political orientation can be considered a significant predictor of the language attitudes </w:t>
        </w:r>
      </w:ins>
      <w:ins w:id="2429" w:author="Alejandro Andreas Jaume Losa" w:date="2024-04-10T18:03:00Z">
        <w:r w:rsidRPr="00602CE1">
          <w:rPr>
            <w:rFonts w:ascii="Times New Roman" w:hAnsi="Times New Roman" w:cs="Times New Roman"/>
          </w:rPr>
          <w:t>of</w:t>
        </w:r>
      </w:ins>
      <w:ins w:id="2430" w:author="Alejandro Andreas Jaume Losa" w:date="2024-04-10T17:58:00Z">
        <w:r w:rsidRPr="00602CE1">
          <w:rPr>
            <w:rFonts w:ascii="Times New Roman" w:hAnsi="Times New Roman" w:cs="Times New Roman"/>
          </w:rPr>
          <w:t xml:space="preserve"> a given s</w:t>
        </w:r>
      </w:ins>
      <w:ins w:id="2431" w:author="Alejandro Andreas Jaume Losa" w:date="2024-04-10T17:59:00Z">
        <w:r w:rsidRPr="00602CE1">
          <w:rPr>
            <w:rFonts w:ascii="Times New Roman" w:hAnsi="Times New Roman" w:cs="Times New Roman"/>
          </w:rPr>
          <w:t>ociety</w:t>
        </w:r>
      </w:ins>
      <w:ins w:id="2432" w:author="Alejandro Andreas Jaume Losa" w:date="2024-04-10T18:14:00Z">
        <w:r w:rsidRPr="00602CE1">
          <w:rPr>
            <w:rFonts w:ascii="Times New Roman" w:hAnsi="Times New Roman" w:cs="Times New Roman"/>
          </w:rPr>
          <w:t xml:space="preserve"> </w:t>
        </w:r>
      </w:ins>
      <w:r w:rsidRPr="00602CE1">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602CE1">
        <w:rPr>
          <w:rFonts w:ascii="Times New Roman" w:hAnsi="Times New Roman" w:cs="Times New Roman"/>
        </w:rPr>
        <w:fldChar w:fldCharType="separate"/>
      </w:r>
      <w:r w:rsidR="00EA6F0E" w:rsidRPr="00EA6F0E">
        <w:rPr>
          <w:rFonts w:ascii="Times New Roman" w:hAnsi="Times New Roman" w:cs="Times New Roman"/>
          <w:kern w:val="0"/>
        </w:rPr>
        <w:t>(Calafat Vila &amp; Calero-Pons, 2019; Castell et al., 2023; Ibáñez Ferreté, 2014; Tudela Isanta, 2021)</w:t>
      </w:r>
      <w:r w:rsidRPr="00602CE1">
        <w:rPr>
          <w:rFonts w:ascii="Times New Roman" w:hAnsi="Times New Roman" w:cs="Times New Roman"/>
        </w:rPr>
        <w:fldChar w:fldCharType="end"/>
      </w:r>
      <w:ins w:id="2433" w:author="Alejandro Andreas Jaume Losa" w:date="2024-04-10T18:03:00Z">
        <w:r w:rsidRPr="00602CE1">
          <w:rPr>
            <w:rFonts w:ascii="Times New Roman" w:hAnsi="Times New Roman" w:cs="Times New Roman"/>
          </w:rPr>
          <w:t>,</w:t>
        </w:r>
      </w:ins>
      <w:ins w:id="2434" w:author="Alejandro Andreas Jaume Losa" w:date="2024-04-10T18:04:00Z">
        <w:r w:rsidRPr="00602CE1">
          <w:rPr>
            <w:rFonts w:ascii="Times New Roman" w:hAnsi="Times New Roman" w:cs="Times New Roman"/>
          </w:rPr>
          <w:t xml:space="preserve"> </w:t>
        </w:r>
      </w:ins>
      <w:ins w:id="2435" w:author="Alejandro Andreas Jaume Losa" w:date="2024-04-10T18:03:00Z">
        <w:r w:rsidRPr="00602CE1">
          <w:rPr>
            <w:rFonts w:ascii="Times New Roman" w:hAnsi="Times New Roman" w:cs="Times New Roman"/>
          </w:rPr>
          <w:t>and i</w:t>
        </w:r>
      </w:ins>
      <w:ins w:id="2436" w:author="Alejandro Andreas Jaume Losa" w:date="2024-04-10T18:04:00Z">
        <w:r w:rsidRPr="00602CE1">
          <w:rPr>
            <w:rFonts w:ascii="Times New Roman" w:hAnsi="Times New Roman" w:cs="Times New Roman"/>
          </w:rPr>
          <w:t xml:space="preserve">t can </w:t>
        </w:r>
      </w:ins>
      <w:ins w:id="2437" w:author="Alejandro Andreas Jaume Losa" w:date="2024-04-10T18:31:00Z">
        <w:r w:rsidRPr="00602CE1">
          <w:rPr>
            <w:rFonts w:ascii="Times New Roman" w:hAnsi="Times New Roman" w:cs="Times New Roman"/>
          </w:rPr>
          <w:t>motivate</w:t>
        </w:r>
      </w:ins>
      <w:ins w:id="2438" w:author="Alejandro Andreas Jaume Losa" w:date="2024-04-10T18:04:00Z">
        <w:r w:rsidRPr="00602CE1">
          <w:rPr>
            <w:rFonts w:ascii="Times New Roman" w:hAnsi="Times New Roman" w:cs="Times New Roman"/>
          </w:rPr>
          <w:t xml:space="preserve"> a process of polarization with respect to how people in this society perceive their languages</w:t>
        </w:r>
      </w:ins>
      <w:ins w:id="2439" w:author="Alejandro Andreas Jaume Losa" w:date="2024-04-10T18:16:00Z">
        <w:r w:rsidRPr="00602CE1">
          <w:rPr>
            <w:rFonts w:ascii="Times New Roman" w:hAnsi="Times New Roman" w:cs="Times New Roman"/>
          </w:rPr>
          <w:t xml:space="preserve"> </w:t>
        </w:r>
      </w:ins>
      <w:r w:rsidRPr="00602CE1">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602CE1">
        <w:rPr>
          <w:rFonts w:ascii="Times New Roman" w:hAnsi="Times New Roman" w:cs="Times New Roman"/>
        </w:rPr>
        <w:fldChar w:fldCharType="separate"/>
      </w:r>
      <w:r w:rsidR="00EA6F0E" w:rsidRPr="00EA6F0E">
        <w:rPr>
          <w:rFonts w:ascii="Times New Roman" w:hAnsi="Times New Roman" w:cs="Times New Roman"/>
          <w:kern w:val="0"/>
        </w:rPr>
        <w:t>(Aguiló-Mora &amp; Lynch, 2017)</w:t>
      </w:r>
      <w:r w:rsidRPr="00602CE1">
        <w:rPr>
          <w:rFonts w:ascii="Times New Roman" w:hAnsi="Times New Roman" w:cs="Times New Roman"/>
        </w:rPr>
        <w:fldChar w:fldCharType="end"/>
      </w:r>
      <w:ins w:id="2440" w:author="Alejandro Andreas Jaume Losa" w:date="2024-04-10T18:04:00Z">
        <w:r w:rsidRPr="00602CE1">
          <w:rPr>
            <w:rFonts w:ascii="Times New Roman" w:hAnsi="Times New Roman" w:cs="Times New Roman"/>
          </w:rPr>
          <w:t xml:space="preserve">. Additionally, </w:t>
        </w:r>
      </w:ins>
      <w:ins w:id="2441" w:author="Alejandro Andreas Jaume Losa" w:date="2024-04-10T18:05:00Z">
        <w:r w:rsidRPr="00602CE1">
          <w:rPr>
            <w:rFonts w:ascii="Times New Roman" w:hAnsi="Times New Roman" w:cs="Times New Roman"/>
          </w:rPr>
          <w:t>the association between political orientat</w:t>
        </w:r>
      </w:ins>
      <w:ins w:id="2442" w:author="Alejandro Andreas Jaume Losa" w:date="2024-04-10T18:06:00Z">
        <w:r w:rsidRPr="00602CE1">
          <w:rPr>
            <w:rFonts w:ascii="Times New Roman" w:hAnsi="Times New Roman" w:cs="Times New Roman"/>
          </w:rPr>
          <w:t>ion and language attitudes can have a</w:t>
        </w:r>
      </w:ins>
      <w:ins w:id="2443" w:author="Alejandro Andreas Jaume Losa" w:date="2024-04-10T18:08:00Z">
        <w:r w:rsidRPr="00602CE1">
          <w:rPr>
            <w:rFonts w:ascii="Times New Roman" w:hAnsi="Times New Roman" w:cs="Times New Roman"/>
          </w:rPr>
          <w:t xml:space="preserve"> significant </w:t>
        </w:r>
      </w:ins>
      <w:ins w:id="2444" w:author="Alejandro Andreas Jaume Losa" w:date="2024-04-10T18:06:00Z">
        <w:r w:rsidRPr="00602CE1">
          <w:rPr>
            <w:rFonts w:ascii="Times New Roman" w:hAnsi="Times New Roman" w:cs="Times New Roman"/>
          </w:rPr>
          <w:t xml:space="preserve">impact on the promotion and implementation of certain language policies, </w:t>
        </w:r>
      </w:ins>
      <w:ins w:id="2445" w:author="Alejandro Andreas Jaume Losa" w:date="2024-04-10T18:11:00Z">
        <w:r w:rsidRPr="00602CE1">
          <w:rPr>
            <w:rFonts w:ascii="Times New Roman" w:hAnsi="Times New Roman" w:cs="Times New Roman"/>
          </w:rPr>
          <w:t xml:space="preserve">as seen in contexts other than the one </w:t>
        </w:r>
      </w:ins>
      <w:ins w:id="2446" w:author="Alejandro Andreas Jaume Losa" w:date="2024-04-10T18:12:00Z">
        <w:r w:rsidRPr="00602CE1">
          <w:rPr>
            <w:rFonts w:ascii="Times New Roman" w:hAnsi="Times New Roman" w:cs="Times New Roman"/>
          </w:rPr>
          <w:t>explored</w:t>
        </w:r>
      </w:ins>
      <w:ins w:id="2447" w:author="Alejandro Andreas Jaume Losa" w:date="2024-04-10T18:11:00Z">
        <w:r w:rsidRPr="00602CE1">
          <w:rPr>
            <w:rFonts w:ascii="Times New Roman" w:hAnsi="Times New Roman" w:cs="Times New Roman"/>
          </w:rPr>
          <w:t xml:space="preserve"> in the present </w:t>
        </w:r>
      </w:ins>
      <w:ins w:id="2448" w:author="Alejandro Andreas Jaume Losa" w:date="2024-04-10T18:12:00Z">
        <w:r w:rsidRPr="00602CE1">
          <w:rPr>
            <w:rFonts w:ascii="Times New Roman" w:hAnsi="Times New Roman" w:cs="Times New Roman"/>
          </w:rPr>
          <w:t xml:space="preserve">study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6668D8">
        <w:rPr>
          <w:rFonts w:ascii="Times New Roman" w:hAnsi="Times New Roman" w:cs="Times New Roman"/>
        </w:rPr>
        <w:fldChar w:fldCharType="separate"/>
      </w:r>
      <w:r w:rsidR="00EA6F0E" w:rsidRPr="00EA6F0E">
        <w:rPr>
          <w:rFonts w:ascii="Times New Roman" w:hAnsi="Times New Roman" w:cs="Times New Roman"/>
          <w:kern w:val="0"/>
        </w:rPr>
        <w:t>(Errihani, 2008; Marley, 2004; Mukhuba, 2005; O’Rourke &amp; Hogan‐Brun, 2012)</w:t>
      </w:r>
      <w:r w:rsidR="006668D8" w:rsidRPr="006668D8">
        <w:rPr>
          <w:rFonts w:ascii="Times New Roman" w:hAnsi="Times New Roman" w:cs="Times New Roman"/>
        </w:rPr>
        <w:fldChar w:fldCharType="end"/>
      </w:r>
      <w:ins w:id="2449" w:author="Alejandro Andreas Jaume Losa" w:date="2024-04-11T08:47:00Z">
        <w:r w:rsidR="006668D8" w:rsidRPr="006668D8">
          <w:rPr>
            <w:rFonts w:ascii="Times New Roman" w:hAnsi="Times New Roman" w:cs="Times New Roman"/>
          </w:rPr>
          <w:t xml:space="preserve">. </w:t>
        </w:r>
      </w:ins>
      <w:ins w:id="2450" w:author="Alejandro Andreas Jaume Losa" w:date="2024-04-10T18:12:00Z">
        <w:r w:rsidRPr="00602CE1">
          <w:rPr>
            <w:rFonts w:ascii="Times New Roman" w:hAnsi="Times New Roman" w:cs="Times New Roman"/>
          </w:rPr>
          <w:t>Finally, it is important to note that languages</w:t>
        </w:r>
      </w:ins>
      <w:ins w:id="2451" w:author="Alejandro Andreas Jaume Losa" w:date="2024-04-10T18:13:00Z">
        <w:r w:rsidRPr="00602CE1">
          <w:rPr>
            <w:rFonts w:ascii="Times New Roman" w:hAnsi="Times New Roman" w:cs="Times New Roman"/>
          </w:rPr>
          <w:t xml:space="preserve"> play </w:t>
        </w:r>
      </w:ins>
      <w:ins w:id="2452" w:author="Alejandro Andreas Jaume Losa" w:date="2024-04-10T18:22:00Z">
        <w:r w:rsidRPr="00602CE1">
          <w:rPr>
            <w:rFonts w:ascii="Times New Roman" w:hAnsi="Times New Roman" w:cs="Times New Roman"/>
          </w:rPr>
          <w:t>different</w:t>
        </w:r>
      </w:ins>
      <w:ins w:id="2453" w:author="Alejandro Andreas Jaume Losa" w:date="2024-04-10T18:13:00Z">
        <w:r w:rsidRPr="00602CE1">
          <w:rPr>
            <w:rFonts w:ascii="Times New Roman" w:hAnsi="Times New Roman" w:cs="Times New Roman"/>
          </w:rPr>
          <w:t xml:space="preserve"> role</w:t>
        </w:r>
      </w:ins>
      <w:ins w:id="2454" w:author="Alejandro Andreas Jaume Losa" w:date="2024-04-10T18:22:00Z">
        <w:r w:rsidRPr="00602CE1">
          <w:rPr>
            <w:rFonts w:ascii="Times New Roman" w:hAnsi="Times New Roman" w:cs="Times New Roman"/>
          </w:rPr>
          <w:t>s</w:t>
        </w:r>
      </w:ins>
      <w:ins w:id="2455" w:author="Alejandro Andreas Jaume Losa" w:date="2024-04-10T18:13:00Z">
        <w:r w:rsidRPr="00602CE1">
          <w:rPr>
            <w:rFonts w:ascii="Times New Roman" w:hAnsi="Times New Roman" w:cs="Times New Roman"/>
          </w:rPr>
          <w:t xml:space="preserve"> in society, </w:t>
        </w:r>
      </w:ins>
      <w:ins w:id="2456" w:author="Alejandro Andreas Jaume Losa" w:date="2024-04-10T18:22:00Z">
        <w:r w:rsidRPr="00602CE1">
          <w:rPr>
            <w:rFonts w:ascii="Times New Roman" w:hAnsi="Times New Roman" w:cs="Times New Roman"/>
          </w:rPr>
          <w:t>and these roles can influence the way people perceive these languages</w:t>
        </w:r>
      </w:ins>
      <w:ins w:id="2457" w:author="Alejandro Andreas Jaume Losa" w:date="2024-04-10T18:23:00Z">
        <w:r w:rsidRPr="00602CE1">
          <w:rPr>
            <w:rFonts w:ascii="Times New Roman" w:hAnsi="Times New Roman" w:cs="Times New Roman"/>
          </w:rPr>
          <w:t xml:space="preserve">. Some languages will be </w:t>
        </w:r>
      </w:ins>
      <w:ins w:id="2458" w:author="Alejandro Andreas Jaume Losa" w:date="2024-04-10T18:24:00Z">
        <w:r w:rsidRPr="00602CE1">
          <w:rPr>
            <w:rFonts w:ascii="Times New Roman" w:hAnsi="Times New Roman" w:cs="Times New Roman"/>
          </w:rPr>
          <w:t xml:space="preserve">perceived as more neutral than others, and some languages will be perceived as more authentic than </w:t>
        </w:r>
        <w:r w:rsidRPr="006668D8">
          <w:rPr>
            <w:rFonts w:ascii="Times New Roman" w:hAnsi="Times New Roman" w:cs="Times New Roman"/>
          </w:rPr>
          <w:t>others</w:t>
        </w:r>
      </w:ins>
      <w:ins w:id="2459" w:author="Alejandro Andreas Jaume Losa" w:date="2024-04-11T08:48:00Z">
        <w:r w:rsidR="006668D8" w:rsidRPr="006668D8">
          <w:rPr>
            <w:rFonts w:ascii="Times New Roman" w:hAnsi="Times New Roman" w:cs="Times New Roman"/>
          </w:rPr>
          <w:t xml:space="preserve"> </w:t>
        </w:r>
      </w:ins>
      <w:r w:rsidR="006668D8" w:rsidRPr="006668D8">
        <w:rPr>
          <w:rFonts w:ascii="Times New Roman" w:hAnsi="Times New Roman" w:cs="Times New Roman"/>
        </w:rPr>
        <w:fldChar w:fldCharType="begin"/>
      </w:r>
      <w:r w:rsidR="00EA6F0E">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6668D8">
        <w:rPr>
          <w:rFonts w:ascii="Times New Roman" w:hAnsi="Times New Roman" w:cs="Times New Roman"/>
        </w:rPr>
        <w:fldChar w:fldCharType="separate"/>
      </w:r>
      <w:r w:rsidR="00EA6F0E" w:rsidRPr="00EA6F0E">
        <w:rPr>
          <w:rFonts w:ascii="Times New Roman" w:hAnsi="Times New Roman" w:cs="Times New Roman"/>
          <w:kern w:val="0"/>
        </w:rPr>
        <w:t>(Gal et al., 2001; Woolard, 2001)</w:t>
      </w:r>
      <w:r w:rsidR="006668D8" w:rsidRPr="006668D8">
        <w:rPr>
          <w:rFonts w:ascii="Times New Roman" w:hAnsi="Times New Roman" w:cs="Times New Roman"/>
        </w:rPr>
        <w:fldChar w:fldCharType="end"/>
      </w:r>
      <w:ins w:id="2460" w:author="Alejandro Andreas Jaume Losa" w:date="2024-04-11T08:48:00Z">
        <w:r w:rsidR="006668D8">
          <w:rPr>
            <w:rFonts w:ascii="Times New Roman" w:hAnsi="Times New Roman" w:cs="Times New Roman"/>
          </w:rPr>
          <w:t xml:space="preserve">. </w:t>
        </w:r>
      </w:ins>
      <w:del w:id="2461" w:author="Alejandro Andreas Jaume Losa" w:date="2024-04-11T08:48:00Z">
        <w:r w:rsidRPr="00602CE1" w:rsidDel="006668D8">
          <w:rPr>
            <w:rFonts w:ascii="Times New Roman" w:hAnsi="Times New Roman" w:cs="Times New Roman"/>
          </w:rPr>
          <w:fldChar w:fldCharType="begin"/>
        </w:r>
        <w:r w:rsidRPr="00602CE1" w:rsidDel="006668D8">
          <w:rPr>
            <w:rFonts w:ascii="Times New Roman" w:hAnsi="Times New Roman" w:cs="Times New Roman"/>
          </w:rPr>
          <w:delInstrText xml:space="preserve"> ADDIN ZOTERO_ITEM CSL_CITATION {"citationID":"a12h3ofd010","properties":{"formattedCitation":"\\uldash{(Woolard, 2001)}","plainCitation":"(Woolard, 2001)","noteIndex":0},"citationItems":[{"id":158,"uris":["http://zotero.org/users/13397765/items/DCLRUQCF"],"itemData":{"id":158,"type":"chapter","abstract":"Constructing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delInstrText>
        </w:r>
        <w:r w:rsidRPr="00602CE1" w:rsidDel="006668D8">
          <w:rPr>
            <w:rFonts w:ascii="Times New Roman" w:hAnsi="Times New Roman" w:cs="Times New Roman"/>
          </w:rPr>
          <w:fldChar w:fldCharType="separate"/>
        </w:r>
        <w:r w:rsidRPr="00602CE1" w:rsidDel="006668D8">
          <w:rPr>
            <w:rFonts w:ascii="Times New Roman" w:hAnsi="Times New Roman" w:cs="Times New Roman"/>
            <w:kern w:val="0"/>
            <w:rPrChange w:id="2462" w:author="Alejandro Andreas Jaume Losa" w:date="2024-04-10T18:31:00Z">
              <w:rPr>
                <w:rFonts w:ascii="Times New Roman" w:hAnsi="Times New Roman" w:cs="Times New Roman"/>
                <w:kern w:val="0"/>
                <w:u w:val="dash"/>
              </w:rPr>
            </w:rPrChange>
          </w:rPr>
          <w:delText>(Woolard, 2001)</w:delText>
        </w:r>
        <w:r w:rsidRPr="00602CE1" w:rsidDel="006668D8">
          <w:rPr>
            <w:rFonts w:ascii="Times New Roman" w:hAnsi="Times New Roman" w:cs="Times New Roman"/>
          </w:rPr>
          <w:fldChar w:fldCharType="end"/>
        </w:r>
      </w:del>
      <w:ins w:id="2463" w:author="Alejandro Andreas Jaume Losa" w:date="2024-04-10T18:25:00Z">
        <w:r w:rsidRPr="00602CE1">
          <w:rPr>
            <w:rFonts w:ascii="Times New Roman" w:hAnsi="Times New Roman" w:cs="Times New Roman"/>
          </w:rPr>
          <w:t xml:space="preserve">However, the way </w:t>
        </w:r>
        <w:r w:rsidRPr="00602CE1">
          <w:rPr>
            <w:rFonts w:ascii="Times New Roman" w:hAnsi="Times New Roman" w:cs="Times New Roman"/>
          </w:rPr>
          <w:lastRenderedPageBreak/>
          <w:t xml:space="preserve">people perceive languages will </w:t>
        </w:r>
      </w:ins>
      <w:ins w:id="2464" w:author="Alejandro Andreas Jaume Losa" w:date="2024-04-10T18:26:00Z">
        <w:r w:rsidRPr="00602CE1">
          <w:rPr>
            <w:rFonts w:ascii="Times New Roman" w:hAnsi="Times New Roman" w:cs="Times New Roman"/>
          </w:rPr>
          <w:t>always be conditioned by individual factors</w:t>
        </w:r>
      </w:ins>
      <w:ins w:id="2465" w:author="Alejandro Andreas Jaume Losa" w:date="2024-04-10T18:27:00Z">
        <w:r w:rsidRPr="00602CE1">
          <w:rPr>
            <w:rFonts w:ascii="Times New Roman" w:hAnsi="Times New Roman" w:cs="Times New Roman"/>
          </w:rPr>
          <w:t xml:space="preserve">, </w:t>
        </w:r>
      </w:ins>
      <w:ins w:id="2466" w:author="Alejandro Andreas Jaume Losa" w:date="2024-04-10T18:29:00Z">
        <w:r w:rsidRPr="00602CE1">
          <w:rPr>
            <w:rFonts w:ascii="Times New Roman" w:hAnsi="Times New Roman" w:cs="Times New Roman"/>
          </w:rPr>
          <w:t xml:space="preserve">and these perceptions will condition the future of </w:t>
        </w:r>
      </w:ins>
      <w:ins w:id="2467" w:author="Alejandro Andreas Jaume Losa" w:date="2024-04-10T18:30:00Z">
        <w:r w:rsidRPr="00602CE1">
          <w:rPr>
            <w:rFonts w:ascii="Times New Roman" w:hAnsi="Times New Roman" w:cs="Times New Roman"/>
          </w:rPr>
          <w:t>these languages</w:t>
        </w:r>
      </w:ins>
      <w:ins w:id="2468" w:author="Alejandro Andreas Jaume Losa" w:date="2024-04-10T18:31:00Z">
        <w:r>
          <w:rPr>
            <w:rFonts w:ascii="Times New Roman" w:hAnsi="Times New Roman" w:cs="Times New Roman"/>
          </w:rPr>
          <w:t>.</w:t>
        </w:r>
      </w:ins>
    </w:p>
    <w:p w14:paraId="3FA69C07" w14:textId="77777777" w:rsidR="006668D8" w:rsidRPr="00AA7C5F" w:rsidRDefault="006668D8" w:rsidP="006668D8">
      <w:pPr>
        <w:spacing w:line="480" w:lineRule="auto"/>
        <w:ind w:firstLine="720"/>
        <w:jc w:val="both"/>
        <w:rPr>
          <w:rFonts w:ascii="Times New Roman" w:hAnsi="Times New Roman" w:cs="Times New Roman"/>
        </w:rPr>
      </w:pPr>
    </w:p>
    <w:p w14:paraId="46A7C628" w14:textId="6462276A" w:rsidR="00882DA8" w:rsidRPr="00AA7C5F" w:rsidRDefault="00532F9B" w:rsidP="00882DA8">
      <w:pPr>
        <w:spacing w:line="480" w:lineRule="auto"/>
        <w:jc w:val="both"/>
        <w:rPr>
          <w:rFonts w:ascii="Times New Roman" w:hAnsi="Times New Roman" w:cs="Times New Roman"/>
          <w:b/>
          <w:bCs/>
        </w:rPr>
      </w:pPr>
      <w:ins w:id="2469" w:author="Kendra Dickinson [2]" w:date="2024-03-19T11:55:00Z">
        <w:r>
          <w:rPr>
            <w:rFonts w:ascii="Times New Roman" w:hAnsi="Times New Roman" w:cs="Times New Roman"/>
            <w:b/>
            <w:bCs/>
          </w:rPr>
          <w:t xml:space="preserve">6. </w:t>
        </w:r>
      </w:ins>
      <w:r w:rsidR="00882DA8" w:rsidRPr="00AA7C5F">
        <w:rPr>
          <w:rFonts w:ascii="Times New Roman" w:hAnsi="Times New Roman" w:cs="Times New Roman"/>
          <w:b/>
          <w:bCs/>
        </w:rPr>
        <w:t>Conclusions</w:t>
      </w:r>
    </w:p>
    <w:p w14:paraId="2D69C985"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Consequently, this study contributes to previous literature examining the relationship between language policy and language attitudes and supports the idea that they mutually influence each other.</w:t>
      </w:r>
    </w:p>
    <w:p w14:paraId="4E64B6C0" w14:textId="19010384"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Additionally, the present study expands on the previous knowledge on the dynamic of the relationship between political orientation and language attitudes in the Balearic context in general, 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w:t>
      </w:r>
      <w:commentRangeStart w:id="2470"/>
      <w:r w:rsidRPr="00AA7C5F">
        <w:rPr>
          <w:rFonts w:ascii="Times New Roman" w:hAnsi="Times New Roman" w:cs="Times New Roman"/>
        </w:rPr>
        <w:t>bilingualism</w:t>
      </w:r>
      <w:commentRangeEnd w:id="2470"/>
      <w:r w:rsidR="00883A02">
        <w:rPr>
          <w:rStyle w:val="CommentReference"/>
          <w:rFonts w:ascii="Times New Roman" w:eastAsia="Times New Roman" w:hAnsi="Times New Roman" w:cs="Times New Roman"/>
          <w:kern w:val="0"/>
          <w14:ligatures w14:val="none"/>
        </w:rPr>
        <w:commentReference w:id="2470"/>
      </w:r>
      <w:r w:rsidRPr="00AA7C5F">
        <w:rPr>
          <w:rFonts w:ascii="Times New Roman" w:hAnsi="Times New Roman" w:cs="Times New Roman"/>
        </w:rPr>
        <w:t xml:space="preserve"> </w:t>
      </w:r>
      <w:ins w:id="2471" w:author="Alejandro Andreas Jaume Losa" w:date="2024-04-09T13:21:00Z">
        <w:r w:rsidR="00B65998">
          <w:rPr>
            <w:rFonts w:ascii="Times New Roman" w:hAnsi="Times New Roman" w:cs="Times New Roman"/>
          </w:rPr>
          <w:lastRenderedPageBreak/>
          <w:t xml:space="preserve">Catalan-Spanish </w:t>
        </w:r>
      </w:ins>
      <w:r w:rsidRPr="00AA7C5F">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sided, that is, they become less influenced by political orientation. </w:t>
      </w:r>
      <w:del w:id="2472" w:author="Kendra Dickinson" w:date="2024-03-29T15:11:00Z">
        <w:r w:rsidRPr="00AA7C5F" w:rsidDel="00883A02">
          <w:rPr>
            <w:rFonts w:ascii="Times New Roman" w:hAnsi="Times New Roman" w:cs="Times New Roman"/>
          </w:rPr>
          <w:delText>Contrary,</w:delText>
        </w:r>
      </w:del>
      <w:ins w:id="2473" w:author="Kendra Dickinson" w:date="2024-03-29T15:11:00Z">
        <w:r w:rsidR="00883A02">
          <w:rPr>
            <w:rFonts w:ascii="Times New Roman" w:hAnsi="Times New Roman" w:cs="Times New Roman"/>
          </w:rPr>
          <w:t>Conversely,</w:t>
        </w:r>
      </w:ins>
      <w:r w:rsidRPr="00AA7C5F">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55617D06" w:rsidR="00882DA8" w:rsidRDefault="00882DA8" w:rsidP="00602CE1">
      <w:pPr>
        <w:spacing w:line="480" w:lineRule="auto"/>
        <w:ind w:firstLine="720"/>
        <w:jc w:val="both"/>
        <w:rPr>
          <w:ins w:id="2474" w:author="Kendra Dickinson [2]" w:date="2024-03-19T11:55:00Z"/>
          <w:rFonts w:ascii="Times New Roman" w:hAnsi="Times New Roman" w:cs="Times New Roman"/>
        </w:rPr>
      </w:pPr>
      <w:r w:rsidRPr="00AA7C5F">
        <w:rPr>
          <w:rFonts w:ascii="Times New Roman" w:hAnsi="Times New Roman" w:cs="Times New Roman"/>
        </w:rPr>
        <w:t xml:space="preserve">While this study provides interesting and relevant findings on the role of political orientation in the formation of language attitudes toward Catalan and Spanish in Palma, </w:t>
      </w:r>
      <w:ins w:id="2475" w:author="Alejandro Andreas Jaume Losa" w:date="2024-04-10T18:33:00Z">
        <w:r w:rsidR="00602CE1">
          <w:rPr>
            <w:rFonts w:ascii="Times New Roman" w:hAnsi="Times New Roman" w:cs="Times New Roman"/>
          </w:rPr>
          <w:t>it is im</w:t>
        </w:r>
      </w:ins>
      <w:ins w:id="2476" w:author="Alejandro Andreas Jaume Losa" w:date="2024-04-10T18:34:00Z">
        <w:r w:rsidR="00602CE1">
          <w:rPr>
            <w:rFonts w:ascii="Times New Roman" w:hAnsi="Times New Roman" w:cs="Times New Roman"/>
          </w:rPr>
          <w:t xml:space="preserve">portant to further explore the role of other factors that previous studies have identified as significant </w:t>
        </w:r>
      </w:ins>
      <w:ins w:id="2477" w:author="Alejandro Andreas Jaume Losa" w:date="2024-04-10T18:35:00Z">
        <w:r w:rsidR="00602CE1">
          <w:rPr>
            <w:rFonts w:ascii="Times New Roman" w:hAnsi="Times New Roman" w:cs="Times New Roman"/>
          </w:rPr>
          <w:t xml:space="preserve">in the context of the Balearic Islands </w:t>
        </w:r>
      </w:ins>
      <w:ins w:id="2478" w:author="Alejandro Andreas Jaume Losa" w:date="2024-04-10T18:34:00Z">
        <w:r w:rsidR="00602CE1">
          <w:rPr>
            <w:rFonts w:ascii="Times New Roman" w:hAnsi="Times New Roman" w:cs="Times New Roman"/>
          </w:rPr>
          <w:t>and that the present study has not</w:t>
        </w:r>
      </w:ins>
      <w:ins w:id="2479" w:author="Alejandro Andreas Jaume Losa" w:date="2024-04-10T18:35:00Z">
        <w:r w:rsidR="00602CE1">
          <w:rPr>
            <w:rFonts w:ascii="Times New Roman" w:hAnsi="Times New Roman" w:cs="Times New Roman"/>
          </w:rPr>
          <w:t xml:space="preserve"> identified in the context of Palma. </w:t>
        </w:r>
      </w:ins>
      <w:del w:id="2480" w:author="Alejandro Andreas Jaume Losa" w:date="2024-04-10T18:35:00Z">
        <w:r w:rsidRPr="00AA7C5F" w:rsidDel="00602CE1">
          <w:rPr>
            <w:rFonts w:ascii="Times New Roman" w:hAnsi="Times New Roman" w:cs="Times New Roman"/>
          </w:rPr>
          <w:delText xml:space="preserve">more </w:delText>
        </w:r>
        <w:commentRangeStart w:id="2481"/>
        <w:commentRangeStart w:id="2482"/>
        <w:r w:rsidRPr="00AA7C5F" w:rsidDel="00602CE1">
          <w:rPr>
            <w:rFonts w:ascii="Times New Roman" w:hAnsi="Times New Roman" w:cs="Times New Roman"/>
          </w:rPr>
          <w:delText xml:space="preserve">studies are needed in order to explore the role of other factors that previous literature has identified as significant predictors as well. </w:delText>
        </w:r>
        <w:commentRangeEnd w:id="2481"/>
        <w:r w:rsidR="00883A02" w:rsidDel="00602CE1">
          <w:rPr>
            <w:rStyle w:val="CommentReference"/>
            <w:rFonts w:ascii="Times New Roman" w:eastAsia="Times New Roman" w:hAnsi="Times New Roman" w:cs="Times New Roman"/>
            <w:kern w:val="0"/>
            <w14:ligatures w14:val="none"/>
          </w:rPr>
          <w:commentReference w:id="2481"/>
        </w:r>
        <w:commentRangeEnd w:id="2482"/>
        <w:r w:rsidR="001D24B0" w:rsidDel="00602CE1">
          <w:rPr>
            <w:rStyle w:val="CommentReference"/>
            <w:rFonts w:ascii="Times New Roman" w:eastAsia="Times New Roman" w:hAnsi="Times New Roman" w:cs="Times New Roman"/>
            <w:kern w:val="0"/>
            <w14:ligatures w14:val="none"/>
          </w:rPr>
          <w:commentReference w:id="2482"/>
        </w:r>
      </w:del>
      <w:r w:rsidRPr="00AA7C5F">
        <w:rPr>
          <w:rFonts w:ascii="Times New Roman" w:hAnsi="Times New Roman" w:cs="Times New Roman"/>
        </w:rPr>
        <w:t>These factors include, but are not limited to, place of residence, mother tongue, age, and identity. Additionally, future studies focused on uncovering new factors related to the formation of language attitudes toward Catalan and Spanish in Palma, such as socioeconomic status, ethnic origin, and language use, are also needed.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6515BC20" w14:textId="77777777" w:rsidR="00532F9B" w:rsidRPr="00AA7C5F" w:rsidRDefault="00532F9B" w:rsidP="00882DA8">
      <w:pPr>
        <w:spacing w:line="480" w:lineRule="auto"/>
        <w:ind w:firstLine="720"/>
        <w:jc w:val="both"/>
        <w:rPr>
          <w:rFonts w:ascii="Times New Roman" w:hAnsi="Times New Roman" w:cs="Times New Roman"/>
        </w:rPr>
      </w:pPr>
    </w:p>
    <w:p w14:paraId="15C58505" w14:textId="270D5B7B" w:rsidR="00882DA8" w:rsidDel="00206711" w:rsidRDefault="009A7646" w:rsidP="00882DA8">
      <w:pPr>
        <w:spacing w:line="480" w:lineRule="auto"/>
        <w:jc w:val="both"/>
        <w:rPr>
          <w:del w:id="2483" w:author="Alejandro Andreas Jaume Losa" w:date="2024-04-10T18:35:00Z"/>
          <w:rFonts w:ascii="Times New Roman" w:hAnsi="Times New Roman" w:cs="Times New Roman"/>
          <w:b/>
          <w:bCs/>
          <w:lang w:val="es-ES_tradnl"/>
        </w:rPr>
      </w:pPr>
      <w:r w:rsidRPr="00AB1D4C">
        <w:rPr>
          <w:rFonts w:ascii="Times New Roman" w:hAnsi="Times New Roman" w:cs="Times New Roman"/>
          <w:b/>
          <w:bCs/>
          <w:lang w:val="es-ES_tradnl"/>
          <w:rPrChange w:id="2484" w:author="Alejandro Andreas Jaume Losa" w:date="2024-04-02T10:41:00Z">
            <w:rPr>
              <w:rFonts w:ascii="Times New Roman" w:hAnsi="Times New Roman" w:cs="Times New Roman"/>
              <w:b/>
              <w:bCs/>
            </w:rPr>
          </w:rPrChange>
        </w:rPr>
        <w:t>References</w:t>
      </w:r>
    </w:p>
    <w:p w14:paraId="019DA69A" w14:textId="6A4680D6" w:rsidR="009A7646" w:rsidDel="00EA6F0E" w:rsidRDefault="00EA6F0E" w:rsidP="00882DA8">
      <w:pPr>
        <w:spacing w:line="480" w:lineRule="auto"/>
        <w:jc w:val="both"/>
        <w:rPr>
          <w:del w:id="2485" w:author="Alejandro Andreas Jaume Losa" w:date="2024-04-10T08:26:00Z"/>
          <w:rFonts w:ascii="Times New Roman" w:hAnsi="Times New Roman" w:cs="Times New Roman"/>
          <w:b/>
          <w:bCs/>
          <w:lang w:val="es-ES_tradnl"/>
        </w:rPr>
      </w:pPr>
      <w:del w:id="2486" w:author="Alejandro Andreas Jaume Losa" w:date="2024-04-11T08:54:00Z">
        <w:r w:rsidDel="00EA6F0E">
          <w:rPr>
            <w:rFonts w:ascii="Times New Roman" w:hAnsi="Times New Roman" w:cs="Times New Roman"/>
            <w:lang w:val="es-ES_tradnl"/>
          </w:rPr>
          <w:delText>{Citation}</w:delText>
        </w:r>
      </w:del>
    </w:p>
    <w:p w14:paraId="0FBA6A49" w14:textId="77777777" w:rsidR="00EA6F0E" w:rsidRDefault="00EA6F0E" w:rsidP="00882DA8">
      <w:pPr>
        <w:spacing w:line="480" w:lineRule="auto"/>
        <w:jc w:val="both"/>
        <w:rPr>
          <w:ins w:id="2487" w:author="Alejandro Andreas Jaume Losa" w:date="2024-04-11T08:54:00Z"/>
          <w:rFonts w:ascii="Times New Roman" w:hAnsi="Times New Roman" w:cs="Times New Roman"/>
          <w:b/>
          <w:bCs/>
          <w:lang w:val="es-ES_tradnl"/>
        </w:rPr>
      </w:pPr>
    </w:p>
    <w:p w14:paraId="61DDD409" w14:textId="77777777" w:rsidR="00EA6F0E" w:rsidRPr="00602CE1" w:rsidRDefault="00EA6F0E" w:rsidP="00882DA8">
      <w:pPr>
        <w:spacing w:line="480" w:lineRule="auto"/>
        <w:jc w:val="both"/>
        <w:rPr>
          <w:ins w:id="2488" w:author="Alejandro Andreas Jaume Losa" w:date="2024-04-11T08:54:00Z"/>
          <w:rFonts w:ascii="Times New Roman" w:hAnsi="Times New Roman" w:cs="Times New Roman"/>
          <w:b/>
          <w:bCs/>
          <w:lang w:val="es-ES"/>
          <w:rPrChange w:id="2489" w:author="Alejandro Andreas Jaume Losa" w:date="2024-04-10T18:16:00Z">
            <w:rPr>
              <w:ins w:id="2490" w:author="Alejandro Andreas Jaume Losa" w:date="2024-04-11T08:54:00Z"/>
              <w:rFonts w:ascii="Times New Roman" w:hAnsi="Times New Roman" w:cs="Times New Roman"/>
              <w:b/>
              <w:bCs/>
            </w:rPr>
          </w:rPrChange>
        </w:rPr>
      </w:pPr>
    </w:p>
    <w:p w14:paraId="29AC838F" w14:textId="77777777" w:rsidR="00882DA8" w:rsidRPr="00602CE1" w:rsidRDefault="00882DA8" w:rsidP="00882DA8">
      <w:pPr>
        <w:spacing w:line="480" w:lineRule="auto"/>
        <w:jc w:val="both"/>
        <w:rPr>
          <w:rFonts w:ascii="Times New Roman" w:hAnsi="Times New Roman" w:cs="Times New Roman"/>
          <w:lang w:val="es-ES"/>
          <w:rPrChange w:id="2491" w:author="Alejandro Andreas Jaume Losa" w:date="2024-04-10T18:16:00Z">
            <w:rPr>
              <w:rFonts w:ascii="Times New Roman" w:hAnsi="Times New Roman" w:cs="Times New Roman"/>
            </w:rPr>
          </w:rPrChange>
        </w:rPr>
      </w:pPr>
    </w:p>
    <w:sectPr w:rsidR="00882DA8" w:rsidRPr="00602CE1" w:rsidSect="001C55C5">
      <w:footerReference w:type="even" r:id="rId45"/>
      <w:footerReference w:type="default" r:id="rId46"/>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Kendra Dickinson [2]" w:date="2024-03-19T12:39:00Z" w:initials="KD">
    <w:p w14:paraId="2E97E4A7" w14:textId="77777777" w:rsidR="00B16A2F" w:rsidRDefault="00B16A2F" w:rsidP="00B16A2F">
      <w:r>
        <w:rPr>
          <w:rStyle w:val="CommentReference"/>
        </w:rPr>
        <w:annotationRef/>
      </w:r>
      <w:r>
        <w:rPr>
          <w:rFonts w:ascii="Times New Roman" w:eastAsia="Times New Roman" w:hAnsi="Times New Roman" w:cs="Times New Roman"/>
          <w:color w:val="000000"/>
          <w:kern w:val="0"/>
          <w:sz w:val="20"/>
          <w:szCs w:val="20"/>
          <w14:ligatures w14:val="none"/>
        </w:rPr>
        <w:t>Can you be more specific about what this means?</w:t>
      </w:r>
    </w:p>
  </w:comment>
  <w:comment w:id="48" w:author="Kendra Dickinson [2]" w:date="2024-03-19T11:42:00Z" w:initials="KD">
    <w:p w14:paraId="55683318" w14:textId="7E4E58A4"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Who holds this assumption? I think it would help to clarify, e.g. ‘among policy makers’, ‘among the public’, etc.</w:t>
      </w:r>
    </w:p>
  </w:comment>
  <w:comment w:id="63" w:author="Kendra Dickinson [2]" w:date="2024-03-19T11:45:00Z" w:initials="KD">
    <w:p w14:paraId="33103544" w14:textId="77777777"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This is the first time you use the full name “Palma de Mallorca”. I would consider using the full name the first time you mention it, and then use the shortened version, e.g. ‘The capital city, Palma de Mallorca (‘Palma’), is….etc.’, or choice one version of the name and stick with it throughout.</w:t>
      </w:r>
    </w:p>
  </w:comment>
  <w:comment w:id="76" w:author="Kendra Dickinson [2]" w:date="2024-03-19T11:49:00Z" w:initials="KD">
    <w:p w14:paraId="369B8807" w14:textId="77777777"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This is great! It is such a good idea to highlight the broader impact of your work. Look at the first sentence I highlighted here, it feels a little bit vague. Perhaps you could say something like “In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political orientation.</w:t>
      </w:r>
    </w:p>
  </w:comment>
  <w:comment w:id="82" w:author="Kendra Dickinson [2]" w:date="2024-03-19T11:50:00Z" w:initials="KD">
    <w:p w14:paraId="6F7823A6" w14:textId="77777777"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Some people call this section “Literature Review”, but I generally prefer “Background”. In the case of this paper, I think “Background” might be more appropriate, since in addition to reviewing the previous literature you also give background information on legal frameworks.</w:t>
      </w:r>
    </w:p>
  </w:comment>
  <w:comment w:id="88" w:author="Kendra Dickinson [2]" w:date="2024-03-19T11:50:00Z" w:initials="KD">
    <w:p w14:paraId="760F9176" w14:textId="77777777" w:rsidR="00863C76" w:rsidRDefault="00863C76" w:rsidP="00863C76">
      <w:r>
        <w:rPr>
          <w:rStyle w:val="CommentReference"/>
        </w:rPr>
        <w:annotationRef/>
      </w:r>
      <w:r>
        <w:rPr>
          <w:rFonts w:ascii="Times New Roman" w:eastAsia="Times New Roman" w:hAnsi="Times New Roman" w:cs="Times New Roman"/>
          <w:color w:val="000000"/>
          <w:kern w:val="0"/>
          <w:sz w:val="20"/>
          <w:szCs w:val="20"/>
          <w14:ligatures w14:val="none"/>
        </w:rPr>
        <w:t>You can give this subsection the title you think is best, but I put this here to show how you can create numbered subsections within the background section.</w:t>
      </w:r>
    </w:p>
  </w:comment>
  <w:comment w:id="102" w:author="Kendra Dickinson [2]" w:date="2024-03-19T12:04:00Z" w:initials="KD">
    <w:p w14:paraId="5D8732E6" w14:textId="77777777" w:rsidR="0025310D" w:rsidRDefault="0025310D" w:rsidP="0025310D">
      <w:r>
        <w:rPr>
          <w:rStyle w:val="CommentReference"/>
        </w:rPr>
        <w:annotationRef/>
      </w:r>
      <w:r>
        <w:rPr>
          <w:rFonts w:ascii="Times New Roman" w:eastAsia="Times New Roman" w:hAnsi="Times New Roman" w:cs="Times New Roman"/>
          <w:color w:val="000000"/>
          <w:kern w:val="0"/>
          <w:sz w:val="20"/>
          <w:szCs w:val="20"/>
          <w14:ligatures w14:val="none"/>
        </w:rPr>
        <w:t>The meaning of this is a bit unclear - try to reword?</w:t>
      </w:r>
    </w:p>
  </w:comment>
  <w:comment w:id="111" w:author="Kendra Dickinson [2]" w:date="2024-03-19T12:06:00Z" w:initials="KD">
    <w:p w14:paraId="01CCA578" w14:textId="77777777" w:rsidR="00045CAD" w:rsidRDefault="00045CAD" w:rsidP="00045CAD">
      <w:r>
        <w:rPr>
          <w:rStyle w:val="CommentReference"/>
        </w:rPr>
        <w:annotationRef/>
      </w:r>
      <w:r>
        <w:rPr>
          <w:rFonts w:ascii="Times New Roman" w:eastAsia="Times New Roman" w:hAnsi="Times New Roman" w:cs="Times New Roman"/>
          <w:color w:val="000000"/>
          <w:kern w:val="0"/>
          <w:sz w:val="20"/>
          <w:szCs w:val="20"/>
          <w14:ligatures w14:val="none"/>
        </w:rPr>
        <w:t>I’m not sure I totally understand - but it could simply be my lack of knowledge. Can you clarify a bit what this means?</w:t>
      </w:r>
    </w:p>
  </w:comment>
  <w:comment w:id="132" w:author="Kendra Dickinson [2]" w:date="2024-03-19T12:12:00Z" w:initials="KD">
    <w:p w14:paraId="34697A83" w14:textId="77777777" w:rsidR="00ED70F0" w:rsidRDefault="00ED70F0" w:rsidP="00ED70F0">
      <w:r>
        <w:rPr>
          <w:rStyle w:val="CommentReference"/>
        </w:rPr>
        <w:annotationRef/>
      </w:r>
      <w:r>
        <w:rPr>
          <w:rFonts w:ascii="Times New Roman" w:eastAsia="Times New Roman" w:hAnsi="Times New Roman" w:cs="Times New Roman"/>
          <w:color w:val="000000"/>
          <w:kern w:val="0"/>
          <w:sz w:val="20"/>
          <w:szCs w:val="20"/>
          <w14:ligatures w14:val="none"/>
        </w:rPr>
        <w:t>I believe that the use of this word to mean “autonomous” is not very frequent in U.S. English today, so it might be confused with other uses of the word. Perhaps use autonomous?</w:t>
      </w:r>
    </w:p>
  </w:comment>
  <w:comment w:id="146" w:author="Kendra Dickinson [2]" w:date="2024-03-19T12:23:00Z" w:initials="KD">
    <w:p w14:paraId="35D1605A" w14:textId="77777777" w:rsidR="006B4973" w:rsidRDefault="006B4973" w:rsidP="006B4973">
      <w:r>
        <w:rPr>
          <w:rStyle w:val="CommentReference"/>
        </w:rPr>
        <w:annotationRef/>
      </w:r>
      <w:r>
        <w:rPr>
          <w:rFonts w:ascii="Times New Roman" w:eastAsia="Times New Roman" w:hAnsi="Times New Roman" w:cs="Times New Roman"/>
          <w:color w:val="000000"/>
          <w:kern w:val="0"/>
          <w:sz w:val="20"/>
          <w:szCs w:val="20"/>
          <w14:ligatures w14:val="none"/>
        </w:rPr>
        <w:t>Is this the only decree that as its own name? The others are just numbered?</w:t>
      </w:r>
    </w:p>
  </w:comment>
  <w:comment w:id="161" w:author="Kendra Dickinson [2]" w:date="2024-03-19T12:38:00Z" w:initials="KD">
    <w:p w14:paraId="7FE043C7" w14:textId="77777777" w:rsidR="00B16A2F" w:rsidRDefault="00B16A2F" w:rsidP="00B16A2F">
      <w:r>
        <w:rPr>
          <w:rStyle w:val="CommentReference"/>
        </w:rPr>
        <w:annotationRef/>
      </w:r>
      <w:r>
        <w:rPr>
          <w:rFonts w:ascii="Times New Roman" w:eastAsia="Times New Roman" w:hAnsi="Times New Roman" w:cs="Times New Roman"/>
          <w:color w:val="000000"/>
          <w:kern w:val="0"/>
          <w:sz w:val="20"/>
          <w:szCs w:val="20"/>
          <w14:ligatures w14:val="none"/>
        </w:rPr>
        <w:t>It has been 40 years since the approval of some of the legal elements you mentioned, but less since the city council regulations, so its not totally clear if you are referring to all of them, the first one, etc. here. Can you clarify?</w:t>
      </w:r>
    </w:p>
  </w:comment>
  <w:comment w:id="165" w:author="Kendra Dickinson [2]" w:date="2024-03-19T12:39:00Z" w:initials="KD">
    <w:p w14:paraId="6135697D" w14:textId="77777777" w:rsidR="00B16A2F" w:rsidRDefault="00B16A2F" w:rsidP="00B16A2F">
      <w:r>
        <w:rPr>
          <w:rStyle w:val="CommentReference"/>
        </w:rPr>
        <w:annotationRef/>
      </w:r>
      <w:r>
        <w:rPr>
          <w:rFonts w:ascii="Times New Roman" w:eastAsia="Times New Roman" w:hAnsi="Times New Roman" w:cs="Times New Roman"/>
          <w:color w:val="000000"/>
          <w:kern w:val="0"/>
          <w:sz w:val="20"/>
          <w:szCs w:val="20"/>
          <w14:ligatures w14:val="none"/>
        </w:rPr>
        <w:t>You use the same language in the intro, so can you try to rephrase or be a bit more specific?</w:t>
      </w:r>
    </w:p>
  </w:comment>
  <w:comment w:id="203" w:author="Kendra Dickinson" w:date="2024-03-24T10:36:00Z" w:initials="KD">
    <w:p w14:paraId="37AE6104" w14:textId="77777777" w:rsidR="002238A3" w:rsidRDefault="002238A3" w:rsidP="002238A3">
      <w:r>
        <w:rPr>
          <w:rStyle w:val="CommentReference"/>
        </w:rPr>
        <w:annotationRef/>
      </w:r>
      <w:r>
        <w:rPr>
          <w:rFonts w:ascii="Times New Roman" w:eastAsia="Times New Roman" w:hAnsi="Times New Roman" w:cs="Times New Roman"/>
          <w:color w:val="000000"/>
          <w:kern w:val="0"/>
          <w:sz w:val="20"/>
          <w:szCs w:val="20"/>
          <w14:ligatures w14:val="none"/>
        </w:rPr>
        <w:t>In the paragraphs that follow, I would like to see mention of the methods used by the various authors you cite. It doesn’t need to be detailed, but it would help the reader understand what kind of data the reported findings are coming from, and also implicitly highlight the contribution of your study as novel. For example, you could say, “In their focus-group study of 20 college students in Palma, X and Y (2020) found that….”</w:t>
      </w:r>
    </w:p>
  </w:comment>
  <w:comment w:id="222" w:author="Kendra Dickinson" w:date="2024-03-23T15:18:00Z" w:initials="KD">
    <w:p w14:paraId="47A254CB" w14:textId="7D42D2F1" w:rsidR="00EF7883" w:rsidRDefault="00EF7883" w:rsidP="00EF7883">
      <w:r>
        <w:rPr>
          <w:rStyle w:val="CommentReference"/>
        </w:rPr>
        <w:annotationRef/>
      </w:r>
      <w:r>
        <w:rPr>
          <w:rFonts w:ascii="Times New Roman" w:eastAsia="Times New Roman" w:hAnsi="Times New Roman" w:cs="Times New Roman"/>
          <w:color w:val="000000"/>
          <w:kern w:val="0"/>
          <w:sz w:val="20"/>
          <w:szCs w:val="20"/>
          <w14:ligatures w14:val="none"/>
        </w:rPr>
        <w:t>It may seem silly, but define this very briefly.</w:t>
      </w:r>
    </w:p>
    <w:p w14:paraId="7A0CF1A9" w14:textId="77777777" w:rsidR="00EF7883" w:rsidRDefault="00EF7883" w:rsidP="00EF7883"/>
  </w:comment>
  <w:comment w:id="240" w:author="Kendra Dickinson" w:date="2024-03-23T15:22:00Z" w:initials="KD">
    <w:p w14:paraId="1DB93DA1"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Reword, since you only mention 1 study.</w:t>
      </w:r>
    </w:p>
  </w:comment>
  <w:comment w:id="253" w:author="Kendra Dickinson" w:date="2024-03-24T09:56:00Z" w:initials="KD">
    <w:p w14:paraId="2B041E3D"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This is good info, but you say the phrase “those who have X language as their LX” or something similar several times. Can you condense to L1 speakers, L2 speakers, etc. in some cases to make it easier to follow?</w:t>
      </w:r>
    </w:p>
  </w:comment>
  <w:comment w:id="302" w:author="Kendra Dickinson" w:date="2024-03-24T09:58:00Z" w:initials="KD">
    <w:p w14:paraId="0CD7D9D4"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Change, since you only cite 1 study.</w:t>
      </w:r>
    </w:p>
  </w:comment>
  <w:comment w:id="315" w:author="Kendra Dickinson" w:date="2024-03-24T09:58:00Z" w:initials="KD">
    <w:p w14:paraId="576421EF"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Add some transition word here</w:t>
      </w:r>
    </w:p>
  </w:comment>
  <w:comment w:id="349" w:author="Kendra Dickinson" w:date="2024-03-24T10:01:00Z" w:initials="KD">
    <w:p w14:paraId="5EBD357B" w14:textId="77777777" w:rsidR="00D44D1A" w:rsidRDefault="00D44D1A" w:rsidP="00D44D1A">
      <w:r>
        <w:rPr>
          <w:rStyle w:val="CommentReference"/>
        </w:rPr>
        <w:annotationRef/>
      </w:r>
      <w:r>
        <w:rPr>
          <w:rFonts w:ascii="Times New Roman" w:eastAsia="Times New Roman" w:hAnsi="Times New Roman" w:cs="Times New Roman"/>
          <w:kern w:val="0"/>
          <w:sz w:val="20"/>
          <w:szCs w:val="20"/>
          <w14:ligatures w14:val="none"/>
        </w:rPr>
        <w:t>Since you are saying ‘authentic language’ in term of theory put forward by Gal and Woodard, but not citing a specific quote from them, put in single quotes or italics</w:t>
      </w:r>
    </w:p>
  </w:comment>
  <w:comment w:id="354" w:author="Kendra Dickinson" w:date="2024-03-24T10:22:00Z" w:initials="KD">
    <w:p w14:paraId="506B7AF7"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Who designated these groups? The people themselves, or the authors? It its the former, maybe add ‘self-identified’, and if its the latter, instead of saying “found the existence”, I would say something like “classified speakers into two identity groups...etc"</w:t>
      </w:r>
    </w:p>
  </w:comment>
  <w:comment w:id="362" w:author="Kendra Dickinson" w:date="2024-03-24T10:23:00Z" w:initials="KD">
    <w:p w14:paraId="24210D60"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Since the last citation is a ways back, cite again, or use language throughout the paragraph to indicate that everything you are saying is based on the findings of the authors, e.g. “According to the authors, the former people include…etc”</w:t>
      </w:r>
    </w:p>
  </w:comment>
  <w:comment w:id="367" w:author="Kendra Dickinson" w:date="2024-03-24T10:25:00Z" w:initials="KD">
    <w:p w14:paraId="3214E6DA"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Unless you are citing a specific time it was significant, I would say something more like “predictor found to play a key role”</w:t>
      </w:r>
    </w:p>
  </w:comment>
  <w:comment w:id="370" w:author="Kendra Dickinson" w:date="2024-03-24T10:26:00Z" w:initials="KD">
    <w:p w14:paraId="20EC173E" w14:textId="77777777" w:rsidR="00D44D1A" w:rsidRDefault="00D44D1A" w:rsidP="00D44D1A">
      <w:r>
        <w:rPr>
          <w:rStyle w:val="CommentReference"/>
        </w:rPr>
        <w:annotationRef/>
      </w:r>
      <w:r>
        <w:rPr>
          <w:rFonts w:ascii="Times New Roman" w:eastAsia="Times New Roman" w:hAnsi="Times New Roman" w:cs="Times New Roman"/>
          <w:color w:val="000000"/>
          <w:kern w:val="0"/>
          <w:sz w:val="20"/>
          <w:szCs w:val="20"/>
          <w14:ligatures w14:val="none"/>
        </w:rPr>
        <w:t>I don’t think you need “politically” every time, but maybe just the first time you say progressive and conservative, for clarity.</w:t>
      </w:r>
    </w:p>
  </w:comment>
  <w:comment w:id="377" w:author="Kendra Dickinson" w:date="2024-03-24T10:27:00Z" w:initials="KD">
    <w:p w14:paraId="335938A0" w14:textId="77777777" w:rsidR="00457454" w:rsidRDefault="00457454" w:rsidP="00457454">
      <w:r>
        <w:rPr>
          <w:rStyle w:val="CommentReference"/>
        </w:rPr>
        <w:annotationRef/>
      </w:r>
      <w:r>
        <w:rPr>
          <w:rFonts w:ascii="Times New Roman" w:eastAsia="Times New Roman" w:hAnsi="Times New Roman" w:cs="Times New Roman"/>
          <w:color w:val="000000"/>
          <w:kern w:val="0"/>
          <w:sz w:val="20"/>
          <w:szCs w:val="20"/>
          <w14:ligatures w14:val="none"/>
        </w:rPr>
        <w:t>“Tribes” seems a bit odd here. If it is a term used by the authors, then put in italics or quotations</w:t>
      </w:r>
    </w:p>
  </w:comment>
  <w:comment w:id="402" w:author="Kendra Dickinson" w:date="2024-03-24T10:29:00Z" w:initials="KD">
    <w:p w14:paraId="51CBD425" w14:textId="77777777" w:rsidR="00544B41" w:rsidRDefault="00544B41" w:rsidP="00544B41">
      <w:r>
        <w:rPr>
          <w:rStyle w:val="CommentReference"/>
        </w:rPr>
        <w:annotationRef/>
      </w:r>
      <w:r>
        <w:rPr>
          <w:rFonts w:ascii="Times New Roman" w:eastAsia="Times New Roman" w:hAnsi="Times New Roman" w:cs="Times New Roman"/>
          <w:kern w:val="0"/>
          <w:sz w:val="20"/>
          <w:szCs w:val="20"/>
          <w14:ligatures w14:val="none"/>
        </w:rPr>
        <w:t>This is great information to include, but I think it would help to do some rewriting.</w:t>
      </w:r>
      <w:r>
        <w:rPr>
          <w:rFonts w:ascii="Times New Roman" w:eastAsia="Times New Roman" w:hAnsi="Times New Roman" w:cs="Times New Roman"/>
          <w:kern w:val="0"/>
          <w:sz w:val="20"/>
          <w:szCs w:val="20"/>
          <w14:ligatures w14:val="none"/>
        </w:rPr>
        <w:cr/>
      </w:r>
      <w:r>
        <w:rPr>
          <w:rFonts w:ascii="Times New Roman" w:eastAsia="Times New Roman" w:hAnsi="Times New Roman" w:cs="Times New Roman"/>
          <w:kern w:val="0"/>
          <w:sz w:val="20"/>
          <w:szCs w:val="20"/>
          <w14:ligatures w14:val="none"/>
        </w:rPr>
        <w:cr/>
        <w:t xml:space="preserve">- The way it is phrased now, it sounds like groups are called “cayetanos” or “indexes” </w:t>
      </w:r>
      <w:r>
        <w:rPr>
          <w:rFonts w:ascii="Times New Roman" w:eastAsia="Times New Roman" w:hAnsi="Times New Roman" w:cs="Times New Roman"/>
          <w:i/>
          <w:iCs/>
          <w:kern w:val="0"/>
          <w:sz w:val="20"/>
          <w:szCs w:val="20"/>
          <w14:ligatures w14:val="none"/>
        </w:rPr>
        <w:t xml:space="preserve">because </w:t>
      </w:r>
      <w:r>
        <w:rPr>
          <w:rFonts w:ascii="Times New Roman" w:eastAsia="Times New Roman" w:hAnsi="Times New Roman" w:cs="Times New Roman"/>
          <w:kern w:val="0"/>
          <w:sz w:val="20"/>
          <w:szCs w:val="20"/>
          <w14:ligatures w14:val="none"/>
        </w:rPr>
        <w:t xml:space="preserve">of their views towards language. I don’t think this is the case, so I would try to reword to something like “Specifically, the high-class of </w:t>
      </w:r>
      <w:r>
        <w:rPr>
          <w:rFonts w:ascii="Times New Roman" w:eastAsia="Times New Roman" w:hAnsi="Times New Roman" w:cs="Times New Roman"/>
          <w:i/>
          <w:iCs/>
          <w:kern w:val="0"/>
          <w:sz w:val="20"/>
          <w:szCs w:val="20"/>
          <w14:ligatures w14:val="none"/>
        </w:rPr>
        <w:t xml:space="preserve">cayetanos </w:t>
      </w:r>
      <w:r>
        <w:rPr>
          <w:rFonts w:ascii="Times New Roman" w:eastAsia="Times New Roman" w:hAnsi="Times New Roman" w:cs="Times New Roman"/>
          <w:kern w:val="0"/>
          <w:sz w:val="20"/>
          <w:szCs w:val="20"/>
          <w14:ligatures w14:val="none"/>
        </w:rPr>
        <w:t>is known for…etc. including more favorable attitudes towards Spanish…etc.”</w:t>
      </w:r>
      <w:r>
        <w:rPr>
          <w:rFonts w:ascii="Times New Roman" w:eastAsia="Times New Roman" w:hAnsi="Times New Roman" w:cs="Times New Roman"/>
          <w:i/>
          <w:iCs/>
          <w:kern w:val="0"/>
          <w:sz w:val="20"/>
          <w:szCs w:val="20"/>
          <w14:ligatures w14:val="none"/>
        </w:rPr>
        <w:t xml:space="preserve"> </w:t>
      </w:r>
    </w:p>
    <w:p w14:paraId="13967EA3" w14:textId="77777777" w:rsidR="00544B41" w:rsidRDefault="00544B41" w:rsidP="00544B41"/>
    <w:p w14:paraId="0F84FBF9" w14:textId="77777777" w:rsidR="00544B41" w:rsidRDefault="00544B41" w:rsidP="00544B41">
      <w:r>
        <w:rPr>
          <w:rFonts w:ascii="Times New Roman" w:eastAsia="Times New Roman" w:hAnsi="Times New Roman" w:cs="Times New Roman"/>
          <w:i/>
          <w:iCs/>
          <w:kern w:val="0"/>
          <w:sz w:val="20"/>
          <w:szCs w:val="20"/>
          <w14:ligatures w14:val="none"/>
        </w:rPr>
        <w:t>- “</w:t>
      </w:r>
      <w:r>
        <w:rPr>
          <w:rFonts w:ascii="Times New Roman" w:eastAsia="Times New Roman" w:hAnsi="Times New Roman" w:cs="Times New Roman"/>
          <w:kern w:val="0"/>
          <w:sz w:val="20"/>
          <w:szCs w:val="20"/>
          <w14:ligatures w14:val="none"/>
        </w:rPr>
        <w:t>snob style” —&gt; this may be true, but it sounds a little bit like an outside judgement, rather than fact. It sounds a bit harsh for this type of writing. Is there a way you can cite a specific reference to the use of “snob” to describe them to soften it a bit, or try to reword?</w:t>
      </w:r>
    </w:p>
  </w:comment>
  <w:comment w:id="403" w:author="Kendra Dickinson" w:date="2024-03-24T10:34:00Z" w:initials="KD">
    <w:p w14:paraId="7BC3413E" w14:textId="77777777" w:rsidR="00544B41" w:rsidRDefault="00544B41" w:rsidP="00544B41">
      <w:r>
        <w:rPr>
          <w:rStyle w:val="CommentReference"/>
        </w:rPr>
        <w:annotationRef/>
      </w:r>
      <w:r>
        <w:rPr>
          <w:rFonts w:ascii="Times New Roman" w:eastAsia="Times New Roman" w:hAnsi="Times New Roman" w:cs="Times New Roman"/>
          <w:color w:val="000000"/>
          <w:kern w:val="0"/>
          <w:sz w:val="20"/>
          <w:szCs w:val="20"/>
          <w14:ligatures w14:val="none"/>
        </w:rPr>
        <w:t>In generally, I would like to see more explicit citations in this part, or at least identifying that these are your own ideas if they come from you, so the reader can know where this info comes from right away.</w:t>
      </w:r>
    </w:p>
  </w:comment>
  <w:comment w:id="386" w:author="Kendra Dickinson" w:date="2024-03-24T10:29:00Z" w:initials="KD">
    <w:p w14:paraId="24C92E8C" w14:textId="77777777" w:rsidR="002238A3" w:rsidRDefault="002238A3" w:rsidP="002238A3">
      <w:r>
        <w:rPr>
          <w:rStyle w:val="CommentReference"/>
        </w:rPr>
        <w:annotationRef/>
      </w:r>
      <w:r>
        <w:rPr>
          <w:rFonts w:ascii="Times New Roman" w:eastAsia="Times New Roman" w:hAnsi="Times New Roman" w:cs="Times New Roman"/>
          <w:kern w:val="0"/>
          <w:sz w:val="20"/>
          <w:szCs w:val="20"/>
          <w14:ligatures w14:val="none"/>
        </w:rPr>
        <w:t>This is great information to include, but I think it would help to do some rewriting.</w:t>
      </w:r>
      <w:r>
        <w:rPr>
          <w:rFonts w:ascii="Times New Roman" w:eastAsia="Times New Roman" w:hAnsi="Times New Roman" w:cs="Times New Roman"/>
          <w:kern w:val="0"/>
          <w:sz w:val="20"/>
          <w:szCs w:val="20"/>
          <w14:ligatures w14:val="none"/>
        </w:rPr>
        <w:cr/>
      </w:r>
      <w:r>
        <w:rPr>
          <w:rFonts w:ascii="Times New Roman" w:eastAsia="Times New Roman" w:hAnsi="Times New Roman" w:cs="Times New Roman"/>
          <w:kern w:val="0"/>
          <w:sz w:val="20"/>
          <w:szCs w:val="20"/>
          <w14:ligatures w14:val="none"/>
        </w:rPr>
        <w:cr/>
        <w:t xml:space="preserve">- The way it is phrased now, it sounds like groups are called “cayetanos” or “indexes” </w:t>
      </w:r>
      <w:r>
        <w:rPr>
          <w:rFonts w:ascii="Times New Roman" w:eastAsia="Times New Roman" w:hAnsi="Times New Roman" w:cs="Times New Roman"/>
          <w:i/>
          <w:iCs/>
          <w:kern w:val="0"/>
          <w:sz w:val="20"/>
          <w:szCs w:val="20"/>
          <w14:ligatures w14:val="none"/>
        </w:rPr>
        <w:t xml:space="preserve">because </w:t>
      </w:r>
      <w:r>
        <w:rPr>
          <w:rFonts w:ascii="Times New Roman" w:eastAsia="Times New Roman" w:hAnsi="Times New Roman" w:cs="Times New Roman"/>
          <w:kern w:val="0"/>
          <w:sz w:val="20"/>
          <w:szCs w:val="20"/>
          <w14:ligatures w14:val="none"/>
        </w:rPr>
        <w:t xml:space="preserve">of their views towards language. I don’t think this is the case, so I would try to reword to something like “Specifically, the high-class of </w:t>
      </w:r>
      <w:r>
        <w:rPr>
          <w:rFonts w:ascii="Times New Roman" w:eastAsia="Times New Roman" w:hAnsi="Times New Roman" w:cs="Times New Roman"/>
          <w:i/>
          <w:iCs/>
          <w:kern w:val="0"/>
          <w:sz w:val="20"/>
          <w:szCs w:val="20"/>
          <w14:ligatures w14:val="none"/>
        </w:rPr>
        <w:t xml:space="preserve">cayetanos </w:t>
      </w:r>
      <w:r>
        <w:rPr>
          <w:rFonts w:ascii="Times New Roman" w:eastAsia="Times New Roman" w:hAnsi="Times New Roman" w:cs="Times New Roman"/>
          <w:kern w:val="0"/>
          <w:sz w:val="20"/>
          <w:szCs w:val="20"/>
          <w14:ligatures w14:val="none"/>
        </w:rPr>
        <w:t>is known for…etc. including more favorable attitudes towards Spanish…etc.”</w:t>
      </w:r>
      <w:r>
        <w:rPr>
          <w:rFonts w:ascii="Times New Roman" w:eastAsia="Times New Roman" w:hAnsi="Times New Roman" w:cs="Times New Roman"/>
          <w:i/>
          <w:iCs/>
          <w:kern w:val="0"/>
          <w:sz w:val="20"/>
          <w:szCs w:val="20"/>
          <w14:ligatures w14:val="none"/>
        </w:rPr>
        <w:t xml:space="preserve"> </w:t>
      </w:r>
    </w:p>
    <w:p w14:paraId="550B7019" w14:textId="77777777" w:rsidR="002238A3" w:rsidRDefault="002238A3" w:rsidP="002238A3"/>
    <w:p w14:paraId="771A9386" w14:textId="77777777" w:rsidR="002238A3" w:rsidRDefault="002238A3" w:rsidP="002238A3">
      <w:r>
        <w:rPr>
          <w:rFonts w:ascii="Times New Roman" w:eastAsia="Times New Roman" w:hAnsi="Times New Roman" w:cs="Times New Roman"/>
          <w:i/>
          <w:iCs/>
          <w:kern w:val="0"/>
          <w:sz w:val="20"/>
          <w:szCs w:val="20"/>
          <w14:ligatures w14:val="none"/>
        </w:rPr>
        <w:t>- “</w:t>
      </w:r>
      <w:r>
        <w:rPr>
          <w:rFonts w:ascii="Times New Roman" w:eastAsia="Times New Roman" w:hAnsi="Times New Roman" w:cs="Times New Roman"/>
          <w:kern w:val="0"/>
          <w:sz w:val="20"/>
          <w:szCs w:val="20"/>
          <w14:ligatures w14:val="none"/>
        </w:rPr>
        <w:t>snob style” —&gt; this may be true, but it sounds a little bit like an outside judgement, rather than fact. It sounds a bit harsh for this type of writing. Is there a way you can cite a specific reference to the use of “snob” to describe them to soften it a bit, or try to reword?</w:t>
      </w:r>
    </w:p>
  </w:comment>
  <w:comment w:id="387" w:author="Kendra Dickinson" w:date="2024-03-24T10:34:00Z" w:initials="KD">
    <w:p w14:paraId="3428C31D" w14:textId="77777777" w:rsidR="002238A3" w:rsidRDefault="002238A3" w:rsidP="002238A3">
      <w:r>
        <w:rPr>
          <w:rStyle w:val="CommentReference"/>
        </w:rPr>
        <w:annotationRef/>
      </w:r>
      <w:r>
        <w:rPr>
          <w:rFonts w:ascii="Times New Roman" w:eastAsia="Times New Roman" w:hAnsi="Times New Roman" w:cs="Times New Roman"/>
          <w:color w:val="000000"/>
          <w:kern w:val="0"/>
          <w:sz w:val="20"/>
          <w:szCs w:val="20"/>
          <w14:ligatures w14:val="none"/>
        </w:rPr>
        <w:t>In generally, I would like to see more explicit citations in this part, or at least identifying that these are your own ideas if they come from you, so the reader can know where this info comes from right away.</w:t>
      </w:r>
    </w:p>
  </w:comment>
  <w:comment w:id="422" w:author="Kendra Dickinson" w:date="2024-03-24T10:29:00Z" w:initials="KD">
    <w:p w14:paraId="3C850537" w14:textId="2B6D81A7" w:rsidR="00457454" w:rsidRDefault="00457454" w:rsidP="00457454">
      <w:r>
        <w:rPr>
          <w:rStyle w:val="CommentReference"/>
        </w:rPr>
        <w:annotationRef/>
      </w:r>
      <w:r>
        <w:rPr>
          <w:rFonts w:ascii="Times New Roman" w:eastAsia="Times New Roman" w:hAnsi="Times New Roman" w:cs="Times New Roman"/>
          <w:color w:val="000000"/>
          <w:kern w:val="0"/>
          <w:sz w:val="20"/>
          <w:szCs w:val="20"/>
          <w14:ligatures w14:val="none"/>
        </w:rPr>
        <w:t>Since this is cited only at the end of the paragraph, it’s hard to know how much of the material that came before it is attributed to these authors. Earlier in the paragraph, you can saying “according to Aguiló-Mora &amp; Lynch (2017), etc. to make it clearer</w:t>
      </w:r>
    </w:p>
  </w:comment>
  <w:comment w:id="429" w:author="Kendra Dickinson" w:date="2024-03-24T10:38:00Z" w:initials="KD">
    <w:p w14:paraId="04B8182D" w14:textId="77777777" w:rsidR="009A0AF3" w:rsidRDefault="009A0AF3" w:rsidP="009A0AF3">
      <w:r>
        <w:rPr>
          <w:rStyle w:val="CommentReference"/>
        </w:rPr>
        <w:annotationRef/>
      </w:r>
      <w:r>
        <w:rPr>
          <w:rFonts w:ascii="Times New Roman" w:eastAsia="Times New Roman" w:hAnsi="Times New Roman" w:cs="Times New Roman"/>
          <w:color w:val="000000"/>
          <w:kern w:val="0"/>
          <w:sz w:val="20"/>
          <w:szCs w:val="20"/>
          <w14:ligatures w14:val="none"/>
        </w:rPr>
        <w:t>Here it would be good to include the name in Catalan too</w:t>
      </w:r>
    </w:p>
  </w:comment>
  <w:comment w:id="456" w:author="Kendra Dickinson" w:date="2024-03-24T10:43:00Z" w:initials="KD">
    <w:p w14:paraId="6657951C" w14:textId="77777777" w:rsidR="009A0AF3" w:rsidRDefault="009A0AF3" w:rsidP="009A0AF3">
      <w:r>
        <w:rPr>
          <w:rStyle w:val="CommentReference"/>
        </w:rPr>
        <w:annotationRef/>
      </w:r>
      <w:r>
        <w:rPr>
          <w:rFonts w:ascii="Times New Roman" w:eastAsia="Times New Roman" w:hAnsi="Times New Roman" w:cs="Times New Roman"/>
          <w:color w:val="000000"/>
          <w:kern w:val="0"/>
          <w:sz w:val="20"/>
          <w:szCs w:val="20"/>
          <w14:ligatures w14:val="none"/>
        </w:rPr>
        <w:t>How do we know there is lower social contact with Catalan in Palma? Include somewhere a reference to this, e.g. Catalan is used more outside of Palma according to…</w:t>
      </w:r>
    </w:p>
  </w:comment>
  <w:comment w:id="458" w:author="Kendra Dickinson" w:date="2024-03-24T10:51:00Z" w:initials="KD">
    <w:p w14:paraId="77FEB866" w14:textId="77777777" w:rsidR="009A0AF3" w:rsidRDefault="009A0AF3" w:rsidP="009A0AF3">
      <w:r>
        <w:rPr>
          <w:rStyle w:val="CommentReference"/>
        </w:rPr>
        <w:annotationRef/>
      </w:r>
      <w:r>
        <w:rPr>
          <w:rFonts w:ascii="Times New Roman" w:eastAsia="Times New Roman" w:hAnsi="Times New Roman" w:cs="Times New Roman"/>
          <w:color w:val="000000"/>
          <w:kern w:val="0"/>
          <w:sz w:val="20"/>
          <w:szCs w:val="20"/>
          <w14:ligatures w14:val="none"/>
        </w:rPr>
        <w:t>I like where you were going with this sentence, but I think it would be a good idea to start a new paragraph here, and focus on what your study does and why it’s important. You could say something like “Therefore, given the politically-charged nature of language policy and use in the Balearic Islands, the present study investigates the relationships between language attitudes and political orientation in the first large-scale study of this kind in Palma. Accordingly, m y research questions..etc."</w:t>
      </w:r>
    </w:p>
  </w:comment>
  <w:comment w:id="474" w:author="Kendra Dickinson" w:date="2024-03-24T10:52:00Z" w:initials="KD">
    <w:p w14:paraId="4422CECF" w14:textId="77777777" w:rsidR="00A26CDD" w:rsidRDefault="00C62EDA" w:rsidP="00A26CDD">
      <w:r>
        <w:rPr>
          <w:rStyle w:val="CommentReference"/>
        </w:rPr>
        <w:annotationRef/>
      </w:r>
      <w:r w:rsidR="00A26CDD">
        <w:rPr>
          <w:rFonts w:ascii="Times New Roman" w:eastAsia="Times New Roman" w:hAnsi="Times New Roman" w:cs="Times New Roman"/>
          <w:kern w:val="0"/>
          <w:sz w:val="20"/>
          <w:szCs w:val="20"/>
          <w14:ligatures w14:val="none"/>
        </w:rPr>
        <w:t>I would actually move this to after “procedure” and before “data analysis”, because I think it helps the read to know what the task was before knowing who completed it. Its a personal preference, so you can do what you think is best.</w:t>
      </w:r>
    </w:p>
  </w:comment>
  <w:comment w:id="479" w:author="Kendra Dickinson" w:date="2024-03-24T10:54:00Z" w:initials="KD">
    <w:p w14:paraId="4CC50C35" w14:textId="5D5209D3" w:rsidR="00C62EDA" w:rsidRDefault="00C62EDA" w:rsidP="00C62EDA">
      <w:r>
        <w:rPr>
          <w:rStyle w:val="CommentReference"/>
        </w:rPr>
        <w:annotationRef/>
      </w:r>
      <w:r>
        <w:rPr>
          <w:rFonts w:ascii="Times New Roman" w:eastAsia="Times New Roman" w:hAnsi="Times New Roman" w:cs="Times New Roman"/>
          <w:color w:val="000000"/>
          <w:kern w:val="0"/>
          <w:sz w:val="20"/>
          <w:szCs w:val="20"/>
          <w14:ligatures w14:val="none"/>
        </w:rPr>
        <w:t>Center figure and table captions</w:t>
      </w:r>
    </w:p>
  </w:comment>
  <w:comment w:id="542" w:author="Kendra Dickinson" w:date="2024-03-25T10:36:00Z" w:initials="KD">
    <w:p w14:paraId="5F50AD25" w14:textId="77777777" w:rsidR="00646BF9" w:rsidRDefault="00646BF9" w:rsidP="00646BF9">
      <w:r>
        <w:rPr>
          <w:rStyle w:val="CommentReference"/>
        </w:rPr>
        <w:annotationRef/>
      </w:r>
      <w:r>
        <w:rPr>
          <w:rFonts w:ascii="Times New Roman" w:eastAsia="Times New Roman" w:hAnsi="Times New Roman" w:cs="Times New Roman"/>
          <w:color w:val="000000"/>
          <w:kern w:val="0"/>
          <w:sz w:val="20"/>
          <w:szCs w:val="20"/>
          <w14:ligatures w14:val="none"/>
        </w:rPr>
        <w:t>Figure labels under image, table labels over the table</w:t>
      </w:r>
    </w:p>
    <w:p w14:paraId="0CA72E93" w14:textId="77777777" w:rsidR="00646BF9" w:rsidRDefault="00646BF9" w:rsidP="00646BF9"/>
  </w:comment>
  <w:comment w:id="545" w:author="Kendra Dickinson" w:date="2024-03-24T10:55:00Z" w:initials="KD">
    <w:p w14:paraId="16F2722A" w14:textId="292AAFE9" w:rsidR="00936207" w:rsidRDefault="00936207" w:rsidP="00936207">
      <w:r>
        <w:rPr>
          <w:rStyle w:val="CommentReference"/>
        </w:rPr>
        <w:annotationRef/>
      </w:r>
      <w:r>
        <w:rPr>
          <w:rFonts w:ascii="Times New Roman" w:eastAsia="Times New Roman" w:hAnsi="Times New Roman" w:cs="Times New Roman"/>
          <w:color w:val="000000"/>
          <w:kern w:val="0"/>
          <w:sz w:val="20"/>
          <w:szCs w:val="20"/>
          <w14:ligatures w14:val="none"/>
        </w:rPr>
        <w:t>This is a minor point, and a not a priority, but I can show you how to change the font sizes so that the images are easier to read. The first priority is the content, so we can do this after you make the edits in the writing, only if there is time.</w:t>
      </w:r>
    </w:p>
  </w:comment>
  <w:comment w:id="560" w:author="Kendra Dickinson" w:date="2024-03-24T10:56:00Z" w:initials="KD">
    <w:p w14:paraId="323AD0D7" w14:textId="77777777" w:rsidR="00936207" w:rsidRDefault="00936207" w:rsidP="00936207">
      <w:r>
        <w:rPr>
          <w:rStyle w:val="CommentReference"/>
        </w:rPr>
        <w:annotationRef/>
      </w:r>
      <w:r>
        <w:rPr>
          <w:rFonts w:ascii="Times New Roman" w:eastAsia="Times New Roman" w:hAnsi="Times New Roman" w:cs="Times New Roman"/>
          <w:color w:val="000000"/>
          <w:kern w:val="0"/>
          <w:sz w:val="20"/>
          <w:szCs w:val="20"/>
          <w14:ligatures w14:val="none"/>
        </w:rPr>
        <w:t>If we have time later on, I can also show you how to change labels so that “political_orientation” doesn’t have an underscore, for example</w:t>
      </w:r>
    </w:p>
  </w:comment>
  <w:comment w:id="572" w:author="Kendra Dickinson" w:date="2024-03-24T11:31:00Z" w:initials="KD">
    <w:p w14:paraId="7EE469DC" w14:textId="77777777" w:rsidR="00087277" w:rsidRDefault="00087277" w:rsidP="00087277">
      <w:r>
        <w:rPr>
          <w:rStyle w:val="CommentReference"/>
        </w:rPr>
        <w:annotationRef/>
      </w:r>
      <w:r>
        <w:rPr>
          <w:rFonts w:ascii="Times New Roman" w:eastAsia="Times New Roman" w:hAnsi="Times New Roman" w:cs="Times New Roman"/>
          <w:color w:val="000000"/>
          <w:kern w:val="0"/>
          <w:sz w:val="20"/>
          <w:szCs w:val="20"/>
          <w14:ligatures w14:val="none"/>
        </w:rPr>
        <w:t>I would add somewhere something about the language of the survey.</w:t>
      </w:r>
    </w:p>
  </w:comment>
  <w:comment w:id="580" w:author="Kendra Dickinson" w:date="2024-03-24T10:58:00Z" w:initials="KD">
    <w:p w14:paraId="366B5E02" w14:textId="3F33D299" w:rsidR="00991D6A" w:rsidRDefault="00991D6A" w:rsidP="00991D6A">
      <w:r>
        <w:rPr>
          <w:rStyle w:val="CommentReference"/>
        </w:rPr>
        <w:annotationRef/>
      </w:r>
      <w:r>
        <w:rPr>
          <w:rFonts w:ascii="Times New Roman" w:eastAsia="Times New Roman" w:hAnsi="Times New Roman" w:cs="Times New Roman"/>
          <w:color w:val="000000"/>
          <w:kern w:val="0"/>
          <w:sz w:val="20"/>
          <w:szCs w:val="20"/>
          <w14:ligatures w14:val="none"/>
        </w:rPr>
        <w:t>Just a suggestion, since it follows more closely what participants actually saw.</w:t>
      </w:r>
    </w:p>
  </w:comment>
  <w:comment w:id="594" w:author="Kendra Dickinson" w:date="2024-03-24T11:00:00Z" w:initials="KD">
    <w:p w14:paraId="1BDE8C57" w14:textId="77777777" w:rsidR="001E7720" w:rsidRDefault="001E7720" w:rsidP="001E7720">
      <w:r>
        <w:rPr>
          <w:rStyle w:val="CommentReference"/>
        </w:rPr>
        <w:annotationRef/>
      </w:r>
      <w:r>
        <w:rPr>
          <w:rFonts w:ascii="Times New Roman" w:eastAsia="Times New Roman" w:hAnsi="Times New Roman" w:cs="Times New Roman"/>
          <w:color w:val="000000"/>
          <w:kern w:val="0"/>
          <w:sz w:val="20"/>
          <w:szCs w:val="20"/>
          <w14:ligatures w14:val="none"/>
        </w:rPr>
        <w:t>The present study analyzes the data from this final section, focusing on the relationship between these attitudes and participants’ reported political orientation.</w:t>
      </w:r>
    </w:p>
  </w:comment>
  <w:comment w:id="600" w:author="Kendra Dickinson" w:date="2024-03-24T11:03:00Z" w:initials="KD">
    <w:p w14:paraId="5C1AB30F" w14:textId="77777777" w:rsidR="00D44E1F" w:rsidRDefault="00D44E1F" w:rsidP="00D44E1F">
      <w:r>
        <w:rPr>
          <w:rStyle w:val="CommentReference"/>
        </w:rPr>
        <w:annotationRef/>
      </w:r>
      <w:r>
        <w:rPr>
          <w:rFonts w:ascii="Times New Roman" w:eastAsia="Times New Roman" w:hAnsi="Times New Roman" w:cs="Times New Roman"/>
          <w:color w:val="000000"/>
          <w:kern w:val="0"/>
          <w:sz w:val="20"/>
          <w:szCs w:val="20"/>
          <w14:ligatures w14:val="none"/>
        </w:rPr>
        <w:t>This isn’t really necessary, but I like to put it when possible to show that everything you did was following procedure.</w:t>
      </w:r>
    </w:p>
  </w:comment>
  <w:comment w:id="619" w:author="Kendra Dickinson" w:date="2024-03-24T10:52:00Z" w:initials="KD">
    <w:p w14:paraId="739D5B38" w14:textId="77777777" w:rsidR="004B0ADB" w:rsidRDefault="004B0ADB" w:rsidP="004B0ADB">
      <w:r>
        <w:rPr>
          <w:rStyle w:val="CommentReference"/>
        </w:rPr>
        <w:annotationRef/>
      </w:r>
      <w:r>
        <w:rPr>
          <w:rFonts w:ascii="Times New Roman" w:eastAsia="Times New Roman" w:hAnsi="Times New Roman" w:cs="Times New Roman"/>
          <w:kern w:val="0"/>
          <w:sz w:val="20"/>
          <w:szCs w:val="20"/>
          <w14:ligatures w14:val="none"/>
        </w:rPr>
        <w:t>I would actually move this to after “procedure” and before “data analysis”, because I think it helps the read to know what the task was before knowing who completed it. Its a personal preference, so you can do what you think is best.</w:t>
      </w:r>
    </w:p>
  </w:comment>
  <w:comment w:id="626" w:author="Kendra Dickinson" w:date="2024-03-24T10:54:00Z" w:initials="KD">
    <w:p w14:paraId="76C15EDD" w14:textId="77777777" w:rsidR="004B0ADB" w:rsidRDefault="004B0ADB" w:rsidP="004B0ADB">
      <w:r>
        <w:rPr>
          <w:rStyle w:val="CommentReference"/>
        </w:rPr>
        <w:annotationRef/>
      </w:r>
      <w:r>
        <w:rPr>
          <w:rFonts w:ascii="Times New Roman" w:eastAsia="Times New Roman" w:hAnsi="Times New Roman" w:cs="Times New Roman"/>
          <w:color w:val="000000"/>
          <w:kern w:val="0"/>
          <w:sz w:val="20"/>
          <w:szCs w:val="20"/>
          <w14:ligatures w14:val="none"/>
        </w:rPr>
        <w:t>Center figure and table captions</w:t>
      </w:r>
    </w:p>
  </w:comment>
  <w:comment w:id="666" w:author="Kendra Dickinson" w:date="2024-03-24T10:55:00Z" w:initials="KD">
    <w:p w14:paraId="76A0AF34" w14:textId="77777777" w:rsidR="004B0ADB" w:rsidRDefault="004B0ADB" w:rsidP="004B0ADB">
      <w:r>
        <w:rPr>
          <w:rStyle w:val="CommentReference"/>
        </w:rPr>
        <w:annotationRef/>
      </w:r>
      <w:r>
        <w:rPr>
          <w:rFonts w:ascii="Times New Roman" w:eastAsia="Times New Roman" w:hAnsi="Times New Roman" w:cs="Times New Roman"/>
          <w:color w:val="000000"/>
          <w:kern w:val="0"/>
          <w:sz w:val="20"/>
          <w:szCs w:val="20"/>
          <w14:ligatures w14:val="none"/>
        </w:rPr>
        <w:t>This is a minor point, and a not a priority, but I can show you how to change the font sizes so that the images are easier to read. The first priority is the content, so we can do this after you make the edits in the writing, only if there is time.</w:t>
      </w:r>
    </w:p>
  </w:comment>
  <w:comment w:id="670" w:author="Kendra Dickinson" w:date="2024-03-25T10:36:00Z" w:initials="KD">
    <w:p w14:paraId="470DD4E5" w14:textId="77777777" w:rsidR="00711495" w:rsidRDefault="00711495" w:rsidP="00711495">
      <w:r>
        <w:rPr>
          <w:rStyle w:val="CommentReference"/>
        </w:rPr>
        <w:annotationRef/>
      </w:r>
      <w:r>
        <w:rPr>
          <w:rFonts w:ascii="Times New Roman" w:eastAsia="Times New Roman" w:hAnsi="Times New Roman" w:cs="Times New Roman"/>
          <w:color w:val="000000"/>
          <w:kern w:val="0"/>
          <w:sz w:val="20"/>
          <w:szCs w:val="20"/>
          <w14:ligatures w14:val="none"/>
        </w:rPr>
        <w:t>Figure labels under image, table labels over the table</w:t>
      </w:r>
    </w:p>
    <w:p w14:paraId="78AD39AB" w14:textId="77777777" w:rsidR="00711495" w:rsidRDefault="00711495" w:rsidP="00711495"/>
  </w:comment>
  <w:comment w:id="681" w:author="Kendra Dickinson" w:date="2024-03-24T10:56:00Z" w:initials="KD">
    <w:p w14:paraId="0D6E6032" w14:textId="77777777" w:rsidR="004B0ADB" w:rsidRDefault="004B0ADB" w:rsidP="004B0ADB">
      <w:r>
        <w:rPr>
          <w:rStyle w:val="CommentReference"/>
        </w:rPr>
        <w:annotationRef/>
      </w:r>
      <w:r>
        <w:rPr>
          <w:rFonts w:ascii="Times New Roman" w:eastAsia="Times New Roman" w:hAnsi="Times New Roman" w:cs="Times New Roman"/>
          <w:color w:val="000000"/>
          <w:kern w:val="0"/>
          <w:sz w:val="20"/>
          <w:szCs w:val="20"/>
          <w14:ligatures w14:val="none"/>
        </w:rPr>
        <w:t>If we have time later on, I can also show you how to change labels so that “political_orientation” doesn’t have an underscore, for example</w:t>
      </w:r>
    </w:p>
  </w:comment>
  <w:comment w:id="707" w:author="Kendra Dickinson [2]" w:date="2024-03-19T11:55:00Z" w:initials="KD">
    <w:p w14:paraId="3322692A" w14:textId="461EADD8" w:rsidR="00532F9B" w:rsidRDefault="00532F9B" w:rsidP="00532F9B">
      <w:r>
        <w:rPr>
          <w:rStyle w:val="CommentReference"/>
        </w:rPr>
        <w:annotationRef/>
      </w:r>
      <w:r>
        <w:rPr>
          <w:rFonts w:ascii="Times New Roman" w:eastAsia="Times New Roman" w:hAnsi="Times New Roman" w:cs="Times New Roman"/>
          <w:color w:val="000000"/>
          <w:kern w:val="0"/>
          <w:sz w:val="20"/>
          <w:szCs w:val="20"/>
          <w14:ligatures w14:val="none"/>
        </w:rPr>
        <w:t>I would separate “Discussion” into its own section, since the results are quite long.</w:t>
      </w:r>
    </w:p>
  </w:comment>
  <w:comment w:id="710" w:author="Kendra Dickinson" w:date="2024-03-24T11:08:00Z" w:initials="KD">
    <w:p w14:paraId="3880AAF5" w14:textId="77777777" w:rsidR="00B2435B" w:rsidRDefault="00B2435B" w:rsidP="00B2435B">
      <w:r>
        <w:rPr>
          <w:rStyle w:val="CommentReference"/>
        </w:rPr>
        <w:annotationRef/>
      </w:r>
      <w:r>
        <w:rPr>
          <w:rFonts w:ascii="Times New Roman" w:eastAsia="Times New Roman" w:hAnsi="Times New Roman" w:cs="Times New Roman"/>
          <w:color w:val="000000"/>
          <w:kern w:val="0"/>
          <w:sz w:val="20"/>
          <w:szCs w:val="20"/>
          <w14:ligatures w14:val="none"/>
        </w:rPr>
        <w:t>Here I would put how many of the statements this was true for, e.g. “for 59/60 evaluative statements”</w:t>
      </w:r>
    </w:p>
  </w:comment>
  <w:comment w:id="745" w:author="Kendra Dickinson" w:date="2024-03-24T11:35:00Z" w:initials="KD">
    <w:p w14:paraId="1F95DFCA" w14:textId="77777777" w:rsidR="00087277" w:rsidRDefault="00087277" w:rsidP="00087277">
      <w:r>
        <w:rPr>
          <w:rStyle w:val="CommentReference"/>
        </w:rPr>
        <w:annotationRef/>
      </w:r>
      <w:r>
        <w:rPr>
          <w:rFonts w:ascii="Times New Roman" w:eastAsia="Times New Roman" w:hAnsi="Times New Roman" w:cs="Times New Roman"/>
          <w:color w:val="000000"/>
          <w:kern w:val="0"/>
          <w:sz w:val="20"/>
          <w:szCs w:val="20"/>
          <w14:ligatures w14:val="none"/>
        </w:rPr>
        <w:t>Even though I told you to make these tables, I do an agree that it is kind of busy. You could try something like the example I made here, or consider putting the tables in an Appendix and simply noting that in prose.</w:t>
      </w:r>
    </w:p>
  </w:comment>
  <w:comment w:id="827" w:author="Kendra Dickinson" w:date="2024-03-24T11:36:00Z" w:initials="KD">
    <w:p w14:paraId="2123194D" w14:textId="77777777" w:rsidR="00886216" w:rsidRDefault="00886216" w:rsidP="00886216">
      <w:r>
        <w:rPr>
          <w:rStyle w:val="CommentReference"/>
        </w:rPr>
        <w:annotationRef/>
      </w:r>
      <w:r>
        <w:rPr>
          <w:rFonts w:ascii="Times New Roman" w:eastAsia="Times New Roman" w:hAnsi="Times New Roman" w:cs="Times New Roman"/>
          <w:color w:val="000000"/>
          <w:kern w:val="0"/>
          <w:sz w:val="20"/>
          <w:szCs w:val="20"/>
          <w14:ligatures w14:val="none"/>
        </w:rPr>
        <w:t>Indicate somewhere easier on that “progressive” means far left, left, and center left” in your analysis.</w:t>
      </w:r>
    </w:p>
  </w:comment>
  <w:comment w:id="828" w:author="Kendra Dickinson" w:date="2024-03-24T11:37:00Z" w:initials="KD">
    <w:p w14:paraId="47E5C291" w14:textId="77777777" w:rsidR="00886216" w:rsidRDefault="00886216" w:rsidP="00886216">
      <w:r>
        <w:rPr>
          <w:rStyle w:val="CommentReference"/>
        </w:rPr>
        <w:annotationRef/>
      </w:r>
      <w:r>
        <w:rPr>
          <w:rFonts w:ascii="Times New Roman" w:eastAsia="Times New Roman" w:hAnsi="Times New Roman" w:cs="Times New Roman"/>
          <w:color w:val="000000"/>
          <w:kern w:val="0"/>
          <w:sz w:val="20"/>
          <w:szCs w:val="20"/>
          <w14:ligatures w14:val="none"/>
        </w:rPr>
        <w:t>Still include the parentheses here, but somewhere earlier say “for the purposes of this analysis, ‘far left’, ‘left’, and ‘center left’ are classified as progressive, whereas….are classified as conservative”</w:t>
      </w:r>
    </w:p>
  </w:comment>
  <w:comment w:id="832" w:author="Kendra Dickinson" w:date="2024-03-24T11:40:00Z" w:initials="KD">
    <w:p w14:paraId="1B2DC2E5" w14:textId="77777777" w:rsidR="00F7428D" w:rsidRDefault="00F7428D" w:rsidP="00F7428D">
      <w:r>
        <w:rPr>
          <w:rStyle w:val="CommentReference"/>
        </w:rPr>
        <w:annotationRef/>
      </w:r>
      <w:r>
        <w:rPr>
          <w:rFonts w:ascii="Times New Roman" w:eastAsia="Times New Roman" w:hAnsi="Times New Roman" w:cs="Times New Roman"/>
          <w:color w:val="000000"/>
          <w:kern w:val="0"/>
          <w:sz w:val="20"/>
          <w:szCs w:val="20"/>
          <w14:ligatures w14:val="none"/>
        </w:rPr>
        <w:t>I would move this down, since it is not the central interpretation you are making, but an additional one</w:t>
      </w:r>
    </w:p>
  </w:comment>
  <w:comment w:id="839" w:author="Kendra Dickinson" w:date="2024-03-26T12:03:00Z" w:initials="KD">
    <w:p w14:paraId="1646BDDC"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Somewhere around here, I put a brief description of what your figures are showing, e.g. “where the triangle represents the mean level of agreement with the statement out of 100, and the bars indicate…etc.” so that the images are immediately interpretable from here on</w:t>
      </w:r>
    </w:p>
  </w:comment>
  <w:comment w:id="856" w:author="Kendra Dickinson" w:date="2024-03-25T10:28:00Z" w:initials="KD">
    <w:p w14:paraId="039B52FD" w14:textId="65464202" w:rsidR="00840AC2" w:rsidRDefault="00840AC2" w:rsidP="00840AC2">
      <w:r>
        <w:rPr>
          <w:rStyle w:val="CommentReference"/>
        </w:rPr>
        <w:annotationRef/>
      </w:r>
      <w:r>
        <w:rPr>
          <w:rFonts w:ascii="Times New Roman" w:eastAsia="Times New Roman" w:hAnsi="Times New Roman" w:cs="Times New Roman"/>
          <w:color w:val="000000"/>
          <w:kern w:val="0"/>
          <w:sz w:val="20"/>
          <w:szCs w:val="20"/>
          <w14:ligatures w14:val="none"/>
        </w:rPr>
        <w:t>I would avoid using “consensus” here, because you use it elsewhere. To avoid overusing it, I think here you can just highlight the the attitudes towards Spanish are positive, something like “indicating generally positive overall attitudes towards Spanish"</w:t>
      </w:r>
    </w:p>
  </w:comment>
  <w:comment w:id="861" w:author="Kendra Dickinson" w:date="2024-03-25T10:29:00Z" w:initials="KD">
    <w:p w14:paraId="4D9F5049" w14:textId="77777777" w:rsidR="00AF24A2" w:rsidRDefault="00AF24A2" w:rsidP="00AF24A2">
      <w:r>
        <w:rPr>
          <w:rStyle w:val="CommentReference"/>
        </w:rPr>
        <w:annotationRef/>
      </w:r>
      <w:r>
        <w:rPr>
          <w:rFonts w:ascii="Times New Roman" w:eastAsia="Times New Roman" w:hAnsi="Times New Roman" w:cs="Times New Roman"/>
          <w:color w:val="000000"/>
          <w:kern w:val="0"/>
          <w:sz w:val="20"/>
          <w:szCs w:val="20"/>
          <w14:ligatures w14:val="none"/>
        </w:rPr>
        <w:t>I mentioned this, but I would say somewhere earlier what progressive means, and then remove the info parentheses in later uses, since you will have already defined it.</w:t>
      </w:r>
    </w:p>
  </w:comment>
  <w:comment w:id="862" w:author="Kendra Dickinson" w:date="2024-03-25T10:29:00Z" w:initials="KD">
    <w:p w14:paraId="2D12909B" w14:textId="77777777" w:rsidR="00AF24A2" w:rsidRDefault="00AF24A2" w:rsidP="00AF24A2">
      <w:r>
        <w:rPr>
          <w:rStyle w:val="CommentReference"/>
        </w:rPr>
        <w:annotationRef/>
      </w:r>
      <w:r>
        <w:rPr>
          <w:rFonts w:ascii="Times New Roman" w:eastAsia="Times New Roman" w:hAnsi="Times New Roman" w:cs="Times New Roman"/>
          <w:color w:val="000000"/>
          <w:kern w:val="0"/>
          <w:sz w:val="20"/>
          <w:szCs w:val="20"/>
          <w14:ligatures w14:val="none"/>
        </w:rPr>
        <w:t>Same for conservative</w:t>
      </w:r>
    </w:p>
  </w:comment>
  <w:comment w:id="876" w:author="Kendra Dickinson" w:date="2024-03-25T10:30:00Z" w:initials="KD">
    <w:p w14:paraId="41368CF6" w14:textId="77777777" w:rsidR="00286B68" w:rsidRDefault="00286B68" w:rsidP="00286B68">
      <w:r>
        <w:rPr>
          <w:rStyle w:val="CommentReference"/>
        </w:rPr>
        <w:annotationRef/>
      </w:r>
      <w:r>
        <w:rPr>
          <w:rFonts w:ascii="Times New Roman" w:eastAsia="Times New Roman" w:hAnsi="Times New Roman" w:cs="Times New Roman"/>
          <w:color w:val="000000"/>
          <w:kern w:val="0"/>
          <w:sz w:val="20"/>
          <w:szCs w:val="20"/>
          <w14:ligatures w14:val="none"/>
        </w:rPr>
        <w:t>Try to rephrase, since you repeatedly say “interesting differences”</w:t>
      </w:r>
    </w:p>
    <w:p w14:paraId="71AAEA7A" w14:textId="77777777" w:rsidR="00286B68" w:rsidRDefault="00286B68" w:rsidP="00286B68"/>
  </w:comment>
  <w:comment w:id="877" w:author="Kendra Dickinson" w:date="2024-03-25T10:31:00Z" w:initials="KD">
    <w:p w14:paraId="31C04FCE" w14:textId="77777777" w:rsidR="00286B68" w:rsidRDefault="00286B68" w:rsidP="00286B68">
      <w:r>
        <w:rPr>
          <w:rStyle w:val="CommentReference"/>
        </w:rPr>
        <w:annotationRef/>
      </w:r>
      <w:r>
        <w:rPr>
          <w:rFonts w:ascii="Times New Roman" w:eastAsia="Times New Roman" w:hAnsi="Times New Roman" w:cs="Times New Roman"/>
          <w:color w:val="000000"/>
          <w:kern w:val="0"/>
          <w:sz w:val="20"/>
          <w:szCs w:val="20"/>
          <w14:ligatures w14:val="none"/>
        </w:rPr>
        <w:t>Responses notably diverged</w:t>
      </w:r>
    </w:p>
    <w:p w14:paraId="39C261DC" w14:textId="77777777" w:rsidR="00286B68" w:rsidRDefault="00286B68" w:rsidP="00286B68"/>
    <w:p w14:paraId="673B8D13" w14:textId="77777777" w:rsidR="00286B68" w:rsidRDefault="00286B68" w:rsidP="00286B68">
      <w:r>
        <w:rPr>
          <w:rFonts w:ascii="Times New Roman" w:eastAsia="Times New Roman" w:hAnsi="Times New Roman" w:cs="Times New Roman"/>
          <w:color w:val="000000"/>
          <w:kern w:val="0"/>
          <w:sz w:val="20"/>
          <w:szCs w:val="20"/>
          <w14:ligatures w14:val="none"/>
        </w:rPr>
        <w:t>Showed opposing trends</w:t>
      </w:r>
    </w:p>
  </w:comment>
  <w:comment w:id="878" w:author="Kendra Dickinson" w:date="2024-03-25T10:31:00Z" w:initials="KD">
    <w:p w14:paraId="627A6668" w14:textId="77777777" w:rsidR="00286B68" w:rsidRDefault="00286B68" w:rsidP="00286B68">
      <w:r>
        <w:rPr>
          <w:rStyle w:val="CommentReference"/>
        </w:rPr>
        <w:annotationRef/>
      </w:r>
      <w:r>
        <w:rPr>
          <w:rFonts w:ascii="Times New Roman" w:eastAsia="Times New Roman" w:hAnsi="Times New Roman" w:cs="Times New Roman"/>
          <w:color w:val="000000"/>
          <w:kern w:val="0"/>
          <w:sz w:val="20"/>
          <w:szCs w:val="20"/>
          <w14:ligatures w14:val="none"/>
        </w:rPr>
        <w:t>etc.</w:t>
      </w:r>
    </w:p>
  </w:comment>
  <w:comment w:id="881" w:author="Kendra Dickinson" w:date="2024-03-25T10:31:00Z" w:initials="KD">
    <w:p w14:paraId="385F4D21" w14:textId="77777777" w:rsidR="00286B68" w:rsidRDefault="00286B68" w:rsidP="00286B68">
      <w:r>
        <w:rPr>
          <w:rStyle w:val="CommentReference"/>
        </w:rPr>
        <w:annotationRef/>
      </w:r>
      <w:r>
        <w:rPr>
          <w:rFonts w:ascii="Times New Roman" w:eastAsia="Times New Roman" w:hAnsi="Times New Roman" w:cs="Times New Roman"/>
          <w:color w:val="000000"/>
          <w:kern w:val="0"/>
          <w:sz w:val="20"/>
          <w:szCs w:val="20"/>
          <w14:ligatures w14:val="none"/>
        </w:rPr>
        <w:t>Again, I would focus on that they were positive, rather than the consensus part.</w:t>
      </w:r>
    </w:p>
  </w:comment>
  <w:comment w:id="903" w:author="Kendra Dickinson" w:date="2024-03-25T10:32:00Z" w:initials="KD">
    <w:p w14:paraId="67C5D50D" w14:textId="77777777" w:rsidR="00664CD9" w:rsidRDefault="00664CD9" w:rsidP="00664CD9">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909" w:author="Kendra Dickinson" w:date="2024-03-25T10:33:00Z" w:initials="KD">
    <w:p w14:paraId="7CEB1D45" w14:textId="77777777" w:rsidR="00664CD9" w:rsidRDefault="00664CD9" w:rsidP="00664CD9">
      <w:r>
        <w:rPr>
          <w:rStyle w:val="CommentReference"/>
        </w:rPr>
        <w:annotationRef/>
      </w:r>
      <w:r>
        <w:rPr>
          <w:rFonts w:ascii="Times New Roman" w:eastAsia="Times New Roman" w:hAnsi="Times New Roman" w:cs="Times New Roman"/>
          <w:color w:val="000000"/>
          <w:kern w:val="0"/>
          <w:sz w:val="20"/>
          <w:szCs w:val="20"/>
          <w14:ligatures w14:val="none"/>
        </w:rPr>
        <w:t>Reword, save “consensus” for talking about the distribution in the images</w:t>
      </w:r>
    </w:p>
  </w:comment>
  <w:comment w:id="910" w:author="Kendra Dickinson" w:date="2024-03-25T10:33:00Z" w:initials="KD">
    <w:p w14:paraId="5BD1160E" w14:textId="77777777" w:rsidR="00664CD9" w:rsidRDefault="00664CD9" w:rsidP="00664CD9">
      <w:r>
        <w:rPr>
          <w:rStyle w:val="CommentReference"/>
        </w:rPr>
        <w:annotationRef/>
      </w:r>
      <w:r>
        <w:rPr>
          <w:rFonts w:ascii="Times New Roman" w:eastAsia="Times New Roman" w:hAnsi="Times New Roman" w:cs="Times New Roman"/>
          <w:color w:val="000000"/>
          <w:kern w:val="0"/>
          <w:sz w:val="20"/>
          <w:szCs w:val="20"/>
          <w14:ligatures w14:val="none"/>
        </w:rPr>
        <w:t>I’ll stop commenting this, but check throughout</w:t>
      </w:r>
    </w:p>
  </w:comment>
  <w:comment w:id="929" w:author="Kendra Dickinson" w:date="2024-03-25T10:34:00Z" w:initials="KD">
    <w:p w14:paraId="1E4A21DF" w14:textId="77777777" w:rsidR="004A3D3C" w:rsidRDefault="004A3D3C" w:rsidP="004A3D3C">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939" w:author="Kendra Dickinson [2]" w:date="2024-03-25T14:25:00Z" w:initials="KD">
    <w:p w14:paraId="4B02D5CF" w14:textId="77777777" w:rsidR="00BE1AB4" w:rsidRDefault="00BE1AB4" w:rsidP="00BE1AB4">
      <w:r>
        <w:rPr>
          <w:rStyle w:val="CommentReference"/>
        </w:rPr>
        <w:annotationRef/>
      </w:r>
      <w:r>
        <w:rPr>
          <w:rFonts w:ascii="Times New Roman" w:eastAsia="Times New Roman" w:hAnsi="Times New Roman" w:cs="Times New Roman"/>
          <w:color w:val="000000"/>
          <w:kern w:val="0"/>
          <w:sz w:val="20"/>
          <w:szCs w:val="20"/>
          <w14:ligatures w14:val="none"/>
        </w:rPr>
        <w:t>I feel like Figure 8 doesn’t show this consensus as strongly as some of the other statements, since far left and center left have a lot of outliers. Maybe clarify that when you say consensus you mean the error bars, or leave this out here.</w:t>
      </w:r>
    </w:p>
  </w:comment>
  <w:comment w:id="949" w:author="Kendra Dickinson [2]" w:date="2024-03-25T14:29:00Z" w:initials="KD">
    <w:p w14:paraId="780CD4FD" w14:textId="77777777" w:rsidR="004E729E" w:rsidRDefault="004E729E" w:rsidP="004E729E">
      <w:r>
        <w:rPr>
          <w:rStyle w:val="CommentReference"/>
        </w:rPr>
        <w:annotationRef/>
      </w:r>
      <w:r>
        <w:rPr>
          <w:rFonts w:ascii="Times New Roman" w:eastAsia="Times New Roman" w:hAnsi="Times New Roman" w:cs="Times New Roman"/>
          <w:color w:val="000000"/>
          <w:kern w:val="0"/>
          <w:sz w:val="20"/>
          <w:szCs w:val="20"/>
          <w14:ligatures w14:val="none"/>
        </w:rPr>
        <w:t>This is a very interesting point, but I think it would be good to back it up with numbers. Can you look at the number of self-identified centrists whose reported L1 is Spanish? Then you can add that percentage to make your point.</w:t>
      </w:r>
    </w:p>
  </w:comment>
  <w:comment w:id="968" w:author="Kendra Dickinson [2]" w:date="2024-03-25T14:33:00Z" w:initials="KD">
    <w:p w14:paraId="74FBC50D" w14:textId="77777777" w:rsidR="004E729E" w:rsidRDefault="004E729E" w:rsidP="004E729E">
      <w:r>
        <w:rPr>
          <w:rStyle w:val="CommentReference"/>
        </w:rPr>
        <w:annotationRef/>
      </w:r>
      <w:r>
        <w:rPr>
          <w:rFonts w:ascii="Times New Roman" w:eastAsia="Times New Roman" w:hAnsi="Times New Roman" w:cs="Times New Roman"/>
          <w:kern w:val="0"/>
          <w:sz w:val="20"/>
          <w:szCs w:val="20"/>
          <w14:ligatures w14:val="none"/>
        </w:rPr>
        <w:t>This is interesting, but I think a statement like this is better left to the discussion, because it invokes bigger questions about language use and attitudes</w:t>
      </w:r>
    </w:p>
  </w:comment>
  <w:comment w:id="969" w:author="Kendra Dickinson [2]" w:date="2024-03-25T14:34:00Z" w:initials="KD">
    <w:p w14:paraId="596FE905" w14:textId="77777777" w:rsidR="004E729E" w:rsidRDefault="004E729E" w:rsidP="004E729E">
      <w:r>
        <w:rPr>
          <w:rStyle w:val="CommentReference"/>
        </w:rPr>
        <w:annotationRef/>
      </w:r>
      <w:r>
        <w:rPr>
          <w:rFonts w:ascii="Times New Roman" w:eastAsia="Times New Roman" w:hAnsi="Times New Roman" w:cs="Times New Roman"/>
          <w:color w:val="000000"/>
          <w:kern w:val="0"/>
          <w:sz w:val="20"/>
          <w:szCs w:val="20"/>
          <w14:ligatures w14:val="none"/>
        </w:rPr>
        <w:t>Instead, you could just say something more general here, such as “this provides an indication that attitudes may be different than usage patterns”</w:t>
      </w:r>
    </w:p>
  </w:comment>
  <w:comment w:id="983" w:author="Kendra Dickinson [2]" w:date="2024-03-25T14:34:00Z" w:initials="KD">
    <w:p w14:paraId="7A28AC0E" w14:textId="77777777" w:rsidR="00AA3523" w:rsidRDefault="00AA3523" w:rsidP="00AA3523">
      <w:r>
        <w:rPr>
          <w:rStyle w:val="CommentReference"/>
        </w:rPr>
        <w:annotationRef/>
      </w:r>
      <w:r>
        <w:rPr>
          <w:rFonts w:ascii="Times New Roman" w:eastAsia="Times New Roman" w:hAnsi="Times New Roman" w:cs="Times New Roman"/>
          <w:color w:val="000000"/>
          <w:kern w:val="0"/>
          <w:sz w:val="20"/>
          <w:szCs w:val="20"/>
          <w14:ligatures w14:val="none"/>
        </w:rPr>
        <w:t xml:space="preserve">I would avoid “consensus” here because we don’t have the standard deviation, etc. I would just say that political orientation is not related here </w:t>
      </w:r>
    </w:p>
  </w:comment>
  <w:comment w:id="988" w:author="Kendra Dickinson" w:date="2024-03-26T12:00:00Z" w:initials="KD">
    <w:p w14:paraId="1F368A6C"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Reword per previous comment</w:t>
      </w:r>
    </w:p>
  </w:comment>
  <w:comment w:id="993" w:author="Kendra Dickinson" w:date="2024-03-26T12:00:00Z" w:initials="KD">
    <w:p w14:paraId="5DCA0B7A"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Just from eye-balling it, it looks to me like similar levels, since in many cases both progressive and conservative have wide ranges</w:t>
      </w:r>
    </w:p>
  </w:comment>
  <w:comment w:id="1002" w:author="Kendra Dickinson" w:date="2024-03-26T12:01:00Z" w:initials="KD">
    <w:p w14:paraId="6FC82595"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010" w:author="Kendra Dickinson" w:date="2024-03-26T12:01:00Z" w:initials="KD">
    <w:p w14:paraId="4BF08E39" w14:textId="77777777" w:rsidR="00C57327" w:rsidRDefault="00C57327" w:rsidP="00C57327">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030" w:author="Kendra Dickinson" w:date="2024-03-26T12:05:00Z" w:initials="KD">
    <w:p w14:paraId="4725E829" w14:textId="77777777" w:rsidR="00777E49" w:rsidRDefault="00777E49" w:rsidP="00777E49">
      <w:r>
        <w:rPr>
          <w:rStyle w:val="CommentReference"/>
        </w:rPr>
        <w:annotationRef/>
      </w:r>
      <w:r>
        <w:rPr>
          <w:rFonts w:ascii="Times New Roman" w:eastAsia="Times New Roman" w:hAnsi="Times New Roman" w:cs="Times New Roman"/>
          <w:color w:val="000000"/>
          <w:kern w:val="0"/>
          <w:sz w:val="20"/>
          <w:szCs w:val="20"/>
          <w14:ligatures w14:val="none"/>
        </w:rPr>
        <w:t>Same comments as previous table</w:t>
      </w:r>
    </w:p>
  </w:comment>
  <w:comment w:id="1202" w:author="Kendra Dickinson" w:date="2024-03-26T12:06:00Z" w:initials="KD">
    <w:p w14:paraId="3FACF2CE" w14:textId="77777777" w:rsidR="00777E49" w:rsidRDefault="00777E49" w:rsidP="00777E49">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210" w:author="Kendra Dickinson" w:date="2024-03-26T12:36:00Z" w:initials="KD">
    <w:p w14:paraId="7A5E722E" w14:textId="77777777" w:rsidR="005F3B77" w:rsidRDefault="005F3B77" w:rsidP="005F3B77">
      <w:r>
        <w:rPr>
          <w:rStyle w:val="CommentReference"/>
        </w:rPr>
        <w:annotationRef/>
      </w:r>
      <w:r>
        <w:rPr>
          <w:rFonts w:ascii="Times New Roman" w:eastAsia="Times New Roman" w:hAnsi="Times New Roman" w:cs="Times New Roman"/>
          <w:color w:val="000000"/>
          <w:kern w:val="0"/>
          <w:sz w:val="20"/>
          <w:szCs w:val="20"/>
          <w14:ligatures w14:val="none"/>
        </w:rPr>
        <w:t>When you make these kind of comparisons, it might be helpful to put the mean values in parenthesis so that they reader can directly compare them</w:t>
      </w:r>
    </w:p>
  </w:comment>
  <w:comment w:id="1222" w:author="Kendra Dickinson" w:date="2024-03-26T12:36:00Z" w:initials="KD">
    <w:p w14:paraId="6A1CC216" w14:textId="77777777" w:rsidR="005F3B77" w:rsidRDefault="005F3B77" w:rsidP="005F3B77">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240" w:author="Kendra Dickinson" w:date="2024-03-26T12:39:00Z" w:initials="KD">
    <w:p w14:paraId="4B954674" w14:textId="77777777" w:rsidR="005F3B77" w:rsidRDefault="005F3B77" w:rsidP="005F3B77">
      <w:r>
        <w:rPr>
          <w:rStyle w:val="CommentReference"/>
        </w:rPr>
        <w:annotationRef/>
      </w:r>
      <w:r>
        <w:rPr>
          <w:rFonts w:ascii="Times New Roman" w:eastAsia="Times New Roman" w:hAnsi="Times New Roman" w:cs="Times New Roman"/>
          <w:kern w:val="0"/>
          <w:sz w:val="20"/>
          <w:szCs w:val="20"/>
          <w14:ligatures w14:val="none"/>
        </w:rPr>
        <w:t>As noted with a few previous images, I don’t think this image is as good a case for consensus as others</w:t>
      </w:r>
    </w:p>
  </w:comment>
  <w:comment w:id="1258" w:author="Kendra Dickinson" w:date="2024-03-26T12:41:00Z" w:initials="KD">
    <w:p w14:paraId="6BFFE84C" w14:textId="77777777" w:rsidR="002D1F44" w:rsidRDefault="002D1F44" w:rsidP="002D1F44">
      <w:r>
        <w:rPr>
          <w:rStyle w:val="CommentReference"/>
        </w:rPr>
        <w:annotationRef/>
      </w:r>
      <w:r>
        <w:rPr>
          <w:rFonts w:ascii="Times New Roman" w:eastAsia="Times New Roman" w:hAnsi="Times New Roman" w:cs="Times New Roman"/>
          <w:color w:val="000000"/>
          <w:kern w:val="0"/>
          <w:sz w:val="20"/>
          <w:szCs w:val="20"/>
          <w14:ligatures w14:val="none"/>
        </w:rPr>
        <w:t>Something like the might be good to add throughout, in order to point readers directly to what you are talking about</w:t>
      </w:r>
    </w:p>
  </w:comment>
  <w:comment w:id="1266" w:author="Kendra Dickinson" w:date="2024-03-26T12:41:00Z" w:initials="KD">
    <w:p w14:paraId="27997DC8" w14:textId="77777777" w:rsidR="00D6123E" w:rsidRDefault="00D6123E" w:rsidP="00D6123E">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281" w:author="Kendra Dickinson" w:date="2024-03-26T12:41:00Z" w:initials="KD">
    <w:p w14:paraId="63C8A1C0" w14:textId="77777777" w:rsidR="00621A22" w:rsidRDefault="00621A22" w:rsidP="00621A22">
      <w:r>
        <w:rPr>
          <w:rStyle w:val="CommentReference"/>
        </w:rPr>
        <w:annotationRef/>
      </w:r>
      <w:r>
        <w:rPr>
          <w:rFonts w:ascii="Times New Roman" w:eastAsia="Times New Roman" w:hAnsi="Times New Roman" w:cs="Times New Roman"/>
          <w:color w:val="000000"/>
          <w:kern w:val="0"/>
          <w:sz w:val="20"/>
          <w:szCs w:val="20"/>
          <w14:ligatures w14:val="none"/>
        </w:rPr>
        <w:t>Something like the might be good to add throughout, in order to point readers directly to what you are talking about</w:t>
      </w:r>
    </w:p>
  </w:comment>
  <w:comment w:id="1284" w:author="Kendra Dickinson" w:date="2024-03-26T12:45:00Z" w:initials="KD">
    <w:p w14:paraId="09A834F7" w14:textId="77777777" w:rsidR="00D6123E" w:rsidRDefault="00D6123E" w:rsidP="00D6123E">
      <w:r>
        <w:rPr>
          <w:rStyle w:val="CommentReference"/>
        </w:rPr>
        <w:annotationRef/>
      </w:r>
      <w:r>
        <w:rPr>
          <w:rFonts w:ascii="Times New Roman" w:eastAsia="Times New Roman" w:hAnsi="Times New Roman" w:cs="Times New Roman"/>
          <w:color w:val="000000"/>
          <w:kern w:val="0"/>
          <w:sz w:val="20"/>
          <w:szCs w:val="20"/>
          <w14:ligatures w14:val="none"/>
        </w:rPr>
        <w:t>When talking about absolute range of responses, progressives have a large range, including outliers. However, if we are talking about the error bars, then this is true. Try to clarify what you mean when you say wider range here, and who that range is referring to.</w:t>
      </w:r>
    </w:p>
  </w:comment>
  <w:comment w:id="1300" w:author="Kendra Dickinson" w:date="2024-03-26T12:46:00Z" w:initials="KD">
    <w:p w14:paraId="488F4F61" w14:textId="77777777" w:rsidR="00C33B42" w:rsidRDefault="00C33B42" w:rsidP="00C33B42">
      <w:r>
        <w:rPr>
          <w:rStyle w:val="CommentReference"/>
        </w:rPr>
        <w:annotationRef/>
      </w:r>
      <w:r>
        <w:rPr>
          <w:rFonts w:ascii="Times New Roman" w:eastAsia="Times New Roman" w:hAnsi="Times New Roman" w:cs="Times New Roman"/>
          <w:color w:val="000000"/>
          <w:kern w:val="0"/>
          <w:sz w:val="20"/>
          <w:szCs w:val="20"/>
          <w14:ligatures w14:val="none"/>
        </w:rPr>
        <w:t>Reformat based on previous comments</w:t>
      </w:r>
    </w:p>
  </w:comment>
  <w:comment w:id="1484" w:author="Kendra Dickinson" w:date="2024-03-26T12:48:00Z" w:initials="KD">
    <w:p w14:paraId="4EDA0018" w14:textId="77777777" w:rsidR="00E22882" w:rsidRDefault="00E22882" w:rsidP="00E22882">
      <w:r>
        <w:rPr>
          <w:rStyle w:val="CommentReference"/>
        </w:rPr>
        <w:annotationRef/>
      </w:r>
      <w:r>
        <w:rPr>
          <w:rFonts w:ascii="Times New Roman" w:eastAsia="Times New Roman" w:hAnsi="Times New Roman" w:cs="Times New Roman"/>
          <w:color w:val="000000"/>
          <w:kern w:val="0"/>
          <w:sz w:val="20"/>
          <w:szCs w:val="20"/>
          <w14:ligatures w14:val="none"/>
        </w:rPr>
        <w:t>I would avoid consensus here, because without seeing the numbers, all we can conclude is that differences in opinion are not attributable to political orientation. Instead, you can say something like “indicating that these particular attitudes are not connected to political orientation in these data"</w:t>
      </w:r>
    </w:p>
  </w:comment>
  <w:comment w:id="1491" w:author="Kendra Dickinson" w:date="2024-03-26T12:48:00Z" w:initials="KD">
    <w:p w14:paraId="24764B30" w14:textId="77777777" w:rsidR="00D25F67" w:rsidRDefault="00D25F67" w:rsidP="00D25F67">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496" w:author="Kendra Dickinson" w:date="2024-03-26T12:49:00Z" w:initials="KD">
    <w:p w14:paraId="66EDFA31" w14:textId="77777777" w:rsidR="00D25F67" w:rsidRDefault="00D25F67" w:rsidP="00D25F67">
      <w:r>
        <w:rPr>
          <w:rStyle w:val="CommentReference"/>
        </w:rPr>
        <w:annotationRef/>
      </w:r>
      <w:r>
        <w:rPr>
          <w:rFonts w:ascii="Times New Roman" w:eastAsia="Times New Roman" w:hAnsi="Times New Roman" w:cs="Times New Roman"/>
          <w:color w:val="000000"/>
          <w:kern w:val="0"/>
          <w:sz w:val="20"/>
          <w:szCs w:val="20"/>
          <w14:ligatures w14:val="none"/>
        </w:rPr>
        <w:t>Again, we can’t know if there is consensus without seeing the numbers and their range, all we can say is that the attitudes are generally positive, and that they are not connected to political orientation.</w:t>
      </w:r>
    </w:p>
  </w:comment>
  <w:comment w:id="1512" w:author="Kendra Dickinson" w:date="2024-03-26T12:51:00Z" w:initials="KD">
    <w:p w14:paraId="3E5B7972" w14:textId="77777777" w:rsidR="00D25F67" w:rsidRDefault="00D25F67" w:rsidP="00D25F67">
      <w:r>
        <w:rPr>
          <w:rStyle w:val="CommentReference"/>
        </w:rPr>
        <w:annotationRef/>
      </w:r>
      <w:r>
        <w:rPr>
          <w:rFonts w:ascii="Times New Roman" w:eastAsia="Times New Roman" w:hAnsi="Times New Roman" w:cs="Times New Roman"/>
          <w:color w:val="000000"/>
          <w:kern w:val="0"/>
          <w:sz w:val="20"/>
          <w:szCs w:val="20"/>
          <w14:ligatures w14:val="none"/>
        </w:rPr>
        <w:t>This is true, but you have already explained it a few times, so I think now you can shorten this explanation to something simply like “align to with previously mentioned trend of centrist alignment with conservative attidues"</w:t>
      </w:r>
    </w:p>
  </w:comment>
  <w:comment w:id="1514" w:author="Kendra Dickinson" w:date="2024-03-26T12:50:00Z" w:initials="KD">
    <w:p w14:paraId="3C921018" w14:textId="5A0FD7B1" w:rsidR="00D25F67" w:rsidRDefault="00D25F67" w:rsidP="00D25F67">
      <w:r>
        <w:rPr>
          <w:rStyle w:val="CommentReference"/>
        </w:rPr>
        <w:annotationRef/>
      </w:r>
      <w:r>
        <w:rPr>
          <w:rFonts w:ascii="Times New Roman" w:eastAsia="Times New Roman" w:hAnsi="Times New Roman" w:cs="Times New Roman"/>
          <w:color w:val="000000"/>
          <w:kern w:val="0"/>
          <w:sz w:val="20"/>
          <w:szCs w:val="20"/>
          <w14:ligatures w14:val="none"/>
        </w:rPr>
        <w:t>I don’t think this image I a great example of that sine progressives actually have more outliers here</w:t>
      </w:r>
    </w:p>
  </w:comment>
  <w:comment w:id="1520" w:author="Kendra Dickinson" w:date="2024-03-26T12:52:00Z" w:initials="KD">
    <w:p w14:paraId="2D24ED7E" w14:textId="77777777" w:rsidR="000C64D9" w:rsidRDefault="000C64D9" w:rsidP="000C64D9">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565" w:author="Kendra Dickinson" w:date="2024-03-26T13:07:00Z" w:initials="KD">
    <w:p w14:paraId="2502ABE3" w14:textId="77777777" w:rsidR="00B00901" w:rsidRDefault="00B00901" w:rsidP="00B00901">
      <w:r>
        <w:rPr>
          <w:rStyle w:val="CommentReference"/>
        </w:rPr>
        <w:annotationRef/>
      </w:r>
      <w:r>
        <w:rPr>
          <w:rFonts w:ascii="Times New Roman" w:eastAsia="Times New Roman" w:hAnsi="Times New Roman" w:cs="Times New Roman"/>
          <w:color w:val="000000"/>
          <w:kern w:val="0"/>
          <w:sz w:val="20"/>
          <w:szCs w:val="20"/>
          <w14:ligatures w14:val="none"/>
        </w:rPr>
        <w:t>Can be shortened</w:t>
      </w:r>
    </w:p>
  </w:comment>
  <w:comment w:id="1590" w:author="Kendra Dickinson" w:date="2024-03-26T13:08:00Z" w:initials="KD">
    <w:p w14:paraId="3502CAEB" w14:textId="77777777" w:rsidR="00832F09" w:rsidRDefault="00832F09" w:rsidP="00832F09">
      <w:r>
        <w:rPr>
          <w:rStyle w:val="CommentReference"/>
        </w:rPr>
        <w:annotationRef/>
      </w:r>
      <w:r>
        <w:rPr>
          <w:rFonts w:ascii="Times New Roman" w:eastAsia="Times New Roman" w:hAnsi="Times New Roman" w:cs="Times New Roman"/>
          <w:color w:val="000000"/>
          <w:kern w:val="0"/>
          <w:sz w:val="20"/>
          <w:szCs w:val="20"/>
          <w14:ligatures w14:val="none"/>
        </w:rPr>
        <w:t>Reformat/move based on previous comments</w:t>
      </w:r>
    </w:p>
  </w:comment>
  <w:comment w:id="1698" w:author="Kendra Dickinson" w:date="2024-03-26T13:08:00Z" w:initials="KD">
    <w:p w14:paraId="11565AC2" w14:textId="77777777" w:rsidR="00832F09" w:rsidRDefault="00832F09" w:rsidP="00832F09">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712" w:author="Kendra Dickinson" w:date="2024-03-26T13:11:00Z" w:initials="KD">
    <w:p w14:paraId="316A8612" w14:textId="77777777" w:rsidR="007B03A8" w:rsidRDefault="007B03A8" w:rsidP="007B03A8">
      <w:r>
        <w:rPr>
          <w:rStyle w:val="CommentReference"/>
        </w:rPr>
        <w:annotationRef/>
      </w:r>
      <w:r>
        <w:rPr>
          <w:rFonts w:ascii="Times New Roman" w:eastAsia="Times New Roman" w:hAnsi="Times New Roman" w:cs="Times New Roman"/>
          <w:color w:val="000000"/>
          <w:kern w:val="0"/>
          <w:sz w:val="20"/>
          <w:szCs w:val="20"/>
          <w14:ligatures w14:val="none"/>
        </w:rPr>
        <w:t>Because o the large number of outliers, I don’t know that this image is the best example of thi</w:t>
      </w:r>
    </w:p>
  </w:comment>
  <w:comment w:id="1722" w:author="Kendra Dickinson" w:date="2024-03-26T13:11:00Z" w:initials="KD">
    <w:p w14:paraId="1A114472" w14:textId="77777777" w:rsidR="00DB0AFE" w:rsidRDefault="00DB0AFE" w:rsidP="00DB0AFE">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732" w:author="Kendra Dickinson" w:date="2024-03-26T13:13:00Z" w:initials="KD">
    <w:p w14:paraId="1DE0B963" w14:textId="77777777" w:rsidR="00DB0AFE" w:rsidRDefault="00DB0AFE" w:rsidP="00DB0AFE">
      <w:r>
        <w:rPr>
          <w:rStyle w:val="CommentReference"/>
        </w:rPr>
        <w:annotationRef/>
      </w:r>
      <w:r>
        <w:rPr>
          <w:rFonts w:ascii="Times New Roman" w:eastAsia="Times New Roman" w:hAnsi="Times New Roman" w:cs="Times New Roman"/>
          <w:color w:val="000000"/>
          <w:kern w:val="0"/>
          <w:sz w:val="20"/>
          <w:szCs w:val="20"/>
          <w14:ligatures w14:val="none"/>
        </w:rPr>
        <w:t>It does seem extremely different, so perhaps soften this language to just say it was significant different, where the other 2 left positions were not?</w:t>
      </w:r>
    </w:p>
  </w:comment>
  <w:comment w:id="1745" w:author="Kendra Dickinson" w:date="2024-03-26T13:13:00Z" w:initials="KD">
    <w:p w14:paraId="5A704A34" w14:textId="77777777" w:rsidR="009D1648" w:rsidRDefault="009D1648" w:rsidP="009D1648">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761" w:author="Kendra Dickinson" w:date="2024-03-26T13:14:00Z" w:initials="KD">
    <w:p w14:paraId="7E8210A5" w14:textId="77777777" w:rsidR="009D1648" w:rsidRDefault="009D1648" w:rsidP="009D1648">
      <w:r>
        <w:rPr>
          <w:rStyle w:val="CommentReference"/>
        </w:rPr>
        <w:annotationRef/>
      </w:r>
      <w:r>
        <w:rPr>
          <w:rFonts w:ascii="Times New Roman" w:eastAsia="Times New Roman" w:hAnsi="Times New Roman" w:cs="Times New Roman"/>
          <w:color w:val="000000"/>
          <w:kern w:val="0"/>
          <w:sz w:val="20"/>
          <w:szCs w:val="20"/>
          <w14:ligatures w14:val="none"/>
        </w:rPr>
        <w:t>Condense since you have explained this before</w:t>
      </w:r>
    </w:p>
  </w:comment>
  <w:comment w:id="1765" w:author="Kendra Dickinson" w:date="2024-03-26T13:15:00Z" w:initials="KD">
    <w:p w14:paraId="1CC6E7ED" w14:textId="77777777" w:rsidR="009D1648" w:rsidRDefault="009D1648" w:rsidP="009D1648">
      <w:r>
        <w:rPr>
          <w:rStyle w:val="CommentReference"/>
        </w:rPr>
        <w:annotationRef/>
      </w:r>
      <w:r>
        <w:rPr>
          <w:rFonts w:ascii="Times New Roman" w:eastAsia="Times New Roman" w:hAnsi="Times New Roman" w:cs="Times New Roman"/>
          <w:color w:val="000000"/>
          <w:kern w:val="0"/>
          <w:sz w:val="20"/>
          <w:szCs w:val="20"/>
          <w14:ligatures w14:val="none"/>
        </w:rPr>
        <w:t>This may be true, but I don’t think your data can actually demonstrate this, so I would remove</w:t>
      </w:r>
    </w:p>
  </w:comment>
  <w:comment w:id="1773" w:author="Kendra Dickinson" w:date="2024-03-26T13:16:00Z" w:initials="KD">
    <w:p w14:paraId="7DE37579" w14:textId="77777777" w:rsidR="009D1648" w:rsidRDefault="009D1648" w:rsidP="009D1648">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810" w:author="Kendra Dickinson" w:date="2024-03-26T13:25:00Z" w:initials="KD">
    <w:p w14:paraId="7824DBB0" w14:textId="77777777" w:rsidR="005E3619" w:rsidRDefault="005E3619" w:rsidP="005E3619">
      <w:r>
        <w:rPr>
          <w:rStyle w:val="CommentReference"/>
        </w:rPr>
        <w:annotationRef/>
      </w:r>
      <w:r>
        <w:rPr>
          <w:rFonts w:ascii="Times New Roman" w:eastAsia="Times New Roman" w:hAnsi="Times New Roman" w:cs="Times New Roman"/>
          <w:color w:val="000000"/>
          <w:kern w:val="0"/>
          <w:sz w:val="20"/>
          <w:szCs w:val="20"/>
          <w14:ligatures w14:val="none"/>
        </w:rPr>
        <w:t>Decide what to do</w:t>
      </w:r>
    </w:p>
  </w:comment>
  <w:comment w:id="1889" w:author="Kendra Dickinson" w:date="2024-03-26T13:25:00Z" w:initials="KD">
    <w:p w14:paraId="3619DBF7" w14:textId="77777777" w:rsidR="002313AE" w:rsidRDefault="002313AE" w:rsidP="002313AE">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907" w:author="Kendra Dickinson" w:date="2024-03-26T13:28:00Z" w:initials="KD">
    <w:p w14:paraId="257E204B" w14:textId="77777777" w:rsidR="0006495E" w:rsidRDefault="0006495E" w:rsidP="0006495E">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908" w:author="Kendra Dickinson" w:date="2024-03-26T13:29:00Z" w:initials="KD">
    <w:p w14:paraId="4D840C40" w14:textId="77777777" w:rsidR="0006495E" w:rsidRDefault="0006495E" w:rsidP="0006495E">
      <w:r>
        <w:rPr>
          <w:rStyle w:val="CommentReference"/>
        </w:rPr>
        <w:annotationRef/>
      </w:r>
      <w:r>
        <w:rPr>
          <w:rFonts w:ascii="Times New Roman" w:eastAsia="Times New Roman" w:hAnsi="Times New Roman" w:cs="Times New Roman"/>
          <w:color w:val="000000"/>
          <w:kern w:val="0"/>
          <w:sz w:val="20"/>
          <w:szCs w:val="20"/>
          <w14:ligatures w14:val="none"/>
        </w:rPr>
        <w:t>Again, without presenting the range of answers, we can’t say its consensus, all we can say is that differences are not based on political orientation. Try to reword</w:t>
      </w:r>
    </w:p>
  </w:comment>
  <w:comment w:id="1919" w:author="Kendra Dickinson" w:date="2024-03-26T13:29:00Z" w:initials="KD">
    <w:p w14:paraId="46BBB750" w14:textId="77777777" w:rsidR="0006495E" w:rsidRDefault="0006495E" w:rsidP="0006495E">
      <w:r>
        <w:rPr>
          <w:rStyle w:val="CommentReference"/>
        </w:rPr>
        <w:annotationRef/>
      </w:r>
      <w:r>
        <w:rPr>
          <w:rFonts w:ascii="Times New Roman" w:eastAsia="Times New Roman" w:hAnsi="Times New Roman" w:cs="Times New Roman"/>
          <w:color w:val="000000"/>
          <w:kern w:val="0"/>
          <w:sz w:val="20"/>
          <w:szCs w:val="20"/>
          <w14:ligatures w14:val="none"/>
        </w:rPr>
        <w:t>Condense</w:t>
      </w:r>
    </w:p>
  </w:comment>
  <w:comment w:id="1928" w:author="Kendra Dickinson" w:date="2024-03-26T13:30:00Z" w:initials="KD">
    <w:p w14:paraId="4ECC778D" w14:textId="77777777" w:rsidR="003C33B8" w:rsidRDefault="003C33B8" w:rsidP="003C33B8">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943" w:author="Kendra Dickinson" w:date="2024-03-26T13:30:00Z" w:initials="KD">
    <w:p w14:paraId="7DD8C0D5" w14:textId="77777777" w:rsidR="003C33B8" w:rsidRDefault="003C33B8" w:rsidP="003C33B8">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1954" w:author="Kendra Dickinson" w:date="2024-03-26T12:41:00Z" w:initials="KD">
    <w:p w14:paraId="45BE9E2B" w14:textId="77777777" w:rsidR="00DC4790" w:rsidRDefault="00DC4790" w:rsidP="00DC4790">
      <w:r>
        <w:rPr>
          <w:rStyle w:val="CommentReference"/>
        </w:rPr>
        <w:annotationRef/>
      </w:r>
      <w:r>
        <w:rPr>
          <w:rFonts w:ascii="Times New Roman" w:eastAsia="Times New Roman" w:hAnsi="Times New Roman" w:cs="Times New Roman"/>
          <w:color w:val="000000"/>
          <w:kern w:val="0"/>
          <w:sz w:val="20"/>
          <w:szCs w:val="20"/>
          <w14:ligatures w14:val="none"/>
        </w:rPr>
        <w:t>Something like the might be good to add throughout, in order to point readers directly to what you are talking about</w:t>
      </w:r>
    </w:p>
  </w:comment>
  <w:comment w:id="1952" w:author="Kendra Dickinson" w:date="2024-03-26T13:31:00Z" w:initials="KD">
    <w:p w14:paraId="55013966" w14:textId="77777777" w:rsidR="00A91C6C" w:rsidRDefault="00A91C6C" w:rsidP="00A91C6C">
      <w:r>
        <w:rPr>
          <w:rStyle w:val="CommentReference"/>
        </w:rPr>
        <w:annotationRef/>
      </w:r>
      <w:r>
        <w:rPr>
          <w:rFonts w:ascii="Times New Roman" w:eastAsia="Times New Roman" w:hAnsi="Times New Roman" w:cs="Times New Roman"/>
          <w:color w:val="000000"/>
          <w:kern w:val="0"/>
          <w:sz w:val="20"/>
          <w:szCs w:val="20"/>
          <w14:ligatures w14:val="none"/>
        </w:rPr>
        <w:t>Again, make sure to indicate why you can say its consensus, since some progressives have lots of outliers</w:t>
      </w:r>
    </w:p>
  </w:comment>
  <w:comment w:id="2038" w:author="Kendra Dickinson" w:date="2024-03-26T13:32:00Z" w:initials="KD">
    <w:p w14:paraId="51EFAE15" w14:textId="77777777" w:rsidR="00B920A2" w:rsidRDefault="00B920A2" w:rsidP="00B920A2">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2047" w:author="Kendra Dickinson" w:date="2024-03-26T13:32:00Z" w:initials="KD">
    <w:p w14:paraId="6406A935" w14:textId="77777777" w:rsidR="00B920A2" w:rsidRDefault="00B920A2" w:rsidP="00B920A2">
      <w:r>
        <w:rPr>
          <w:rStyle w:val="CommentReference"/>
        </w:rPr>
        <w:annotationRef/>
      </w:r>
      <w:r>
        <w:rPr>
          <w:rFonts w:ascii="Times New Roman" w:eastAsia="Times New Roman" w:hAnsi="Times New Roman" w:cs="Times New Roman"/>
          <w:color w:val="000000"/>
          <w:kern w:val="0"/>
          <w:sz w:val="20"/>
          <w:szCs w:val="20"/>
          <w14:ligatures w14:val="none"/>
        </w:rPr>
        <w:t>Condense</w:t>
      </w:r>
    </w:p>
  </w:comment>
  <w:comment w:id="2055" w:author="Kendra Dickinson" w:date="2024-03-26T13:32:00Z" w:initials="KD">
    <w:p w14:paraId="2B0D310F" w14:textId="77777777" w:rsidR="005F3E5D" w:rsidRDefault="005F3E5D" w:rsidP="005F3E5D">
      <w:r>
        <w:rPr>
          <w:rStyle w:val="CommentReference"/>
        </w:rPr>
        <w:annotationRef/>
      </w:r>
      <w:r>
        <w:rPr>
          <w:rFonts w:ascii="Times New Roman" w:eastAsia="Times New Roman" w:hAnsi="Times New Roman" w:cs="Times New Roman"/>
          <w:color w:val="000000"/>
          <w:kern w:val="0"/>
          <w:sz w:val="20"/>
          <w:szCs w:val="20"/>
          <w14:ligatures w14:val="none"/>
        </w:rPr>
        <w:t>reword</w:t>
      </w:r>
    </w:p>
  </w:comment>
  <w:comment w:id="2066" w:author="Kendra Dickinson" w:date="2024-03-26T13:33:00Z" w:initials="KD">
    <w:p w14:paraId="67041443" w14:textId="77777777" w:rsidR="00B32285" w:rsidRDefault="00B32285" w:rsidP="00B32285">
      <w:r>
        <w:rPr>
          <w:rStyle w:val="CommentReference"/>
        </w:rPr>
        <w:annotationRef/>
      </w:r>
      <w:r>
        <w:rPr>
          <w:rFonts w:ascii="Times New Roman" w:eastAsia="Times New Roman" w:hAnsi="Times New Roman" w:cs="Times New Roman"/>
          <w:color w:val="000000"/>
          <w:kern w:val="0"/>
          <w:sz w:val="20"/>
          <w:szCs w:val="20"/>
          <w14:ligatures w14:val="none"/>
        </w:rPr>
        <w:t>Condense</w:t>
      </w:r>
    </w:p>
  </w:comment>
  <w:comment w:id="2080" w:author="Kendra Dickinson" w:date="2024-03-26T13:34:00Z" w:initials="KD">
    <w:p w14:paraId="381A8835" w14:textId="77777777" w:rsidR="00B32285" w:rsidRDefault="00B32285" w:rsidP="00B32285">
      <w:r>
        <w:rPr>
          <w:rStyle w:val="CommentReference"/>
        </w:rPr>
        <w:annotationRef/>
      </w:r>
      <w:r>
        <w:rPr>
          <w:rFonts w:ascii="Times New Roman" w:eastAsia="Times New Roman" w:hAnsi="Times New Roman" w:cs="Times New Roman"/>
          <w:color w:val="000000"/>
          <w:kern w:val="0"/>
          <w:sz w:val="20"/>
          <w:szCs w:val="20"/>
          <w14:ligatures w14:val="none"/>
        </w:rPr>
        <w:t>Condense</w:t>
      </w:r>
    </w:p>
  </w:comment>
  <w:comment w:id="2082" w:author="Kendra Dickinson" w:date="2024-03-26T13:34:00Z" w:initials="KD">
    <w:p w14:paraId="143A6142" w14:textId="77777777" w:rsidR="00B32285" w:rsidRDefault="00B32285" w:rsidP="00B32285">
      <w:r>
        <w:rPr>
          <w:rStyle w:val="CommentReference"/>
        </w:rPr>
        <w:annotationRef/>
      </w:r>
      <w:r>
        <w:rPr>
          <w:rFonts w:ascii="Times New Roman" w:eastAsia="Times New Roman" w:hAnsi="Times New Roman" w:cs="Times New Roman"/>
          <w:color w:val="000000"/>
          <w:kern w:val="0"/>
          <w:sz w:val="20"/>
          <w:szCs w:val="20"/>
          <w14:ligatures w14:val="none"/>
        </w:rPr>
        <w:t>Clarify what we can observe that shows this</w:t>
      </w:r>
    </w:p>
  </w:comment>
  <w:comment w:id="2114" w:author="Kendra Dickinson" w:date="2024-03-29T15:01:00Z" w:initials="KD">
    <w:p w14:paraId="75008035" w14:textId="77777777"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This is a really great first draft of this section! I have made comments throughout on smaller details. More generally, I think it would be good for your try and connect your findings more explicitly to previous findings. In many cases, you say that our findings relate to previous studies and cite them, but I would like to know more about exactly how they are connected. It would also be good to bring in connections from other papers not related to Catalan that you discuss in the background. For example, the Bertolotti &amp; Coll (2020) paper talks about how language policy can influence attitudes, so many make a brief connection to your work</w:t>
      </w:r>
    </w:p>
  </w:comment>
  <w:comment w:id="2115" w:author="Kendra Dickinson" w:date="2024-03-29T15:03:00Z" w:initials="KD">
    <w:p w14:paraId="4F69CEA5" w14:textId="77777777"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Also, for the paragraphs where you write about the different statements, try to introduce the topic but providing a sentence of general summary, something like “overall results showed that….”, then talk about the specific items. Finally, try to end each of these paragraphs with something that strongly makes your point, or tells us what we can learn from the content of the paragraph, e.g. “these results show that….”</w:t>
      </w:r>
    </w:p>
  </w:comment>
  <w:comment w:id="2126" w:author="Kendra Dickinson" w:date="2024-03-29T12:12:00Z" w:initials="KD">
    <w:p w14:paraId="7C4D1618" w14:textId="59608698" w:rsidR="007A4BB7" w:rsidRDefault="007A4BB7" w:rsidP="007A4BB7">
      <w:r>
        <w:rPr>
          <w:rStyle w:val="CommentReference"/>
        </w:rPr>
        <w:annotationRef/>
      </w:r>
      <w:r>
        <w:rPr>
          <w:rFonts w:ascii="Times New Roman" w:eastAsia="Times New Roman" w:hAnsi="Times New Roman" w:cs="Times New Roman"/>
          <w:color w:val="000000"/>
          <w:kern w:val="0"/>
          <w:sz w:val="20"/>
          <w:szCs w:val="20"/>
          <w14:ligatures w14:val="none"/>
        </w:rPr>
        <w:t>This is a very good point, but as it reads now, it’s hard to tell whether you mean that these policies were made in responses to attitudes, or the other way around. I might change it to something like “the political motivations or language policy in the Balearic Islands, and the views of the population towards these policies” It doesn’t have to be exactly that, but something that makes it clearer that you are saying that language is political, which then led to the implementation of policies by political parties, if that in fact is what you are saying</w:t>
      </w:r>
    </w:p>
  </w:comment>
  <w:comment w:id="2130" w:author="Kendra Dickinson" w:date="2024-03-29T12:19:00Z" w:initials="KD">
    <w:p w14:paraId="38CBC451" w14:textId="77777777" w:rsidR="00BB090F" w:rsidRDefault="00BB090F" w:rsidP="00BB090F">
      <w:r>
        <w:rPr>
          <w:rStyle w:val="CommentReference"/>
        </w:rPr>
        <w:annotationRef/>
      </w:r>
      <w:r>
        <w:rPr>
          <w:rFonts w:ascii="Times New Roman" w:eastAsia="Times New Roman" w:hAnsi="Times New Roman" w:cs="Times New Roman"/>
          <w:color w:val="000000"/>
          <w:kern w:val="0"/>
          <w:sz w:val="20"/>
          <w:szCs w:val="20"/>
          <w14:ligatures w14:val="none"/>
        </w:rPr>
        <w:t>This paragraph is very long. Can you find a way to break it up?</w:t>
      </w:r>
    </w:p>
  </w:comment>
  <w:comment w:id="2133" w:author="Kendra Dickinson" w:date="2024-03-29T12:18:00Z" w:initials="KD">
    <w:p w14:paraId="0229F4ED" w14:textId="7EF0C22A" w:rsidR="00BB090F" w:rsidRDefault="00BB090F" w:rsidP="00BB090F">
      <w:r>
        <w:rPr>
          <w:rStyle w:val="CommentReference"/>
        </w:rPr>
        <w:annotationRef/>
      </w:r>
      <w:r>
        <w:rPr>
          <w:rFonts w:ascii="Times New Roman" w:eastAsia="Times New Roman" w:hAnsi="Times New Roman" w:cs="Times New Roman"/>
          <w:color w:val="000000"/>
          <w:kern w:val="0"/>
          <w:sz w:val="20"/>
          <w:szCs w:val="20"/>
          <w14:ligatures w14:val="none"/>
        </w:rPr>
        <w:t>Reword</w:t>
      </w:r>
    </w:p>
    <w:p w14:paraId="39413D9F" w14:textId="77777777" w:rsidR="00BB090F" w:rsidRDefault="00BB090F" w:rsidP="00BB090F"/>
  </w:comment>
  <w:comment w:id="2145" w:author="Kendra Dickinson" w:date="2024-03-29T12:18:00Z" w:initials="KD">
    <w:p w14:paraId="7E4CB00F" w14:textId="77777777" w:rsidR="00BB090F" w:rsidRDefault="00BB090F" w:rsidP="00BB090F">
      <w:r>
        <w:rPr>
          <w:rStyle w:val="CommentReference"/>
        </w:rPr>
        <w:annotationRef/>
      </w:r>
      <w:r>
        <w:rPr>
          <w:rFonts w:ascii="Times New Roman" w:eastAsia="Times New Roman" w:hAnsi="Times New Roman" w:cs="Times New Roman"/>
          <w:color w:val="000000"/>
          <w:kern w:val="0"/>
          <w:sz w:val="20"/>
          <w:szCs w:val="20"/>
          <w14:ligatures w14:val="none"/>
        </w:rPr>
        <w:t>Sounds a bit informal</w:t>
      </w:r>
    </w:p>
  </w:comment>
  <w:comment w:id="2160" w:author="Kendra Dickinson" w:date="2024-03-29T12:21:00Z" w:initials="KD">
    <w:p w14:paraId="6DECCD6F"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This paragraph is also very long. Can you break it up?</w:t>
      </w:r>
    </w:p>
  </w:comment>
  <w:comment w:id="2165" w:author="Kendra Dickinson" w:date="2024-03-29T12:21:00Z" w:initials="KD">
    <w:p w14:paraId="35394141" w14:textId="5F7F7EB8"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When you talk about your data specifically, you should refer to the participants, or the data. From that, you can generalize to society at large, but start by referencing your data.</w:t>
      </w:r>
    </w:p>
  </w:comment>
  <w:comment w:id="2169" w:author="Kendra Dickinson" w:date="2024-03-29T12:22:00Z" w:initials="KD">
    <w:p w14:paraId="024C373E"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This is the first mention of passive bilingualism, so clarify what you mean</w:t>
      </w:r>
    </w:p>
  </w:comment>
  <w:comment w:id="2181" w:author="Kendra Dickinson" w:date="2024-03-29T12:23:00Z" w:initials="KD">
    <w:p w14:paraId="4707DA88"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Here might be a good place for a new paragraph</w:t>
      </w:r>
    </w:p>
  </w:comment>
  <w:comment w:id="2192" w:author="Kendra Dickinson" w:date="2024-03-29T12:23:00Z" w:initials="KD">
    <w:p w14:paraId="0859E62B"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Sounds bit informal</w:t>
      </w:r>
    </w:p>
  </w:comment>
  <w:comment w:id="2203" w:author="Kendra Dickinson" w:date="2024-03-29T12:26:00Z" w:initials="KD">
    <w:p w14:paraId="5A34EC05"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In this paragraph you use “they” a lot, and it can get confusing who is being referred to. You don’t need to change all instances of “they” but I would read it over and see if there are multiple “they” in succession, maybe you can replace one or two with a noun phrase like “conservative participants”</w:t>
      </w:r>
    </w:p>
  </w:comment>
  <w:comment w:id="2219" w:author="Kendra Dickinson" w:date="2024-03-29T12:27:00Z" w:initials="KD">
    <w:p w14:paraId="7BCA211C"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Since this is the discussion, I would start with paragraph with a more general sentence summarizing the overall findings related to language policy and implementation, and then get into the specifics.</w:t>
      </w:r>
    </w:p>
  </w:comment>
  <w:comment w:id="2220" w:author="Kendra Dickinson" w:date="2024-03-29T12:27:00Z" w:initials="KD">
    <w:p w14:paraId="27BA2F5B"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Check this throughout this section</w:t>
      </w:r>
    </w:p>
  </w:comment>
  <w:comment w:id="2229" w:author="Kendra Dickinson" w:date="2024-03-29T12:27:00Z" w:initials="KD">
    <w:p w14:paraId="68F0616F" w14:textId="7127770B"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Same thing here with "they"</w:t>
      </w:r>
    </w:p>
  </w:comment>
  <w:comment w:id="2243" w:author="Kendra Dickinson" w:date="2024-03-29T12:27:00Z" w:initials="KD">
    <w:p w14:paraId="0D62DFF0" w14:textId="77777777" w:rsidR="00277566" w:rsidRDefault="00277566" w:rsidP="00277566">
      <w:r>
        <w:rPr>
          <w:rStyle w:val="CommentReference"/>
        </w:rPr>
        <w:annotationRef/>
      </w:r>
      <w:r>
        <w:rPr>
          <w:rFonts w:ascii="Times New Roman" w:eastAsia="Times New Roman" w:hAnsi="Times New Roman" w:cs="Times New Roman"/>
          <w:color w:val="000000"/>
          <w:kern w:val="0"/>
          <w:sz w:val="20"/>
          <w:szCs w:val="20"/>
          <w14:ligatures w14:val="none"/>
        </w:rPr>
        <w:t>New paragraph</w:t>
      </w:r>
    </w:p>
  </w:comment>
  <w:comment w:id="2272" w:author="Kendra Dickinson" w:date="2024-03-29T12:31:00Z" w:initials="KD">
    <w:p w14:paraId="7A7E7F5B" w14:textId="77777777"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This sentence is a little confusing because I lose what language is being talked about. Maybe try to reword?</w:t>
      </w:r>
    </w:p>
  </w:comment>
  <w:comment w:id="2281" w:author="Kendra Dickinson" w:date="2024-03-29T12:34:00Z" w:initials="KD">
    <w:p w14:paraId="7E541F34" w14:textId="77777777"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Did these author’s draw any conclusions from this? It would be good to reference them here, to see if they connect to your findings.</w:t>
      </w:r>
    </w:p>
  </w:comment>
  <w:comment w:id="2287" w:author="Kendra Dickinson" w:date="2024-03-29T12:35:00Z" w:initials="KD">
    <w:p w14:paraId="24C36D8B" w14:textId="77777777"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This is just an example, you don’t have to use this sentence, but it would be a good idea to summarize the contribution of each group of findings you are presenting, but summarizing the bigger picture at the end of each paragraph. I would revisit each paragraph in this section where you summarize results, and try to do something similar.</w:t>
      </w:r>
    </w:p>
  </w:comment>
  <w:comment w:id="2290" w:author="Kendra Dickinson" w:date="2024-03-29T12:32:00Z" w:initials="KD">
    <w:p w14:paraId="78344110" w14:textId="2DDCD67E"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New paragraph</w:t>
      </w:r>
    </w:p>
  </w:comment>
  <w:comment w:id="2291" w:author="Kendra Dickinson" w:date="2024-03-29T12:36:00Z" w:initials="KD">
    <w:p w14:paraId="6B5BAEBA" w14:textId="77777777" w:rsidR="00045E30" w:rsidRDefault="00045E30" w:rsidP="00045E30">
      <w:r>
        <w:rPr>
          <w:rStyle w:val="CommentReference"/>
        </w:rPr>
        <w:annotationRef/>
      </w:r>
      <w:r>
        <w:rPr>
          <w:rFonts w:ascii="Times New Roman" w:eastAsia="Times New Roman" w:hAnsi="Times New Roman" w:cs="Times New Roman"/>
          <w:color w:val="000000"/>
          <w:kern w:val="0"/>
          <w:sz w:val="20"/>
          <w:szCs w:val="20"/>
          <w14:ligatures w14:val="none"/>
        </w:rPr>
        <w:t>The previous paragraph doesn’t really include a reason, it just says that speakers tend to have preference for their L1. I would include some of the authors’ you cite’s conclusions as potential reason, and then you can say “another reason”. Otherwise, here you could say something like “A potential explanation for….”</w:t>
      </w:r>
    </w:p>
  </w:comment>
  <w:comment w:id="2302" w:author="Kendra Dickinson" w:date="2024-03-29T12:37:00Z" w:initials="KD">
    <w:p w14:paraId="0D38E313" w14:textId="77777777" w:rsidR="00A172F9" w:rsidRDefault="00A172F9" w:rsidP="00A172F9">
      <w:r>
        <w:rPr>
          <w:rStyle w:val="CommentReference"/>
        </w:rPr>
        <w:annotationRef/>
      </w:r>
      <w:r>
        <w:rPr>
          <w:rFonts w:ascii="Times New Roman" w:eastAsia="Times New Roman" w:hAnsi="Times New Roman" w:cs="Times New Roman"/>
          <w:color w:val="000000"/>
          <w:kern w:val="0"/>
          <w:sz w:val="20"/>
          <w:szCs w:val="20"/>
          <w14:ligatures w14:val="none"/>
        </w:rPr>
        <w:t xml:space="preserve">This is all good info, but I would say less simply about the previous study, and more about how it connects to your own work. </w:t>
      </w:r>
    </w:p>
  </w:comment>
  <w:comment w:id="2332" w:author="Kendra Dickinson [2]" w:date="2024-03-29T14:47:00Z" w:initials="KD">
    <w:p w14:paraId="3F01D331" w14:textId="77777777" w:rsidR="00DA2682" w:rsidRDefault="00DA2682" w:rsidP="00DA2682">
      <w:r>
        <w:rPr>
          <w:rStyle w:val="CommentReference"/>
        </w:rPr>
        <w:annotationRef/>
      </w:r>
      <w:r>
        <w:rPr>
          <w:rFonts w:ascii="Times New Roman" w:eastAsia="Times New Roman" w:hAnsi="Times New Roman" w:cs="Times New Roman"/>
          <w:color w:val="000000"/>
          <w:kern w:val="0"/>
          <w:sz w:val="20"/>
          <w:szCs w:val="20"/>
          <w14:ligatures w14:val="none"/>
        </w:rPr>
        <w:t>This is a really great paragraph, with many important ideas. I would recommend reorganizing a bit. I would start with something like “Second, the findings in this study follow the framework of ‘authentic’ versus ‘anonymous’ laid out by Woodard (2007). Within this framework….describe the whole thing”.</w:t>
      </w:r>
    </w:p>
    <w:p w14:paraId="440FDEDC" w14:textId="77777777" w:rsidR="00DA2682" w:rsidRDefault="00DA2682" w:rsidP="00DA2682"/>
    <w:p w14:paraId="213610E5" w14:textId="77777777" w:rsidR="00DA2682" w:rsidRDefault="00DA2682" w:rsidP="00DA2682">
      <w:r>
        <w:rPr>
          <w:rFonts w:ascii="Times New Roman" w:eastAsia="Times New Roman" w:hAnsi="Times New Roman" w:cs="Times New Roman"/>
          <w:color w:val="000000"/>
          <w:kern w:val="0"/>
          <w:sz w:val="20"/>
          <w:szCs w:val="20"/>
          <w14:ligatures w14:val="none"/>
        </w:rPr>
        <w:t>Then, you can say, “with regard to the present findings, the association between political orientation and language attitudes in Palma…” and then “Based on both current and previous findings, Catalan fits this definition of ‘authentic’ language...etc.</w:t>
      </w:r>
    </w:p>
  </w:comment>
  <w:comment w:id="2351" w:author="Kendra Dickinson [2]" w:date="2024-03-29T14:45:00Z" w:initials="KD">
    <w:p w14:paraId="2AA72E52" w14:textId="77777777" w:rsidR="00B65998" w:rsidRDefault="00B65998" w:rsidP="00B65998">
      <w:r>
        <w:rPr>
          <w:rStyle w:val="CommentReference"/>
        </w:rPr>
        <w:annotationRef/>
      </w:r>
      <w:r>
        <w:rPr>
          <w:rFonts w:ascii="Times New Roman" w:eastAsia="Times New Roman" w:hAnsi="Times New Roman" w:cs="Times New Roman"/>
          <w:color w:val="000000"/>
          <w:kern w:val="0"/>
          <w:sz w:val="20"/>
          <w:szCs w:val="20"/>
          <w14:ligatures w14:val="none"/>
        </w:rPr>
        <w:t>This sounds a little weird. Can you try to reword?</w:t>
      </w:r>
    </w:p>
  </w:comment>
  <w:comment w:id="2371" w:author="Kendra Dickinson [2]" w:date="2024-03-29T14:44:00Z" w:initials="KD">
    <w:p w14:paraId="09F9CB92" w14:textId="10670E91" w:rsidR="00DA2682" w:rsidRDefault="00DA2682" w:rsidP="00DA2682">
      <w:r>
        <w:rPr>
          <w:rStyle w:val="CommentReference"/>
        </w:rPr>
        <w:annotationRef/>
      </w:r>
      <w:r>
        <w:rPr>
          <w:rFonts w:ascii="Times New Roman" w:eastAsia="Times New Roman" w:hAnsi="Times New Roman" w:cs="Times New Roman"/>
          <w:color w:val="000000"/>
          <w:kern w:val="0"/>
          <w:sz w:val="20"/>
          <w:szCs w:val="20"/>
          <w14:ligatures w14:val="none"/>
        </w:rPr>
        <w:t>Great connection</w:t>
      </w:r>
    </w:p>
  </w:comment>
  <w:comment w:id="2375" w:author="Kendra Dickinson [2]" w:date="2024-03-29T14:45:00Z" w:initials="KD">
    <w:p w14:paraId="0842D420" w14:textId="77777777" w:rsidR="00DA2682" w:rsidRDefault="00DA2682" w:rsidP="00DA2682">
      <w:r>
        <w:rPr>
          <w:rStyle w:val="CommentReference"/>
        </w:rPr>
        <w:annotationRef/>
      </w:r>
      <w:r>
        <w:rPr>
          <w:rFonts w:ascii="Times New Roman" w:eastAsia="Times New Roman" w:hAnsi="Times New Roman" w:cs="Times New Roman"/>
          <w:color w:val="000000"/>
          <w:kern w:val="0"/>
          <w:sz w:val="20"/>
          <w:szCs w:val="20"/>
          <w14:ligatures w14:val="none"/>
        </w:rPr>
        <w:t>This sounds a little weird. Can you try to reword?</w:t>
      </w:r>
    </w:p>
  </w:comment>
  <w:comment w:id="2390" w:author="Kendra Dickinson [2]" w:date="2024-03-29T14:49:00Z" w:initials="KD">
    <w:p w14:paraId="640E75FB" w14:textId="77777777" w:rsidR="00DA2682" w:rsidRDefault="00DA2682" w:rsidP="00DA2682">
      <w:r>
        <w:rPr>
          <w:rStyle w:val="CommentReference"/>
        </w:rPr>
        <w:annotationRef/>
      </w:r>
      <w:r>
        <w:rPr>
          <w:rFonts w:ascii="Times New Roman" w:eastAsia="Times New Roman" w:hAnsi="Times New Roman" w:cs="Times New Roman"/>
          <w:color w:val="000000"/>
          <w:kern w:val="0"/>
          <w:sz w:val="20"/>
          <w:szCs w:val="20"/>
          <w14:ligatures w14:val="none"/>
        </w:rPr>
        <w:t>This is great, but remind the reader exactly how your study shows this is true. For example, “based on both previous findings and the findings of the present study, in particular that Spanish is found to be positively viewed overall and deemed acceptable for public and private life, indicate that it is the anonymous language in the Balearic context."</w:t>
      </w:r>
    </w:p>
  </w:comment>
  <w:comment w:id="2393" w:author="Kendra Dickinson [2]" w:date="2024-03-29T14:53:00Z" w:initials="KD">
    <w:p w14:paraId="35137E48" w14:textId="77777777" w:rsidR="00B653E5" w:rsidRDefault="00B653E5" w:rsidP="00B653E5">
      <w:r>
        <w:rPr>
          <w:rStyle w:val="CommentReference"/>
        </w:rPr>
        <w:annotationRef/>
      </w:r>
      <w:r>
        <w:rPr>
          <w:rFonts w:ascii="Times New Roman" w:eastAsia="Times New Roman" w:hAnsi="Times New Roman" w:cs="Times New Roman"/>
          <w:color w:val="000000"/>
          <w:kern w:val="0"/>
          <w:sz w:val="20"/>
          <w:szCs w:val="20"/>
          <w14:ligatures w14:val="none"/>
        </w:rPr>
        <w:t>This numbering is starting to get a little bit confusing, because then in the next sentence you say “the first one” referring to the findings. Maybe try to reword?</w:t>
      </w:r>
    </w:p>
  </w:comment>
  <w:comment w:id="2394" w:author="Alejandro Andreas Jaume Losa" w:date="2024-04-09T14:50:00Z" w:initials="MOU">
    <w:p w14:paraId="4C47C50A" w14:textId="77777777" w:rsidR="001D24B0" w:rsidRDefault="001D24B0" w:rsidP="001D24B0">
      <w:r>
        <w:rPr>
          <w:rStyle w:val="CommentReference"/>
        </w:rPr>
        <w:annotationRef/>
      </w:r>
      <w:r>
        <w:rPr>
          <w:rFonts w:ascii="Times New Roman" w:eastAsia="Times New Roman" w:hAnsi="Times New Roman" w:cs="Times New Roman"/>
          <w:color w:val="000000"/>
          <w:kern w:val="0"/>
          <w:sz w:val="20"/>
          <w:szCs w:val="20"/>
          <w14:ligatures w14:val="none"/>
        </w:rPr>
        <w:t>The third critical finding</w:t>
      </w:r>
    </w:p>
  </w:comment>
  <w:comment w:id="2412" w:author="Kendra Dickinson [2]" w:date="2024-03-29T14:55:00Z" w:initials="KD">
    <w:p w14:paraId="230BAC82" w14:textId="60EAD88B"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I would considering saying something like “language attitudes become less tied to political orientation"</w:t>
      </w:r>
    </w:p>
  </w:comment>
  <w:comment w:id="2414" w:author="Kendra Dickinson" w:date="2024-03-29T15:10:00Z" w:initials="KD">
    <w:p w14:paraId="55E9A5FB" w14:textId="77777777"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This is a good connection, but what evidence do you have for it?</w:t>
      </w:r>
    </w:p>
  </w:comment>
  <w:comment w:id="2415" w:author="Alejandro Andreas Jaume Losa" w:date="2024-04-09T14:52:00Z" w:initials="MOU">
    <w:p w14:paraId="438A81DD" w14:textId="77777777" w:rsidR="001D24B0" w:rsidRDefault="001D24B0" w:rsidP="001D24B0">
      <w:r>
        <w:rPr>
          <w:rStyle w:val="CommentReference"/>
        </w:rPr>
        <w:annotationRef/>
      </w:r>
      <w:r>
        <w:rPr>
          <w:rFonts w:ascii="Times New Roman" w:eastAsia="Times New Roman" w:hAnsi="Times New Roman" w:cs="Times New Roman"/>
          <w:color w:val="000000"/>
          <w:kern w:val="0"/>
          <w:sz w:val="20"/>
          <w:szCs w:val="20"/>
          <w14:ligatures w14:val="none"/>
        </w:rPr>
        <w:t>Change order</w:t>
      </w:r>
    </w:p>
  </w:comment>
  <w:comment w:id="2416" w:author="Alejandro Andreas Jaume Losa" w:date="2024-04-09T14:53:00Z" w:initials="MOU">
    <w:p w14:paraId="698FA5B4" w14:textId="77777777" w:rsidR="001D24B0" w:rsidRDefault="001D24B0" w:rsidP="001D24B0">
      <w:r>
        <w:rPr>
          <w:rStyle w:val="CommentReference"/>
        </w:rPr>
        <w:annotationRef/>
      </w:r>
      <w:r>
        <w:rPr>
          <w:rFonts w:ascii="Times New Roman" w:eastAsia="Times New Roman" w:hAnsi="Times New Roman" w:cs="Times New Roman"/>
          <w:color w:val="000000"/>
          <w:kern w:val="0"/>
          <w:sz w:val="20"/>
          <w:szCs w:val="20"/>
          <w14:ligatures w14:val="none"/>
        </w:rPr>
        <w:t>There are multiple potential explanations for this apparent neutrality, including viewing English as an important international language.</w:t>
      </w:r>
    </w:p>
  </w:comment>
  <w:comment w:id="2423" w:author="Kendra Dickinson" w:date="2024-03-29T15:12:00Z" w:initials="KD">
    <w:p w14:paraId="1C396AB0" w14:textId="75153130"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I know the conclusion comes next where you do some of this, but I think it would be a good idea here to include a final paragraph tying everything together, and connecting to previous studies, for example “Together, the results of the present analysis highlight X, Y, Z. This demonstrates the strong connections between X, Y, Z,…..”</w:t>
      </w:r>
    </w:p>
  </w:comment>
  <w:comment w:id="2470" w:author="Kendra Dickinson" w:date="2024-03-29T15:11:00Z" w:initials="KD">
    <w:p w14:paraId="4C90EA1D" w14:textId="6AB9B025"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Since you didn’t directly measure bilingualism, I think you can say the names of languages</w:t>
      </w:r>
    </w:p>
  </w:comment>
  <w:comment w:id="2481" w:author="Kendra Dickinson" w:date="2024-03-29T15:13:00Z" w:initials="KD">
    <w:p w14:paraId="42067F42" w14:textId="77777777" w:rsidR="00883A02" w:rsidRDefault="00883A02" w:rsidP="00883A02">
      <w:r>
        <w:rPr>
          <w:rStyle w:val="CommentReference"/>
        </w:rPr>
        <w:annotationRef/>
      </w:r>
      <w:r>
        <w:rPr>
          <w:rFonts w:ascii="Times New Roman" w:eastAsia="Times New Roman" w:hAnsi="Times New Roman" w:cs="Times New Roman"/>
          <w:color w:val="000000"/>
          <w:kern w:val="0"/>
          <w:sz w:val="20"/>
          <w:szCs w:val="20"/>
          <w14:ligatures w14:val="none"/>
        </w:rPr>
        <w:t>If previous studies have identified them, do we need more? or are you saying at a large scale? elaborate</w:t>
      </w:r>
    </w:p>
  </w:comment>
  <w:comment w:id="2482" w:author="Alejandro Andreas Jaume Losa" w:date="2024-04-09T14:58:00Z" w:initials="MOU">
    <w:p w14:paraId="40EBCF63" w14:textId="77777777" w:rsidR="001D24B0" w:rsidRDefault="001D24B0" w:rsidP="001D24B0">
      <w:r>
        <w:rPr>
          <w:rStyle w:val="CommentReference"/>
        </w:rPr>
        <w:annotationRef/>
      </w:r>
      <w:r>
        <w:rPr>
          <w:rFonts w:ascii="Times New Roman" w:eastAsia="Times New Roman" w:hAnsi="Times New Roman" w:cs="Times New Roman"/>
          <w:color w:val="000000"/>
          <w:kern w:val="0"/>
          <w:sz w:val="20"/>
          <w:szCs w:val="20"/>
          <w14:ligatures w14:val="none"/>
        </w:rPr>
        <w:t>That were not found significant in the present study. Explore the role of oder factors.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97E4A7" w15:done="1"/>
  <w15:commentEx w15:paraId="55683318" w15:done="1"/>
  <w15:commentEx w15:paraId="33103544" w15:done="1"/>
  <w15:commentEx w15:paraId="369B8807" w15:done="1"/>
  <w15:commentEx w15:paraId="6F7823A6" w15:done="1"/>
  <w15:commentEx w15:paraId="760F9176" w15:done="1"/>
  <w15:commentEx w15:paraId="5D8732E6" w15:done="1"/>
  <w15:commentEx w15:paraId="01CCA578" w15:done="1"/>
  <w15:commentEx w15:paraId="34697A83" w15:done="1"/>
  <w15:commentEx w15:paraId="35D1605A" w15:done="1"/>
  <w15:commentEx w15:paraId="7FE043C7" w15:done="1"/>
  <w15:commentEx w15:paraId="6135697D" w15:done="1"/>
  <w15:commentEx w15:paraId="37AE6104" w15:done="1"/>
  <w15:commentEx w15:paraId="7A0CF1A9" w15:done="1"/>
  <w15:commentEx w15:paraId="1DB93DA1" w15:done="1"/>
  <w15:commentEx w15:paraId="2B041E3D" w15:done="1"/>
  <w15:commentEx w15:paraId="0CD7D9D4" w15:done="1"/>
  <w15:commentEx w15:paraId="576421EF" w15:done="1"/>
  <w15:commentEx w15:paraId="5EBD357B" w15:done="1"/>
  <w15:commentEx w15:paraId="506B7AF7" w15:done="1"/>
  <w15:commentEx w15:paraId="24210D60" w15:done="1"/>
  <w15:commentEx w15:paraId="3214E6DA" w15:done="1"/>
  <w15:commentEx w15:paraId="20EC173E" w15:done="1"/>
  <w15:commentEx w15:paraId="335938A0" w15:done="1"/>
  <w15:commentEx w15:paraId="0F84FBF9" w15:done="1"/>
  <w15:commentEx w15:paraId="7BC3413E" w15:paraIdParent="0F84FBF9" w15:done="1"/>
  <w15:commentEx w15:paraId="771A9386" w15:done="1"/>
  <w15:commentEx w15:paraId="3428C31D" w15:paraIdParent="771A9386" w15:done="1"/>
  <w15:commentEx w15:paraId="3C850537" w15:done="0"/>
  <w15:commentEx w15:paraId="04B8182D" w15:done="1"/>
  <w15:commentEx w15:paraId="6657951C" w15:done="1"/>
  <w15:commentEx w15:paraId="77FEB866" w15:done="0"/>
  <w15:commentEx w15:paraId="4422CECF" w15:done="0"/>
  <w15:commentEx w15:paraId="4CC50C35" w15:done="0"/>
  <w15:commentEx w15:paraId="0CA72E93" w15:done="0"/>
  <w15:commentEx w15:paraId="16F2722A" w15:done="0"/>
  <w15:commentEx w15:paraId="323AD0D7" w15:done="0"/>
  <w15:commentEx w15:paraId="7EE469DC" w15:done="1"/>
  <w15:commentEx w15:paraId="366B5E02" w15:done="1"/>
  <w15:commentEx w15:paraId="1BDE8C57" w15:done="0"/>
  <w15:commentEx w15:paraId="5C1AB30F" w15:done="1"/>
  <w15:commentEx w15:paraId="739D5B38" w15:done="1"/>
  <w15:commentEx w15:paraId="76C15EDD" w15:done="1"/>
  <w15:commentEx w15:paraId="76A0AF34" w15:done="1"/>
  <w15:commentEx w15:paraId="78AD39AB" w15:done="1"/>
  <w15:commentEx w15:paraId="0D6E6032" w15:done="1"/>
  <w15:commentEx w15:paraId="3322692A" w15:done="0"/>
  <w15:commentEx w15:paraId="3880AAF5" w15:done="1"/>
  <w15:commentEx w15:paraId="1F95DFCA" w15:done="0"/>
  <w15:commentEx w15:paraId="2123194D" w15:done="1"/>
  <w15:commentEx w15:paraId="47E5C291" w15:paraIdParent="2123194D" w15:done="1"/>
  <w15:commentEx w15:paraId="1B2DC2E5" w15:done="0"/>
  <w15:commentEx w15:paraId="1646BDDC" w15:done="1"/>
  <w15:commentEx w15:paraId="039B52FD" w15:done="0"/>
  <w15:commentEx w15:paraId="4D9F5049" w15:done="1"/>
  <w15:commentEx w15:paraId="2D12909B" w15:paraIdParent="4D9F5049" w15:done="1"/>
  <w15:commentEx w15:paraId="71AAEA7A" w15:done="0"/>
  <w15:commentEx w15:paraId="673B8D13" w15:paraIdParent="71AAEA7A" w15:done="0"/>
  <w15:commentEx w15:paraId="627A6668" w15:paraIdParent="71AAEA7A" w15:done="0"/>
  <w15:commentEx w15:paraId="385F4D21" w15:done="0"/>
  <w15:commentEx w15:paraId="67C5D50D" w15:done="0"/>
  <w15:commentEx w15:paraId="7CEB1D45" w15:done="0"/>
  <w15:commentEx w15:paraId="5BD1160E" w15:paraIdParent="7CEB1D45" w15:done="0"/>
  <w15:commentEx w15:paraId="1E4A21DF" w15:done="0"/>
  <w15:commentEx w15:paraId="4B02D5CF" w15:done="0"/>
  <w15:commentEx w15:paraId="780CD4FD" w15:done="1"/>
  <w15:commentEx w15:paraId="74FBC50D" w15:done="0"/>
  <w15:commentEx w15:paraId="596FE905" w15:paraIdParent="74FBC50D" w15:done="0"/>
  <w15:commentEx w15:paraId="7A28AC0E" w15:done="0"/>
  <w15:commentEx w15:paraId="1F368A6C" w15:done="1"/>
  <w15:commentEx w15:paraId="5DCA0B7A" w15:done="0"/>
  <w15:commentEx w15:paraId="6FC82595" w15:done="0"/>
  <w15:commentEx w15:paraId="4BF08E39" w15:done="1"/>
  <w15:commentEx w15:paraId="4725E829" w15:done="0"/>
  <w15:commentEx w15:paraId="3FACF2CE" w15:done="0"/>
  <w15:commentEx w15:paraId="7A5E722E" w15:done="1"/>
  <w15:commentEx w15:paraId="6A1CC216" w15:done="0"/>
  <w15:commentEx w15:paraId="4B954674" w15:done="0"/>
  <w15:commentEx w15:paraId="6BFFE84C" w15:done="1"/>
  <w15:commentEx w15:paraId="27997DC8" w15:done="0"/>
  <w15:commentEx w15:paraId="63C8A1C0" w15:done="1"/>
  <w15:commentEx w15:paraId="09A834F7" w15:done="0"/>
  <w15:commentEx w15:paraId="488F4F61" w15:done="0"/>
  <w15:commentEx w15:paraId="4EDA0018" w15:done="0"/>
  <w15:commentEx w15:paraId="24764B30" w15:done="0"/>
  <w15:commentEx w15:paraId="66EDFA31" w15:done="0"/>
  <w15:commentEx w15:paraId="3E5B7972" w15:done="0"/>
  <w15:commentEx w15:paraId="3C921018" w15:done="0"/>
  <w15:commentEx w15:paraId="2D24ED7E" w15:done="1"/>
  <w15:commentEx w15:paraId="2502ABE3" w15:done="1"/>
  <w15:commentEx w15:paraId="3502CAEB" w15:done="0"/>
  <w15:commentEx w15:paraId="11565AC2" w15:done="0"/>
  <w15:commentEx w15:paraId="316A8612" w15:done="0"/>
  <w15:commentEx w15:paraId="1A114472" w15:done="0"/>
  <w15:commentEx w15:paraId="1DE0B963" w15:done="1"/>
  <w15:commentEx w15:paraId="5A704A34" w15:done="1"/>
  <w15:commentEx w15:paraId="7E8210A5" w15:done="0"/>
  <w15:commentEx w15:paraId="1CC6E7ED" w15:done="0"/>
  <w15:commentEx w15:paraId="7DE37579" w15:done="0"/>
  <w15:commentEx w15:paraId="7824DBB0" w15:done="0"/>
  <w15:commentEx w15:paraId="3619DBF7" w15:done="0"/>
  <w15:commentEx w15:paraId="257E204B" w15:done="1"/>
  <w15:commentEx w15:paraId="4D840C40" w15:done="1"/>
  <w15:commentEx w15:paraId="46BBB750" w15:done="0"/>
  <w15:commentEx w15:paraId="4ECC778D" w15:done="1"/>
  <w15:commentEx w15:paraId="7DD8C0D5" w15:done="0"/>
  <w15:commentEx w15:paraId="45BE9E2B" w15:done="1"/>
  <w15:commentEx w15:paraId="55013966" w15:done="1"/>
  <w15:commentEx w15:paraId="51EFAE15" w15:done="1"/>
  <w15:commentEx w15:paraId="6406A935" w15:done="0"/>
  <w15:commentEx w15:paraId="2B0D310F" w15:done="1"/>
  <w15:commentEx w15:paraId="67041443" w15:done="0"/>
  <w15:commentEx w15:paraId="381A8835" w15:done="0"/>
  <w15:commentEx w15:paraId="143A6142" w15:done="1"/>
  <w15:commentEx w15:paraId="75008035" w15:done="1"/>
  <w15:commentEx w15:paraId="4F69CEA5" w15:paraIdParent="75008035" w15:done="1"/>
  <w15:commentEx w15:paraId="7C4D1618" w15:done="0"/>
  <w15:commentEx w15:paraId="38CBC451" w15:done="1"/>
  <w15:commentEx w15:paraId="39413D9F" w15:done="1"/>
  <w15:commentEx w15:paraId="7E4CB00F" w15:done="0"/>
  <w15:commentEx w15:paraId="6DECCD6F" w15:done="1"/>
  <w15:commentEx w15:paraId="35394141" w15:done="1"/>
  <w15:commentEx w15:paraId="024C373E" w15:done="1"/>
  <w15:commentEx w15:paraId="4707DA88" w15:done="1"/>
  <w15:commentEx w15:paraId="0859E62B" w15:done="0"/>
  <w15:commentEx w15:paraId="5A34EC05" w15:done="0"/>
  <w15:commentEx w15:paraId="7BCA211C" w15:done="1"/>
  <w15:commentEx w15:paraId="27BA2F5B" w15:paraIdParent="7BCA211C" w15:done="1"/>
  <w15:commentEx w15:paraId="68F0616F" w15:done="0"/>
  <w15:commentEx w15:paraId="0D62DFF0" w15:done="1"/>
  <w15:commentEx w15:paraId="7A7E7F5B" w15:done="1"/>
  <w15:commentEx w15:paraId="7E541F34" w15:done="1"/>
  <w15:commentEx w15:paraId="24C36D8B" w15:done="1"/>
  <w15:commentEx w15:paraId="78344110" w15:done="1"/>
  <w15:commentEx w15:paraId="6B5BAEBA" w15:done="1"/>
  <w15:commentEx w15:paraId="0D38E313" w15:done="1"/>
  <w15:commentEx w15:paraId="213610E5" w15:done="1"/>
  <w15:commentEx w15:paraId="2AA72E52" w15:done="1"/>
  <w15:commentEx w15:paraId="09F9CB92" w15:done="1"/>
  <w15:commentEx w15:paraId="0842D420" w15:done="0"/>
  <w15:commentEx w15:paraId="640E75FB" w15:done="0"/>
  <w15:commentEx w15:paraId="35137E48" w15:done="1"/>
  <w15:commentEx w15:paraId="4C47C50A" w15:paraIdParent="35137E48" w15:done="1"/>
  <w15:commentEx w15:paraId="230BAC82" w15:done="0"/>
  <w15:commentEx w15:paraId="55E9A5FB" w15:done="1"/>
  <w15:commentEx w15:paraId="438A81DD" w15:paraIdParent="55E9A5FB" w15:done="1"/>
  <w15:commentEx w15:paraId="698FA5B4" w15:paraIdParent="55E9A5FB" w15:done="1"/>
  <w15:commentEx w15:paraId="1C396AB0" w15:done="1"/>
  <w15:commentEx w15:paraId="4C90EA1D" w15:done="1"/>
  <w15:commentEx w15:paraId="42067F42" w15:done="0"/>
  <w15:commentEx w15:paraId="40EBCF63" w15:paraIdParent="42067F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44DC9B" w16cex:dateUtc="2024-03-19T16:39:00Z"/>
  <w16cex:commentExtensible w16cex:durableId="25892FA8" w16cex:dateUtc="2024-03-19T15:42:00Z"/>
  <w16cex:commentExtensible w16cex:durableId="279BBE4B" w16cex:dateUtc="2024-03-19T15:45:00Z"/>
  <w16cex:commentExtensible w16cex:durableId="65682FAF" w16cex:dateUtc="2024-03-19T15:49:00Z"/>
  <w16cex:commentExtensible w16cex:durableId="7853C3C4" w16cex:dateUtc="2024-03-19T15:50:00Z"/>
  <w16cex:commentExtensible w16cex:durableId="07FF1D5B" w16cex:dateUtc="2024-03-19T15:50:00Z"/>
  <w16cex:commentExtensible w16cex:durableId="11B7FBA4" w16cex:dateUtc="2024-03-19T16:04:00Z"/>
  <w16cex:commentExtensible w16cex:durableId="38FAF594" w16cex:dateUtc="2024-03-19T16:06:00Z"/>
  <w16cex:commentExtensible w16cex:durableId="316B7B5D" w16cex:dateUtc="2024-03-19T16:12:00Z"/>
  <w16cex:commentExtensible w16cex:durableId="1467E2BD" w16cex:dateUtc="2024-03-19T16:23:00Z"/>
  <w16cex:commentExtensible w16cex:durableId="6716773B" w16cex:dateUtc="2024-03-19T16:38:00Z"/>
  <w16cex:commentExtensible w16cex:durableId="24A956AC" w16cex:dateUtc="2024-03-19T16:39:00Z"/>
  <w16cex:commentExtensible w16cex:durableId="65A19A72" w16cex:dateUtc="2024-03-24T14:36:00Z"/>
  <w16cex:commentExtensible w16cex:durableId="005BFD2D" w16cex:dateUtc="2024-03-23T19:18:00Z"/>
  <w16cex:commentExtensible w16cex:durableId="43D1B546" w16cex:dateUtc="2024-03-23T19:22:00Z"/>
  <w16cex:commentExtensible w16cex:durableId="5901C1EB" w16cex:dateUtc="2024-03-24T13:56:00Z"/>
  <w16cex:commentExtensible w16cex:durableId="1FB0047B" w16cex:dateUtc="2024-03-24T13:58:00Z"/>
  <w16cex:commentExtensible w16cex:durableId="53001BD9" w16cex:dateUtc="2024-03-24T13:58:00Z"/>
  <w16cex:commentExtensible w16cex:durableId="60665547" w16cex:dateUtc="2024-03-24T14:01:00Z"/>
  <w16cex:commentExtensible w16cex:durableId="50209A27" w16cex:dateUtc="2024-03-24T14:22:00Z"/>
  <w16cex:commentExtensible w16cex:durableId="1BCCA00E" w16cex:dateUtc="2024-03-24T14:23:00Z"/>
  <w16cex:commentExtensible w16cex:durableId="7DCF5F90" w16cex:dateUtc="2024-03-24T14:25:00Z"/>
  <w16cex:commentExtensible w16cex:durableId="6B2318B1" w16cex:dateUtc="2024-03-24T14:26:00Z"/>
  <w16cex:commentExtensible w16cex:durableId="016D4A55" w16cex:dateUtc="2024-03-24T14:27:00Z"/>
  <w16cex:commentExtensible w16cex:durableId="22F3C611" w16cex:dateUtc="2024-03-24T14:29:00Z"/>
  <w16cex:commentExtensible w16cex:durableId="409B4912" w16cex:dateUtc="2024-03-24T14:34:00Z"/>
  <w16cex:commentExtensible w16cex:durableId="2FDBF1E5" w16cex:dateUtc="2024-03-24T14:29:00Z"/>
  <w16cex:commentExtensible w16cex:durableId="7FEF387F" w16cex:dateUtc="2024-03-24T14:34:00Z"/>
  <w16cex:commentExtensible w16cex:durableId="461174D8" w16cex:dateUtc="2024-03-24T14:29:00Z"/>
  <w16cex:commentExtensible w16cex:durableId="61534141" w16cex:dateUtc="2024-03-24T14:38:00Z"/>
  <w16cex:commentExtensible w16cex:durableId="05E92430" w16cex:dateUtc="2024-03-24T14:43:00Z"/>
  <w16cex:commentExtensible w16cex:durableId="52330755" w16cex:dateUtc="2024-03-24T14:51:00Z"/>
  <w16cex:commentExtensible w16cex:durableId="05CD5B6D" w16cex:dateUtc="2024-03-24T14:52:00Z"/>
  <w16cex:commentExtensible w16cex:durableId="49C548DF" w16cex:dateUtc="2024-03-24T14:54:00Z"/>
  <w16cex:commentExtensible w16cex:durableId="5199760C" w16cex:dateUtc="2024-03-25T14:36:00Z"/>
  <w16cex:commentExtensible w16cex:durableId="6E810460" w16cex:dateUtc="2024-03-24T14:55:00Z"/>
  <w16cex:commentExtensible w16cex:durableId="7BF81035" w16cex:dateUtc="2024-03-24T14:56:00Z"/>
  <w16cex:commentExtensible w16cex:durableId="78DDE732" w16cex:dateUtc="2024-03-24T15:31:00Z"/>
  <w16cex:commentExtensible w16cex:durableId="0AAE8AB9" w16cex:dateUtc="2024-03-24T14:58:00Z"/>
  <w16cex:commentExtensible w16cex:durableId="7C163318" w16cex:dateUtc="2024-03-24T15:00:00Z"/>
  <w16cex:commentExtensible w16cex:durableId="7A82CF81" w16cex:dateUtc="2024-03-24T15:03:00Z"/>
  <w16cex:commentExtensible w16cex:durableId="1A883CC9" w16cex:dateUtc="2024-03-24T14:52:00Z"/>
  <w16cex:commentExtensible w16cex:durableId="0C774821" w16cex:dateUtc="2024-03-24T14:54:00Z"/>
  <w16cex:commentExtensible w16cex:durableId="1618697E" w16cex:dateUtc="2024-03-24T14:55:00Z"/>
  <w16cex:commentExtensible w16cex:durableId="0498A392" w16cex:dateUtc="2024-03-25T14:36:00Z"/>
  <w16cex:commentExtensible w16cex:durableId="46362E1C" w16cex:dateUtc="2024-03-24T14:56:00Z"/>
  <w16cex:commentExtensible w16cex:durableId="4B552A2B" w16cex:dateUtc="2024-03-19T15:55:00Z"/>
  <w16cex:commentExtensible w16cex:durableId="04A4B427" w16cex:dateUtc="2024-03-24T15:08:00Z"/>
  <w16cex:commentExtensible w16cex:durableId="211B6589" w16cex:dateUtc="2024-03-24T15:35:00Z"/>
  <w16cex:commentExtensible w16cex:durableId="7723C23E" w16cex:dateUtc="2024-03-24T15:36:00Z"/>
  <w16cex:commentExtensible w16cex:durableId="6579A967" w16cex:dateUtc="2024-03-24T15:37:00Z"/>
  <w16cex:commentExtensible w16cex:durableId="18E3C4A3" w16cex:dateUtc="2024-03-24T15:40:00Z"/>
  <w16cex:commentExtensible w16cex:durableId="73162869" w16cex:dateUtc="2024-03-26T16:03:00Z"/>
  <w16cex:commentExtensible w16cex:durableId="7749B1D5" w16cex:dateUtc="2024-03-25T14:28:00Z"/>
  <w16cex:commentExtensible w16cex:durableId="793B6E88" w16cex:dateUtc="2024-03-25T14:29:00Z"/>
  <w16cex:commentExtensible w16cex:durableId="60D218BB" w16cex:dateUtc="2024-03-25T14:29:00Z"/>
  <w16cex:commentExtensible w16cex:durableId="41EF8D8B" w16cex:dateUtc="2024-03-25T14:30:00Z"/>
  <w16cex:commentExtensible w16cex:durableId="2CF890E2" w16cex:dateUtc="2024-03-25T14:31:00Z"/>
  <w16cex:commentExtensible w16cex:durableId="199B84A3" w16cex:dateUtc="2024-03-25T14:31:00Z"/>
  <w16cex:commentExtensible w16cex:durableId="7FB6394E" w16cex:dateUtc="2024-03-25T14:31:00Z"/>
  <w16cex:commentExtensible w16cex:durableId="12B8E61F" w16cex:dateUtc="2024-03-25T14:32:00Z"/>
  <w16cex:commentExtensible w16cex:durableId="5C5CA57D" w16cex:dateUtc="2024-03-25T14:33:00Z"/>
  <w16cex:commentExtensible w16cex:durableId="2709C816" w16cex:dateUtc="2024-03-25T14:33:00Z"/>
  <w16cex:commentExtensible w16cex:durableId="66E11F79" w16cex:dateUtc="2024-03-25T14:34:00Z"/>
  <w16cex:commentExtensible w16cex:durableId="17B7C791" w16cex:dateUtc="2024-03-25T18:25:00Z"/>
  <w16cex:commentExtensible w16cex:durableId="6DF22A82" w16cex:dateUtc="2024-03-25T18:29:00Z"/>
  <w16cex:commentExtensible w16cex:durableId="0B099F44" w16cex:dateUtc="2024-03-25T18:33:00Z"/>
  <w16cex:commentExtensible w16cex:durableId="5B886E6C" w16cex:dateUtc="2024-03-25T18:34:00Z"/>
  <w16cex:commentExtensible w16cex:durableId="35E454E2" w16cex:dateUtc="2024-03-25T18:34:00Z"/>
  <w16cex:commentExtensible w16cex:durableId="08BDFB7A" w16cex:dateUtc="2024-03-26T16:00:00Z"/>
  <w16cex:commentExtensible w16cex:durableId="1B31B5F7" w16cex:dateUtc="2024-03-26T16:00:00Z"/>
  <w16cex:commentExtensible w16cex:durableId="63A6873A" w16cex:dateUtc="2024-03-26T16:01:00Z"/>
  <w16cex:commentExtensible w16cex:durableId="07C6AC45" w16cex:dateUtc="2024-03-26T16:01:00Z"/>
  <w16cex:commentExtensible w16cex:durableId="081CD52C" w16cex:dateUtc="2024-03-26T16:05:00Z"/>
  <w16cex:commentExtensible w16cex:durableId="6DA46BC6" w16cex:dateUtc="2024-03-26T16:06:00Z"/>
  <w16cex:commentExtensible w16cex:durableId="671B0C41" w16cex:dateUtc="2024-03-26T16:36:00Z"/>
  <w16cex:commentExtensible w16cex:durableId="6000E2F1" w16cex:dateUtc="2024-03-26T16:36:00Z"/>
  <w16cex:commentExtensible w16cex:durableId="45461DF1" w16cex:dateUtc="2024-03-26T16:39:00Z"/>
  <w16cex:commentExtensible w16cex:durableId="5EBFA72C" w16cex:dateUtc="2024-03-26T16:41:00Z"/>
  <w16cex:commentExtensible w16cex:durableId="4E74B486" w16cex:dateUtc="2024-03-26T16:41:00Z"/>
  <w16cex:commentExtensible w16cex:durableId="7CFFEF58" w16cex:dateUtc="2024-03-26T16:41:00Z"/>
  <w16cex:commentExtensible w16cex:durableId="636423A8" w16cex:dateUtc="2024-03-26T16:45:00Z"/>
  <w16cex:commentExtensible w16cex:durableId="2E66FF24" w16cex:dateUtc="2024-03-26T16:46:00Z"/>
  <w16cex:commentExtensible w16cex:durableId="0245E9FC" w16cex:dateUtc="2024-03-26T16:48:00Z"/>
  <w16cex:commentExtensible w16cex:durableId="64203BB5" w16cex:dateUtc="2024-03-26T16:48:00Z"/>
  <w16cex:commentExtensible w16cex:durableId="37C91F3A" w16cex:dateUtc="2024-03-26T16:49:00Z"/>
  <w16cex:commentExtensible w16cex:durableId="1B104875" w16cex:dateUtc="2024-03-26T16:51:00Z"/>
  <w16cex:commentExtensible w16cex:durableId="30E57E50" w16cex:dateUtc="2024-03-26T16:50:00Z"/>
  <w16cex:commentExtensible w16cex:durableId="05A7D6EE" w16cex:dateUtc="2024-03-26T16:52:00Z"/>
  <w16cex:commentExtensible w16cex:durableId="4470D5D4" w16cex:dateUtc="2024-03-26T17:07:00Z"/>
  <w16cex:commentExtensible w16cex:durableId="691479B3" w16cex:dateUtc="2024-03-26T17:08:00Z"/>
  <w16cex:commentExtensible w16cex:durableId="16B9E68A" w16cex:dateUtc="2024-03-26T17:08:00Z"/>
  <w16cex:commentExtensible w16cex:durableId="0A9C447C" w16cex:dateUtc="2024-03-26T17:11:00Z"/>
  <w16cex:commentExtensible w16cex:durableId="71032A5F" w16cex:dateUtc="2024-03-26T17:11:00Z"/>
  <w16cex:commentExtensible w16cex:durableId="2913A6EB" w16cex:dateUtc="2024-03-26T17:13:00Z"/>
  <w16cex:commentExtensible w16cex:durableId="230C7E3E" w16cex:dateUtc="2024-03-26T17:13:00Z"/>
  <w16cex:commentExtensible w16cex:durableId="4798C8F1" w16cex:dateUtc="2024-03-26T17:14:00Z"/>
  <w16cex:commentExtensible w16cex:durableId="19D3EE99" w16cex:dateUtc="2024-03-26T17:15:00Z"/>
  <w16cex:commentExtensible w16cex:durableId="3AC7636F" w16cex:dateUtc="2024-03-26T17:16:00Z"/>
  <w16cex:commentExtensible w16cex:durableId="64772BDA" w16cex:dateUtc="2024-03-26T17:25:00Z"/>
  <w16cex:commentExtensible w16cex:durableId="214C5B03" w16cex:dateUtc="2024-03-26T17:25:00Z"/>
  <w16cex:commentExtensible w16cex:durableId="633D602C" w16cex:dateUtc="2024-03-26T17:28:00Z"/>
  <w16cex:commentExtensible w16cex:durableId="2EA84F69" w16cex:dateUtc="2024-03-26T17:29:00Z"/>
  <w16cex:commentExtensible w16cex:durableId="284113C0" w16cex:dateUtc="2024-03-26T17:29:00Z"/>
  <w16cex:commentExtensible w16cex:durableId="315D9088" w16cex:dateUtc="2024-03-26T17:30:00Z"/>
  <w16cex:commentExtensible w16cex:durableId="49842CCC" w16cex:dateUtc="2024-03-26T17:30:00Z"/>
  <w16cex:commentExtensible w16cex:durableId="29FD53C1" w16cex:dateUtc="2024-03-26T16:41:00Z"/>
  <w16cex:commentExtensible w16cex:durableId="3341BCD3" w16cex:dateUtc="2024-03-26T17:31:00Z"/>
  <w16cex:commentExtensible w16cex:durableId="4A402A37" w16cex:dateUtc="2024-03-26T17:32:00Z"/>
  <w16cex:commentExtensible w16cex:durableId="1F802A52" w16cex:dateUtc="2024-03-26T17:32:00Z"/>
  <w16cex:commentExtensible w16cex:durableId="3A441D30" w16cex:dateUtc="2024-03-26T17:32:00Z"/>
  <w16cex:commentExtensible w16cex:durableId="68EA638F" w16cex:dateUtc="2024-03-26T17:33:00Z"/>
  <w16cex:commentExtensible w16cex:durableId="650A92D1" w16cex:dateUtc="2024-03-26T17:34:00Z"/>
  <w16cex:commentExtensible w16cex:durableId="16B393B6" w16cex:dateUtc="2024-03-26T17:34:00Z"/>
  <w16cex:commentExtensible w16cex:durableId="7310EC15" w16cex:dateUtc="2024-03-29T19:01:00Z"/>
  <w16cex:commentExtensible w16cex:durableId="38C2878C" w16cex:dateUtc="2024-03-29T19:03:00Z"/>
  <w16cex:commentExtensible w16cex:durableId="6586C7FE" w16cex:dateUtc="2024-03-29T16:12:00Z"/>
  <w16cex:commentExtensible w16cex:durableId="4898194E" w16cex:dateUtc="2024-03-29T16:19:00Z"/>
  <w16cex:commentExtensible w16cex:durableId="7EA3E220" w16cex:dateUtc="2024-03-29T16:18:00Z"/>
  <w16cex:commentExtensible w16cex:durableId="5BA94D56" w16cex:dateUtc="2024-03-29T16:18:00Z"/>
  <w16cex:commentExtensible w16cex:durableId="2B4A1054" w16cex:dateUtc="2024-03-29T16:21:00Z"/>
  <w16cex:commentExtensible w16cex:durableId="2A1AADC8" w16cex:dateUtc="2024-03-29T16:21:00Z"/>
  <w16cex:commentExtensible w16cex:durableId="43A29164" w16cex:dateUtc="2024-03-29T16:22:00Z"/>
  <w16cex:commentExtensible w16cex:durableId="3EB11D89" w16cex:dateUtc="2024-03-29T16:23:00Z"/>
  <w16cex:commentExtensible w16cex:durableId="638D2BA8" w16cex:dateUtc="2024-03-29T16:23:00Z"/>
  <w16cex:commentExtensible w16cex:durableId="303F8A7F" w16cex:dateUtc="2024-03-29T16:26:00Z"/>
  <w16cex:commentExtensible w16cex:durableId="21CB70F8" w16cex:dateUtc="2024-03-29T16:27:00Z"/>
  <w16cex:commentExtensible w16cex:durableId="0B805778" w16cex:dateUtc="2024-03-29T16:27:00Z"/>
  <w16cex:commentExtensible w16cex:durableId="0D95685A" w16cex:dateUtc="2024-03-29T16:27:00Z"/>
  <w16cex:commentExtensible w16cex:durableId="02051886" w16cex:dateUtc="2024-03-29T16:27:00Z"/>
  <w16cex:commentExtensible w16cex:durableId="63E555CA" w16cex:dateUtc="2024-03-29T16:31:00Z"/>
  <w16cex:commentExtensible w16cex:durableId="5CB50B25" w16cex:dateUtc="2024-03-29T16:34:00Z"/>
  <w16cex:commentExtensible w16cex:durableId="0AFEAD07" w16cex:dateUtc="2024-03-29T16:35:00Z"/>
  <w16cex:commentExtensible w16cex:durableId="333C5D48" w16cex:dateUtc="2024-03-29T16:32:00Z"/>
  <w16cex:commentExtensible w16cex:durableId="7E993CFD" w16cex:dateUtc="2024-03-29T16:36:00Z"/>
  <w16cex:commentExtensible w16cex:durableId="1A7FE0E7" w16cex:dateUtc="2024-03-29T16:37:00Z"/>
  <w16cex:commentExtensible w16cex:durableId="51983D9A" w16cex:dateUtc="2024-03-29T18:47:00Z"/>
  <w16cex:commentExtensible w16cex:durableId="5B07048B" w16cex:dateUtc="2024-03-29T18:45:00Z"/>
  <w16cex:commentExtensible w16cex:durableId="7510D122" w16cex:dateUtc="2024-03-29T18:44:00Z"/>
  <w16cex:commentExtensible w16cex:durableId="6FA0083F" w16cex:dateUtc="2024-03-29T18:45:00Z"/>
  <w16cex:commentExtensible w16cex:durableId="680BB31D" w16cex:dateUtc="2024-03-29T18:49:00Z"/>
  <w16cex:commentExtensible w16cex:durableId="5BF765DF" w16cex:dateUtc="2024-03-29T18:53:00Z"/>
  <w16cex:commentExtensible w16cex:durableId="28DC79A9" w16cex:dateUtc="2024-04-09T18:50:00Z"/>
  <w16cex:commentExtensible w16cex:durableId="3627DDC5" w16cex:dateUtc="2024-03-29T18:55:00Z"/>
  <w16cex:commentExtensible w16cex:durableId="23BAA138" w16cex:dateUtc="2024-03-29T19:10:00Z"/>
  <w16cex:commentExtensible w16cex:durableId="090A6265" w16cex:dateUtc="2024-04-09T18:52:00Z"/>
  <w16cex:commentExtensible w16cex:durableId="3BC3F2BC" w16cex:dateUtc="2024-04-09T18:53:00Z"/>
  <w16cex:commentExtensible w16cex:durableId="755A0AF0" w16cex:dateUtc="2024-03-29T19:12:00Z"/>
  <w16cex:commentExtensible w16cex:durableId="608A6093" w16cex:dateUtc="2024-03-29T19:11:00Z"/>
  <w16cex:commentExtensible w16cex:durableId="4A6C8B59" w16cex:dateUtc="2024-03-29T19:13:00Z"/>
  <w16cex:commentExtensible w16cex:durableId="3FAEE54D" w16cex:dateUtc="2024-04-09T1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97E4A7" w16cid:durableId="1E44DC9B"/>
  <w16cid:commentId w16cid:paraId="55683318" w16cid:durableId="25892FA8"/>
  <w16cid:commentId w16cid:paraId="33103544" w16cid:durableId="279BBE4B"/>
  <w16cid:commentId w16cid:paraId="369B8807" w16cid:durableId="65682FAF"/>
  <w16cid:commentId w16cid:paraId="6F7823A6" w16cid:durableId="7853C3C4"/>
  <w16cid:commentId w16cid:paraId="760F9176" w16cid:durableId="07FF1D5B"/>
  <w16cid:commentId w16cid:paraId="5D8732E6" w16cid:durableId="11B7FBA4"/>
  <w16cid:commentId w16cid:paraId="01CCA578" w16cid:durableId="38FAF594"/>
  <w16cid:commentId w16cid:paraId="34697A83" w16cid:durableId="316B7B5D"/>
  <w16cid:commentId w16cid:paraId="35D1605A" w16cid:durableId="1467E2BD"/>
  <w16cid:commentId w16cid:paraId="7FE043C7" w16cid:durableId="6716773B"/>
  <w16cid:commentId w16cid:paraId="6135697D" w16cid:durableId="24A956AC"/>
  <w16cid:commentId w16cid:paraId="37AE6104" w16cid:durableId="65A19A72"/>
  <w16cid:commentId w16cid:paraId="7A0CF1A9" w16cid:durableId="005BFD2D"/>
  <w16cid:commentId w16cid:paraId="1DB93DA1" w16cid:durableId="43D1B546"/>
  <w16cid:commentId w16cid:paraId="2B041E3D" w16cid:durableId="5901C1EB"/>
  <w16cid:commentId w16cid:paraId="0CD7D9D4" w16cid:durableId="1FB0047B"/>
  <w16cid:commentId w16cid:paraId="576421EF" w16cid:durableId="53001BD9"/>
  <w16cid:commentId w16cid:paraId="5EBD357B" w16cid:durableId="60665547"/>
  <w16cid:commentId w16cid:paraId="506B7AF7" w16cid:durableId="50209A27"/>
  <w16cid:commentId w16cid:paraId="24210D60" w16cid:durableId="1BCCA00E"/>
  <w16cid:commentId w16cid:paraId="3214E6DA" w16cid:durableId="7DCF5F90"/>
  <w16cid:commentId w16cid:paraId="20EC173E" w16cid:durableId="6B2318B1"/>
  <w16cid:commentId w16cid:paraId="335938A0" w16cid:durableId="016D4A55"/>
  <w16cid:commentId w16cid:paraId="0F84FBF9" w16cid:durableId="22F3C611"/>
  <w16cid:commentId w16cid:paraId="7BC3413E" w16cid:durableId="409B4912"/>
  <w16cid:commentId w16cid:paraId="771A9386" w16cid:durableId="2FDBF1E5"/>
  <w16cid:commentId w16cid:paraId="3428C31D" w16cid:durableId="7FEF387F"/>
  <w16cid:commentId w16cid:paraId="3C850537" w16cid:durableId="461174D8"/>
  <w16cid:commentId w16cid:paraId="04B8182D" w16cid:durableId="61534141"/>
  <w16cid:commentId w16cid:paraId="6657951C" w16cid:durableId="05E92430"/>
  <w16cid:commentId w16cid:paraId="77FEB866" w16cid:durableId="52330755"/>
  <w16cid:commentId w16cid:paraId="4422CECF" w16cid:durableId="05CD5B6D"/>
  <w16cid:commentId w16cid:paraId="4CC50C35" w16cid:durableId="49C548DF"/>
  <w16cid:commentId w16cid:paraId="0CA72E93" w16cid:durableId="5199760C"/>
  <w16cid:commentId w16cid:paraId="16F2722A" w16cid:durableId="6E810460"/>
  <w16cid:commentId w16cid:paraId="323AD0D7" w16cid:durableId="7BF81035"/>
  <w16cid:commentId w16cid:paraId="7EE469DC" w16cid:durableId="78DDE732"/>
  <w16cid:commentId w16cid:paraId="366B5E02" w16cid:durableId="0AAE8AB9"/>
  <w16cid:commentId w16cid:paraId="1BDE8C57" w16cid:durableId="7C163318"/>
  <w16cid:commentId w16cid:paraId="5C1AB30F" w16cid:durableId="7A82CF81"/>
  <w16cid:commentId w16cid:paraId="739D5B38" w16cid:durableId="1A883CC9"/>
  <w16cid:commentId w16cid:paraId="76C15EDD" w16cid:durableId="0C774821"/>
  <w16cid:commentId w16cid:paraId="76A0AF34" w16cid:durableId="1618697E"/>
  <w16cid:commentId w16cid:paraId="78AD39AB" w16cid:durableId="0498A392"/>
  <w16cid:commentId w16cid:paraId="0D6E6032" w16cid:durableId="46362E1C"/>
  <w16cid:commentId w16cid:paraId="3322692A" w16cid:durableId="4B552A2B"/>
  <w16cid:commentId w16cid:paraId="3880AAF5" w16cid:durableId="04A4B427"/>
  <w16cid:commentId w16cid:paraId="1F95DFCA" w16cid:durableId="211B6589"/>
  <w16cid:commentId w16cid:paraId="2123194D" w16cid:durableId="7723C23E"/>
  <w16cid:commentId w16cid:paraId="47E5C291" w16cid:durableId="6579A967"/>
  <w16cid:commentId w16cid:paraId="1B2DC2E5" w16cid:durableId="18E3C4A3"/>
  <w16cid:commentId w16cid:paraId="1646BDDC" w16cid:durableId="73162869"/>
  <w16cid:commentId w16cid:paraId="039B52FD" w16cid:durableId="7749B1D5"/>
  <w16cid:commentId w16cid:paraId="4D9F5049" w16cid:durableId="793B6E88"/>
  <w16cid:commentId w16cid:paraId="2D12909B" w16cid:durableId="60D218BB"/>
  <w16cid:commentId w16cid:paraId="71AAEA7A" w16cid:durableId="41EF8D8B"/>
  <w16cid:commentId w16cid:paraId="673B8D13" w16cid:durableId="2CF890E2"/>
  <w16cid:commentId w16cid:paraId="627A6668" w16cid:durableId="199B84A3"/>
  <w16cid:commentId w16cid:paraId="385F4D21" w16cid:durableId="7FB6394E"/>
  <w16cid:commentId w16cid:paraId="67C5D50D" w16cid:durableId="12B8E61F"/>
  <w16cid:commentId w16cid:paraId="7CEB1D45" w16cid:durableId="5C5CA57D"/>
  <w16cid:commentId w16cid:paraId="5BD1160E" w16cid:durableId="2709C816"/>
  <w16cid:commentId w16cid:paraId="1E4A21DF" w16cid:durableId="66E11F79"/>
  <w16cid:commentId w16cid:paraId="4B02D5CF" w16cid:durableId="17B7C791"/>
  <w16cid:commentId w16cid:paraId="780CD4FD" w16cid:durableId="6DF22A82"/>
  <w16cid:commentId w16cid:paraId="74FBC50D" w16cid:durableId="0B099F44"/>
  <w16cid:commentId w16cid:paraId="596FE905" w16cid:durableId="5B886E6C"/>
  <w16cid:commentId w16cid:paraId="7A28AC0E" w16cid:durableId="35E454E2"/>
  <w16cid:commentId w16cid:paraId="1F368A6C" w16cid:durableId="08BDFB7A"/>
  <w16cid:commentId w16cid:paraId="5DCA0B7A" w16cid:durableId="1B31B5F7"/>
  <w16cid:commentId w16cid:paraId="6FC82595" w16cid:durableId="63A6873A"/>
  <w16cid:commentId w16cid:paraId="4BF08E39" w16cid:durableId="07C6AC45"/>
  <w16cid:commentId w16cid:paraId="4725E829" w16cid:durableId="081CD52C"/>
  <w16cid:commentId w16cid:paraId="3FACF2CE" w16cid:durableId="6DA46BC6"/>
  <w16cid:commentId w16cid:paraId="7A5E722E" w16cid:durableId="671B0C41"/>
  <w16cid:commentId w16cid:paraId="6A1CC216" w16cid:durableId="6000E2F1"/>
  <w16cid:commentId w16cid:paraId="4B954674" w16cid:durableId="45461DF1"/>
  <w16cid:commentId w16cid:paraId="6BFFE84C" w16cid:durableId="5EBFA72C"/>
  <w16cid:commentId w16cid:paraId="27997DC8" w16cid:durableId="4E74B486"/>
  <w16cid:commentId w16cid:paraId="63C8A1C0" w16cid:durableId="7CFFEF58"/>
  <w16cid:commentId w16cid:paraId="09A834F7" w16cid:durableId="636423A8"/>
  <w16cid:commentId w16cid:paraId="488F4F61" w16cid:durableId="2E66FF24"/>
  <w16cid:commentId w16cid:paraId="4EDA0018" w16cid:durableId="0245E9FC"/>
  <w16cid:commentId w16cid:paraId="24764B30" w16cid:durableId="64203BB5"/>
  <w16cid:commentId w16cid:paraId="66EDFA31" w16cid:durableId="37C91F3A"/>
  <w16cid:commentId w16cid:paraId="3E5B7972" w16cid:durableId="1B104875"/>
  <w16cid:commentId w16cid:paraId="3C921018" w16cid:durableId="30E57E50"/>
  <w16cid:commentId w16cid:paraId="2D24ED7E" w16cid:durableId="05A7D6EE"/>
  <w16cid:commentId w16cid:paraId="2502ABE3" w16cid:durableId="4470D5D4"/>
  <w16cid:commentId w16cid:paraId="3502CAEB" w16cid:durableId="691479B3"/>
  <w16cid:commentId w16cid:paraId="11565AC2" w16cid:durableId="16B9E68A"/>
  <w16cid:commentId w16cid:paraId="316A8612" w16cid:durableId="0A9C447C"/>
  <w16cid:commentId w16cid:paraId="1A114472" w16cid:durableId="71032A5F"/>
  <w16cid:commentId w16cid:paraId="1DE0B963" w16cid:durableId="2913A6EB"/>
  <w16cid:commentId w16cid:paraId="5A704A34" w16cid:durableId="230C7E3E"/>
  <w16cid:commentId w16cid:paraId="7E8210A5" w16cid:durableId="4798C8F1"/>
  <w16cid:commentId w16cid:paraId="1CC6E7ED" w16cid:durableId="19D3EE99"/>
  <w16cid:commentId w16cid:paraId="7DE37579" w16cid:durableId="3AC7636F"/>
  <w16cid:commentId w16cid:paraId="7824DBB0" w16cid:durableId="64772BDA"/>
  <w16cid:commentId w16cid:paraId="3619DBF7" w16cid:durableId="214C5B03"/>
  <w16cid:commentId w16cid:paraId="257E204B" w16cid:durableId="633D602C"/>
  <w16cid:commentId w16cid:paraId="4D840C40" w16cid:durableId="2EA84F69"/>
  <w16cid:commentId w16cid:paraId="46BBB750" w16cid:durableId="284113C0"/>
  <w16cid:commentId w16cid:paraId="4ECC778D" w16cid:durableId="315D9088"/>
  <w16cid:commentId w16cid:paraId="7DD8C0D5" w16cid:durableId="49842CCC"/>
  <w16cid:commentId w16cid:paraId="45BE9E2B" w16cid:durableId="29FD53C1"/>
  <w16cid:commentId w16cid:paraId="55013966" w16cid:durableId="3341BCD3"/>
  <w16cid:commentId w16cid:paraId="51EFAE15" w16cid:durableId="4A402A37"/>
  <w16cid:commentId w16cid:paraId="6406A935" w16cid:durableId="1F802A52"/>
  <w16cid:commentId w16cid:paraId="2B0D310F" w16cid:durableId="3A441D30"/>
  <w16cid:commentId w16cid:paraId="67041443" w16cid:durableId="68EA638F"/>
  <w16cid:commentId w16cid:paraId="381A8835" w16cid:durableId="650A92D1"/>
  <w16cid:commentId w16cid:paraId="143A6142" w16cid:durableId="16B393B6"/>
  <w16cid:commentId w16cid:paraId="75008035" w16cid:durableId="7310EC15"/>
  <w16cid:commentId w16cid:paraId="4F69CEA5" w16cid:durableId="38C2878C"/>
  <w16cid:commentId w16cid:paraId="7C4D1618" w16cid:durableId="6586C7FE"/>
  <w16cid:commentId w16cid:paraId="38CBC451" w16cid:durableId="4898194E"/>
  <w16cid:commentId w16cid:paraId="39413D9F" w16cid:durableId="7EA3E220"/>
  <w16cid:commentId w16cid:paraId="7E4CB00F" w16cid:durableId="5BA94D56"/>
  <w16cid:commentId w16cid:paraId="6DECCD6F" w16cid:durableId="2B4A1054"/>
  <w16cid:commentId w16cid:paraId="35394141" w16cid:durableId="2A1AADC8"/>
  <w16cid:commentId w16cid:paraId="024C373E" w16cid:durableId="43A29164"/>
  <w16cid:commentId w16cid:paraId="4707DA88" w16cid:durableId="3EB11D89"/>
  <w16cid:commentId w16cid:paraId="0859E62B" w16cid:durableId="638D2BA8"/>
  <w16cid:commentId w16cid:paraId="5A34EC05" w16cid:durableId="303F8A7F"/>
  <w16cid:commentId w16cid:paraId="7BCA211C" w16cid:durableId="21CB70F8"/>
  <w16cid:commentId w16cid:paraId="27BA2F5B" w16cid:durableId="0B805778"/>
  <w16cid:commentId w16cid:paraId="68F0616F" w16cid:durableId="0D95685A"/>
  <w16cid:commentId w16cid:paraId="0D62DFF0" w16cid:durableId="02051886"/>
  <w16cid:commentId w16cid:paraId="7A7E7F5B" w16cid:durableId="63E555CA"/>
  <w16cid:commentId w16cid:paraId="7E541F34" w16cid:durableId="5CB50B25"/>
  <w16cid:commentId w16cid:paraId="24C36D8B" w16cid:durableId="0AFEAD07"/>
  <w16cid:commentId w16cid:paraId="78344110" w16cid:durableId="333C5D48"/>
  <w16cid:commentId w16cid:paraId="6B5BAEBA" w16cid:durableId="7E993CFD"/>
  <w16cid:commentId w16cid:paraId="0D38E313" w16cid:durableId="1A7FE0E7"/>
  <w16cid:commentId w16cid:paraId="213610E5" w16cid:durableId="51983D9A"/>
  <w16cid:commentId w16cid:paraId="2AA72E52" w16cid:durableId="5B07048B"/>
  <w16cid:commentId w16cid:paraId="09F9CB92" w16cid:durableId="7510D122"/>
  <w16cid:commentId w16cid:paraId="0842D420" w16cid:durableId="6FA0083F"/>
  <w16cid:commentId w16cid:paraId="640E75FB" w16cid:durableId="680BB31D"/>
  <w16cid:commentId w16cid:paraId="35137E48" w16cid:durableId="5BF765DF"/>
  <w16cid:commentId w16cid:paraId="4C47C50A" w16cid:durableId="28DC79A9"/>
  <w16cid:commentId w16cid:paraId="230BAC82" w16cid:durableId="3627DDC5"/>
  <w16cid:commentId w16cid:paraId="55E9A5FB" w16cid:durableId="23BAA138"/>
  <w16cid:commentId w16cid:paraId="438A81DD" w16cid:durableId="090A6265"/>
  <w16cid:commentId w16cid:paraId="698FA5B4" w16cid:durableId="3BC3F2BC"/>
  <w16cid:commentId w16cid:paraId="1C396AB0" w16cid:durableId="755A0AF0"/>
  <w16cid:commentId w16cid:paraId="4C90EA1D" w16cid:durableId="608A6093"/>
  <w16cid:commentId w16cid:paraId="42067F42" w16cid:durableId="4A6C8B59"/>
  <w16cid:commentId w16cid:paraId="40EBCF63" w16cid:durableId="3FAEE5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676A3" w14:textId="77777777" w:rsidR="001C55C5" w:rsidRDefault="001C55C5" w:rsidP="00882DA8">
      <w:r>
        <w:separator/>
      </w:r>
    </w:p>
  </w:endnote>
  <w:endnote w:type="continuationSeparator" w:id="0">
    <w:p w14:paraId="1E66AEB3" w14:textId="77777777" w:rsidR="001C55C5" w:rsidRDefault="001C55C5"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F4E68" w14:textId="77777777" w:rsidR="001C55C5" w:rsidRDefault="001C55C5" w:rsidP="00882DA8">
      <w:r>
        <w:separator/>
      </w:r>
    </w:p>
  </w:footnote>
  <w:footnote w:type="continuationSeparator" w:id="0">
    <w:p w14:paraId="6E38C678" w14:textId="77777777" w:rsidR="001C55C5" w:rsidRDefault="001C55C5"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Andreas Jaume Losa">
    <w15:presenceInfo w15:providerId="AD" w15:userId="S::aj898@spanport.rutgers.edu::4f6f8036-1eea-48bd-9a1d-fe6374c35763"/>
  </w15:person>
  <w15:person w15:author="Kendra Dickinson">
    <w15:presenceInfo w15:providerId="AD" w15:userId="S::kd866@spanport.rutgers.edu::453a5979-f629-47c6-b178-c7feeb10dddc"/>
  </w15:person>
  <w15:person w15:author="Kendra Dickinson [2]">
    <w15:presenceInfo w15:providerId="AD" w15:userId="S::kd866@connect.rutgers.edu::453a5979-f629-47c6-b178-c7feeb10d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45CAD"/>
    <w:rsid w:val="00045E30"/>
    <w:rsid w:val="0005100F"/>
    <w:rsid w:val="0006122B"/>
    <w:rsid w:val="0006495E"/>
    <w:rsid w:val="00087277"/>
    <w:rsid w:val="000C64D9"/>
    <w:rsid w:val="000C724D"/>
    <w:rsid w:val="000E378A"/>
    <w:rsid w:val="001379FD"/>
    <w:rsid w:val="00143606"/>
    <w:rsid w:val="001454F2"/>
    <w:rsid w:val="0018640A"/>
    <w:rsid w:val="001B3D60"/>
    <w:rsid w:val="001B4926"/>
    <w:rsid w:val="001C55C5"/>
    <w:rsid w:val="001D24B0"/>
    <w:rsid w:val="001D41FC"/>
    <w:rsid w:val="001E2E18"/>
    <w:rsid w:val="001E7720"/>
    <w:rsid w:val="00206086"/>
    <w:rsid w:val="00206711"/>
    <w:rsid w:val="00223507"/>
    <w:rsid w:val="002238A3"/>
    <w:rsid w:val="002313AE"/>
    <w:rsid w:val="002427B2"/>
    <w:rsid w:val="0025310D"/>
    <w:rsid w:val="00277566"/>
    <w:rsid w:val="00286B68"/>
    <w:rsid w:val="00290296"/>
    <w:rsid w:val="002B710C"/>
    <w:rsid w:val="002D1F44"/>
    <w:rsid w:val="0031361E"/>
    <w:rsid w:val="00340878"/>
    <w:rsid w:val="00351795"/>
    <w:rsid w:val="00365556"/>
    <w:rsid w:val="00377BC3"/>
    <w:rsid w:val="0039115A"/>
    <w:rsid w:val="003C33B8"/>
    <w:rsid w:val="003D6AB0"/>
    <w:rsid w:val="003D795C"/>
    <w:rsid w:val="003E1180"/>
    <w:rsid w:val="003F58C6"/>
    <w:rsid w:val="00403817"/>
    <w:rsid w:val="00431278"/>
    <w:rsid w:val="004317E7"/>
    <w:rsid w:val="004371A7"/>
    <w:rsid w:val="0044375E"/>
    <w:rsid w:val="00457454"/>
    <w:rsid w:val="004A3D3C"/>
    <w:rsid w:val="004B0ADB"/>
    <w:rsid w:val="004C52B3"/>
    <w:rsid w:val="004E729E"/>
    <w:rsid w:val="004F1F73"/>
    <w:rsid w:val="00500D68"/>
    <w:rsid w:val="00532F9B"/>
    <w:rsid w:val="00544B41"/>
    <w:rsid w:val="00551912"/>
    <w:rsid w:val="00597673"/>
    <w:rsid w:val="005A6269"/>
    <w:rsid w:val="005C57C2"/>
    <w:rsid w:val="005E251B"/>
    <w:rsid w:val="005E3619"/>
    <w:rsid w:val="005E52C2"/>
    <w:rsid w:val="005F3B77"/>
    <w:rsid w:val="005F3E5D"/>
    <w:rsid w:val="005F5BF0"/>
    <w:rsid w:val="00602CE1"/>
    <w:rsid w:val="00621A22"/>
    <w:rsid w:val="006307A2"/>
    <w:rsid w:val="00645343"/>
    <w:rsid w:val="00646BF9"/>
    <w:rsid w:val="00650067"/>
    <w:rsid w:val="00664CD9"/>
    <w:rsid w:val="006668D8"/>
    <w:rsid w:val="00675109"/>
    <w:rsid w:val="006A383F"/>
    <w:rsid w:val="006B4973"/>
    <w:rsid w:val="006F2513"/>
    <w:rsid w:val="0070546B"/>
    <w:rsid w:val="00706313"/>
    <w:rsid w:val="00711495"/>
    <w:rsid w:val="0074484D"/>
    <w:rsid w:val="0075149F"/>
    <w:rsid w:val="00765509"/>
    <w:rsid w:val="007668C7"/>
    <w:rsid w:val="00777E49"/>
    <w:rsid w:val="007A177F"/>
    <w:rsid w:val="007A4BB7"/>
    <w:rsid w:val="007B03A8"/>
    <w:rsid w:val="007B2ED0"/>
    <w:rsid w:val="007C065A"/>
    <w:rsid w:val="007C3C8D"/>
    <w:rsid w:val="007C6EBD"/>
    <w:rsid w:val="007F4284"/>
    <w:rsid w:val="007F749E"/>
    <w:rsid w:val="0080544E"/>
    <w:rsid w:val="0081205B"/>
    <w:rsid w:val="008152F2"/>
    <w:rsid w:val="00824EB0"/>
    <w:rsid w:val="00832F09"/>
    <w:rsid w:val="00840AC2"/>
    <w:rsid w:val="0086057E"/>
    <w:rsid w:val="00863C76"/>
    <w:rsid w:val="008800EE"/>
    <w:rsid w:val="00882DA8"/>
    <w:rsid w:val="00883A02"/>
    <w:rsid w:val="00886216"/>
    <w:rsid w:val="00890F0F"/>
    <w:rsid w:val="008C06C5"/>
    <w:rsid w:val="00902337"/>
    <w:rsid w:val="00905F24"/>
    <w:rsid w:val="0091230E"/>
    <w:rsid w:val="00936207"/>
    <w:rsid w:val="00976190"/>
    <w:rsid w:val="009865F1"/>
    <w:rsid w:val="00987F81"/>
    <w:rsid w:val="00991D6A"/>
    <w:rsid w:val="009A0AF3"/>
    <w:rsid w:val="009A7646"/>
    <w:rsid w:val="009B28A1"/>
    <w:rsid w:val="009D1648"/>
    <w:rsid w:val="009E5E1F"/>
    <w:rsid w:val="009F4BC4"/>
    <w:rsid w:val="009F4FE8"/>
    <w:rsid w:val="00A03CA2"/>
    <w:rsid w:val="00A172F9"/>
    <w:rsid w:val="00A26CDD"/>
    <w:rsid w:val="00A428B0"/>
    <w:rsid w:val="00A57B9C"/>
    <w:rsid w:val="00A91C6C"/>
    <w:rsid w:val="00AA3523"/>
    <w:rsid w:val="00AA7C5F"/>
    <w:rsid w:val="00AB1D4C"/>
    <w:rsid w:val="00AE36C1"/>
    <w:rsid w:val="00AF24A2"/>
    <w:rsid w:val="00AF5119"/>
    <w:rsid w:val="00B00901"/>
    <w:rsid w:val="00B16A2F"/>
    <w:rsid w:val="00B2435B"/>
    <w:rsid w:val="00B32285"/>
    <w:rsid w:val="00B5157A"/>
    <w:rsid w:val="00B6129C"/>
    <w:rsid w:val="00B653E5"/>
    <w:rsid w:val="00B65998"/>
    <w:rsid w:val="00B82999"/>
    <w:rsid w:val="00B84C31"/>
    <w:rsid w:val="00B920A2"/>
    <w:rsid w:val="00BB090F"/>
    <w:rsid w:val="00BD5BC8"/>
    <w:rsid w:val="00BE1AB4"/>
    <w:rsid w:val="00BF3404"/>
    <w:rsid w:val="00C00239"/>
    <w:rsid w:val="00C17D4D"/>
    <w:rsid w:val="00C22457"/>
    <w:rsid w:val="00C33B42"/>
    <w:rsid w:val="00C57327"/>
    <w:rsid w:val="00C62EDA"/>
    <w:rsid w:val="00C6462A"/>
    <w:rsid w:val="00CB13B8"/>
    <w:rsid w:val="00CD64FF"/>
    <w:rsid w:val="00CE4367"/>
    <w:rsid w:val="00D00F5C"/>
    <w:rsid w:val="00D12EA3"/>
    <w:rsid w:val="00D25F67"/>
    <w:rsid w:val="00D35A1D"/>
    <w:rsid w:val="00D36F6A"/>
    <w:rsid w:val="00D44D1A"/>
    <w:rsid w:val="00D44E1F"/>
    <w:rsid w:val="00D6123E"/>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3514"/>
    <w:rsid w:val="00E22882"/>
    <w:rsid w:val="00E428C1"/>
    <w:rsid w:val="00E7402C"/>
    <w:rsid w:val="00E85533"/>
    <w:rsid w:val="00E870C7"/>
    <w:rsid w:val="00EA6F0E"/>
    <w:rsid w:val="00ED70F0"/>
    <w:rsid w:val="00EF27B9"/>
    <w:rsid w:val="00EF3CCB"/>
    <w:rsid w:val="00EF6E70"/>
    <w:rsid w:val="00EF7883"/>
    <w:rsid w:val="00F377CB"/>
    <w:rsid w:val="00F51591"/>
    <w:rsid w:val="00F51C79"/>
    <w:rsid w:val="00F5306D"/>
    <w:rsid w:val="00F7428D"/>
    <w:rsid w:val="00F76E7C"/>
    <w:rsid w:val="00FA5AB4"/>
    <w:rsid w:val="00FB5944"/>
    <w:rsid w:val="00FC2A93"/>
    <w:rsid w:val="00FC2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oter" Target="footer2.xml"/><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2172</TotalTime>
  <Pages>77</Pages>
  <Words>43249</Words>
  <Characters>246524</Characters>
  <Application>Microsoft Office Word</Application>
  <DocSecurity>0</DocSecurity>
  <Lines>2054</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132</cp:revision>
  <dcterms:created xsi:type="dcterms:W3CDTF">2024-03-19T15:13:00Z</dcterms:created>
  <dcterms:modified xsi:type="dcterms:W3CDTF">2024-04-11T12:55:00Z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