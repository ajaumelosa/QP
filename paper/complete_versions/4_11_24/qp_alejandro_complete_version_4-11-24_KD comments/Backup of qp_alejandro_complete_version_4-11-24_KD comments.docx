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“From Left to Right”: the Influence of Political Orientation on the Language Attitudes of the Population of Palma toward Catalan and Spanish</w:t>
      </w:r>
    </w:p>
    <w:p w14:paraId="00282539" w14:textId="77777777" w:rsidR="00882DA8" w:rsidRPr="00450283" w:rsidRDefault="00882DA8" w:rsidP="00882DA8">
      <w:pPr>
        <w:spacing w:line="480" w:lineRule="auto"/>
        <w:jc w:val="center"/>
        <w:rPr>
          <w:ins w:id="0" w:author="Kendra Dickinson" w:date="2024-04-14T09:38:00Z"/>
          <w:rFonts w:ascii="Times New Roman" w:hAnsi="Times New Roman" w:cs="Times New Roman"/>
          <w:b/>
          <w:bCs/>
        </w:rPr>
      </w:pPr>
    </w:p>
    <w:p w14:paraId="2B2E0986" w14:textId="77777777" w:rsidR="00800F63" w:rsidRPr="00450283" w:rsidRDefault="00800F63" w:rsidP="00882DA8">
      <w:pPr>
        <w:spacing w:line="480" w:lineRule="auto"/>
        <w:jc w:val="center"/>
        <w:rPr>
          <w:ins w:id="1" w:author="Kendra Dickinson" w:date="2024-04-14T09:38:00Z"/>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pPr>
        <w:spacing w:line="360" w:lineRule="auto"/>
        <w:jc w:val="center"/>
        <w:rPr>
          <w:ins w:id="2" w:author="Kendra Dickinson" w:date="2024-04-14T09:37:00Z"/>
          <w:rFonts w:ascii="Times New Roman" w:hAnsi="Times New Roman" w:cs="Times New Roman"/>
        </w:rPr>
        <w:pPrChange w:id="3" w:author="Kendra Dickinson" w:date="2024-04-14T09:38:00Z">
          <w:pPr>
            <w:spacing w:line="480" w:lineRule="auto"/>
            <w:jc w:val="center"/>
          </w:pPr>
        </w:pPrChange>
      </w:pPr>
      <w:r w:rsidRPr="00450283">
        <w:rPr>
          <w:rFonts w:ascii="Times New Roman" w:hAnsi="Times New Roman" w:cs="Times New Roman"/>
          <w:rPrChange w:id="4" w:author="Alejandro Andreas Jaume Losa" w:date="2024-04-16T11:37:00Z">
            <w:rPr>
              <w:rFonts w:ascii="Times New Roman" w:hAnsi="Times New Roman" w:cs="Times New Roman"/>
              <w:b/>
              <w:bCs/>
            </w:rPr>
          </w:rPrChange>
        </w:rPr>
        <w:t>Alejandro Jaume-Losa</w:t>
      </w:r>
    </w:p>
    <w:p w14:paraId="62C2E676" w14:textId="6E8CCE33" w:rsidR="00800F63" w:rsidRPr="00450283" w:rsidRDefault="00800F63">
      <w:pPr>
        <w:spacing w:line="360" w:lineRule="auto"/>
        <w:jc w:val="center"/>
        <w:rPr>
          <w:ins w:id="5" w:author="Kendra Dickinson" w:date="2024-04-14T09:37:00Z"/>
          <w:rFonts w:ascii="Times New Roman" w:hAnsi="Times New Roman" w:cs="Times New Roman"/>
        </w:rPr>
        <w:pPrChange w:id="6" w:author="Kendra Dickinson" w:date="2024-04-14T09:38:00Z">
          <w:pPr>
            <w:spacing w:line="480" w:lineRule="auto"/>
            <w:jc w:val="center"/>
          </w:pPr>
        </w:pPrChange>
      </w:pPr>
      <w:ins w:id="7" w:author="Kendra Dickinson" w:date="2024-04-14T09:37:00Z">
        <w:r w:rsidRPr="00450283">
          <w:rPr>
            <w:rFonts w:ascii="Times New Roman" w:hAnsi="Times New Roman" w:cs="Times New Roman"/>
          </w:rPr>
          <w:t>Department of Spanish and Portuguese</w:t>
        </w:r>
      </w:ins>
    </w:p>
    <w:p w14:paraId="6B799C67" w14:textId="49DFEE92" w:rsidR="00800F63" w:rsidRPr="00450283" w:rsidRDefault="00800F63">
      <w:pPr>
        <w:spacing w:line="360" w:lineRule="auto"/>
        <w:jc w:val="center"/>
        <w:rPr>
          <w:rFonts w:ascii="Times New Roman" w:hAnsi="Times New Roman" w:cs="Times New Roman"/>
          <w:rPrChange w:id="8" w:author="Alejandro Andreas Jaume Losa" w:date="2024-04-16T11:37:00Z">
            <w:rPr>
              <w:rFonts w:ascii="Times New Roman" w:hAnsi="Times New Roman" w:cs="Times New Roman"/>
              <w:b/>
              <w:bCs/>
            </w:rPr>
          </w:rPrChange>
        </w:rPr>
        <w:pPrChange w:id="9" w:author="Kendra Dickinson" w:date="2024-04-14T09:38:00Z">
          <w:pPr>
            <w:spacing w:line="480" w:lineRule="auto"/>
            <w:jc w:val="center"/>
          </w:pPr>
        </w:pPrChange>
      </w:pPr>
      <w:ins w:id="10" w:author="Kendra Dickinson" w:date="2024-04-14T09:37:00Z">
        <w:r w:rsidRPr="00450283">
          <w:rPr>
            <w:rFonts w:ascii="Times New Roman" w:hAnsi="Times New Roman" w:cs="Times New Roman"/>
          </w:rPr>
          <w:t>Rutgers University</w:t>
        </w:r>
      </w:ins>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7F7D990A" w14:textId="77777777" w:rsidR="0044375E" w:rsidRPr="00450283" w:rsidRDefault="0044375E" w:rsidP="00882DA8">
      <w:pPr>
        <w:spacing w:line="480" w:lineRule="auto"/>
        <w:jc w:val="both"/>
        <w:rPr>
          <w:rFonts w:ascii="Times New Roman" w:hAnsi="Times New Roman" w:cs="Times New Roman"/>
          <w:b/>
          <w:bCs/>
        </w:rPr>
      </w:pPr>
    </w:p>
    <w:p w14:paraId="28A20457" w14:textId="43497D1C" w:rsidR="00800F63" w:rsidRPr="00450283" w:rsidRDefault="00800F63" w:rsidP="00882DA8">
      <w:pPr>
        <w:spacing w:line="480" w:lineRule="auto"/>
        <w:jc w:val="both"/>
        <w:rPr>
          <w:ins w:id="11" w:author="Kendra Dickinson" w:date="2024-04-14T09:41:00Z"/>
          <w:rFonts w:ascii="Times New Roman" w:hAnsi="Times New Roman" w:cs="Times New Roman"/>
          <w:b/>
          <w:bCs/>
        </w:rPr>
      </w:pPr>
      <w:ins w:id="12" w:author="Kendra Dickinson" w:date="2024-04-14T09:41:00Z">
        <w:r w:rsidRPr="00450283">
          <w:rPr>
            <w:rFonts w:ascii="Times New Roman" w:hAnsi="Times New Roman" w:cs="Times New Roman"/>
            <w:b/>
            <w:bCs/>
            <w:highlight w:val="yellow"/>
            <w:rPrChange w:id="13" w:author="Alejandro Andreas Jaume Losa" w:date="2024-04-16T11:37:00Z">
              <w:rPr>
                <w:rFonts w:ascii="Times New Roman" w:hAnsi="Times New Roman" w:cs="Times New Roman"/>
                <w:b/>
                <w:bCs/>
              </w:rPr>
            </w:rPrChange>
          </w:rPr>
          <w:lastRenderedPageBreak/>
          <w:t>Include abstract and key words here on their own page.</w:t>
        </w:r>
      </w:ins>
    </w:p>
    <w:p w14:paraId="0021EAC1" w14:textId="3369FC1F" w:rsidR="00800F63" w:rsidRPr="00450283" w:rsidRDefault="00800F63" w:rsidP="00882DA8">
      <w:pPr>
        <w:spacing w:line="480" w:lineRule="auto"/>
        <w:jc w:val="both"/>
        <w:rPr>
          <w:ins w:id="14" w:author="Kendra Dickinson" w:date="2024-04-14T09:41:00Z"/>
          <w:rFonts w:ascii="Times New Roman" w:hAnsi="Times New Roman" w:cs="Times New Roman"/>
          <w:b/>
          <w:bCs/>
        </w:rPr>
      </w:pPr>
    </w:p>
    <w:p w14:paraId="55B16DB8" w14:textId="1F3AE4C6" w:rsidR="00800F63" w:rsidRPr="00450283" w:rsidRDefault="00800F63" w:rsidP="00882DA8">
      <w:pPr>
        <w:spacing w:line="480" w:lineRule="auto"/>
        <w:jc w:val="both"/>
        <w:rPr>
          <w:ins w:id="15" w:author="Kendra Dickinson" w:date="2024-04-14T09:41:00Z"/>
          <w:rFonts w:ascii="Times New Roman" w:hAnsi="Times New Roman" w:cs="Times New Roman"/>
          <w:b/>
          <w:bCs/>
          <w:u w:val="single"/>
        </w:rPr>
      </w:pPr>
      <w:ins w:id="16" w:author="Kendra Dickinson" w:date="2024-04-14T09:41:00Z">
        <w:r w:rsidRPr="00450283">
          <w:rPr>
            <w:rFonts w:ascii="Times New Roman" w:hAnsi="Times New Roman" w:cs="Times New Roman"/>
            <w:b/>
            <w:bCs/>
            <w:u w:val="single"/>
          </w:rPr>
          <w:t>Abstract</w:t>
        </w:r>
      </w:ins>
    </w:p>
    <w:p w14:paraId="7B8F340D" w14:textId="2F430B3C" w:rsidR="00800F63" w:rsidRPr="00450283" w:rsidRDefault="00800F63" w:rsidP="00882DA8">
      <w:pPr>
        <w:spacing w:line="480" w:lineRule="auto"/>
        <w:jc w:val="both"/>
        <w:rPr>
          <w:ins w:id="17" w:author="Kendra Dickinson" w:date="2024-04-14T09:41:00Z"/>
          <w:rFonts w:ascii="Times New Roman" w:hAnsi="Times New Roman" w:cs="Times New Roman"/>
          <w:u w:val="single"/>
        </w:rPr>
      </w:pPr>
      <w:ins w:id="18" w:author="Kendra Dickinson" w:date="2024-04-14T09:41:00Z">
        <w:r w:rsidRPr="00450283">
          <w:rPr>
            <w:rFonts w:ascii="Times New Roman" w:hAnsi="Times New Roman" w:cs="Times New Roman"/>
            <w:u w:val="single"/>
            <w:rPrChange w:id="19" w:author="Alejandro Andreas Jaume Losa" w:date="2024-04-16T11:37:00Z">
              <w:rPr>
                <w:rFonts w:ascii="Times New Roman" w:hAnsi="Times New Roman" w:cs="Times New Roman"/>
                <w:b/>
                <w:bCs/>
                <w:u w:val="single"/>
              </w:rPr>
            </w:rPrChange>
          </w:rPr>
          <w:t>This project is….etc.</w:t>
        </w:r>
      </w:ins>
    </w:p>
    <w:p w14:paraId="486D4C0E" w14:textId="77777777" w:rsidR="00800F63" w:rsidRPr="00450283" w:rsidRDefault="00800F63" w:rsidP="00882DA8">
      <w:pPr>
        <w:spacing w:line="480" w:lineRule="auto"/>
        <w:jc w:val="both"/>
        <w:rPr>
          <w:ins w:id="20" w:author="Kendra Dickinson" w:date="2024-04-14T09:41:00Z"/>
          <w:rFonts w:ascii="Times New Roman" w:hAnsi="Times New Roman" w:cs="Times New Roman"/>
          <w:u w:val="single"/>
        </w:rPr>
      </w:pPr>
    </w:p>
    <w:p w14:paraId="6826C669" w14:textId="77777777" w:rsidR="00800F63" w:rsidRPr="00450283" w:rsidRDefault="00800F63" w:rsidP="00882DA8">
      <w:pPr>
        <w:spacing w:line="480" w:lineRule="auto"/>
        <w:jc w:val="both"/>
        <w:rPr>
          <w:ins w:id="21" w:author="Kendra Dickinson" w:date="2024-04-14T09:41:00Z"/>
          <w:rFonts w:ascii="Times New Roman" w:hAnsi="Times New Roman" w:cs="Times New Roman"/>
          <w:u w:val="single"/>
        </w:rPr>
      </w:pPr>
    </w:p>
    <w:p w14:paraId="782530B3" w14:textId="77777777" w:rsidR="00800F63" w:rsidRPr="00450283" w:rsidRDefault="00800F63" w:rsidP="00882DA8">
      <w:pPr>
        <w:spacing w:line="480" w:lineRule="auto"/>
        <w:jc w:val="both"/>
        <w:rPr>
          <w:ins w:id="22" w:author="Kendra Dickinson" w:date="2024-04-14T09:41:00Z"/>
          <w:rFonts w:ascii="Times New Roman" w:hAnsi="Times New Roman" w:cs="Times New Roman"/>
          <w:u w:val="single"/>
        </w:rPr>
      </w:pPr>
    </w:p>
    <w:p w14:paraId="7B626186" w14:textId="77777777" w:rsidR="00800F63" w:rsidRPr="00450283" w:rsidRDefault="00800F63" w:rsidP="00882DA8">
      <w:pPr>
        <w:spacing w:line="480" w:lineRule="auto"/>
        <w:jc w:val="both"/>
        <w:rPr>
          <w:ins w:id="23" w:author="Kendra Dickinson" w:date="2024-04-14T09:39:00Z"/>
          <w:rFonts w:ascii="Times New Roman" w:hAnsi="Times New Roman" w:cs="Times New Roman"/>
          <w:u w:val="single"/>
          <w:rPrChange w:id="24" w:author="Alejandro Andreas Jaume Losa" w:date="2024-04-16T11:37:00Z">
            <w:rPr>
              <w:ins w:id="25" w:author="Kendra Dickinson" w:date="2024-04-14T09:39:00Z"/>
              <w:rFonts w:ascii="Times New Roman" w:hAnsi="Times New Roman" w:cs="Times New Roman"/>
              <w:b/>
              <w:bCs/>
            </w:rPr>
          </w:rPrChange>
        </w:rPr>
      </w:pPr>
    </w:p>
    <w:p w14:paraId="0FA8FD1F" w14:textId="77777777" w:rsidR="00800F63" w:rsidRPr="00450283" w:rsidRDefault="00800F63" w:rsidP="00882DA8">
      <w:pPr>
        <w:spacing w:line="480" w:lineRule="auto"/>
        <w:jc w:val="both"/>
        <w:rPr>
          <w:ins w:id="26" w:author="Kendra Dickinson" w:date="2024-04-14T09:39:00Z"/>
          <w:rFonts w:ascii="Times New Roman" w:hAnsi="Times New Roman" w:cs="Times New Roman"/>
          <w:b/>
          <w:bCs/>
        </w:rPr>
      </w:pPr>
    </w:p>
    <w:p w14:paraId="53C74F4C" w14:textId="342F5CF6" w:rsidR="00800F63" w:rsidRPr="00450283" w:rsidRDefault="00800F63" w:rsidP="00882DA8">
      <w:pPr>
        <w:spacing w:line="480" w:lineRule="auto"/>
        <w:jc w:val="both"/>
        <w:rPr>
          <w:ins w:id="27" w:author="Kendra Dickinson" w:date="2024-04-14T09:39:00Z"/>
          <w:rFonts w:ascii="Times New Roman" w:hAnsi="Times New Roman" w:cs="Times New Roman"/>
          <w:b/>
          <w:bCs/>
        </w:rPr>
      </w:pPr>
      <w:ins w:id="28" w:author="Kendra Dickinson" w:date="2024-04-14T09:39:00Z">
        <w:r w:rsidRPr="00450283">
          <w:rPr>
            <w:rFonts w:ascii="Times New Roman" w:hAnsi="Times New Roman" w:cs="Times New Roman"/>
            <w:b/>
            <w:bCs/>
          </w:rPr>
          <w:t xml:space="preserve">Key words: </w:t>
        </w:r>
        <w:r w:rsidRPr="00450283">
          <w:rPr>
            <w:rFonts w:ascii="Times New Roman" w:hAnsi="Times New Roman" w:cs="Times New Roman"/>
            <w:rPrChange w:id="29" w:author="Alejandro Andreas Jaume Losa" w:date="2024-04-16T11:37:00Z">
              <w:rPr>
                <w:rFonts w:ascii="Times New Roman" w:hAnsi="Times New Roman" w:cs="Times New Roman"/>
                <w:b/>
                <w:bCs/>
              </w:rPr>
            </w:rPrChange>
          </w:rPr>
          <w:t xml:space="preserve">language attitudes, </w:t>
        </w:r>
      </w:ins>
      <w:ins w:id="30" w:author="Kendra Dickinson" w:date="2024-04-14T09:40:00Z">
        <w:r w:rsidRPr="00450283">
          <w:rPr>
            <w:rFonts w:ascii="Times New Roman" w:hAnsi="Times New Roman" w:cs="Times New Roman"/>
          </w:rPr>
          <w:t xml:space="preserve">political linguistics, sociolinguistics </w:t>
        </w:r>
      </w:ins>
      <w:ins w:id="31" w:author="Kendra Dickinson" w:date="2024-04-14T09:39:00Z">
        <w:r w:rsidRPr="00450283">
          <w:rPr>
            <w:rFonts w:ascii="Times New Roman" w:hAnsi="Times New Roman" w:cs="Times New Roman"/>
            <w:rPrChange w:id="32" w:author="Alejandro Andreas Jaume Losa" w:date="2024-04-16T11:37:00Z">
              <w:rPr>
                <w:rFonts w:ascii="Times New Roman" w:hAnsi="Times New Roman" w:cs="Times New Roman"/>
                <w:b/>
                <w:bCs/>
              </w:rPr>
            </w:rPrChange>
          </w:rPr>
          <w:t>Catalan, S</w:t>
        </w:r>
        <w:commentRangeStart w:id="33"/>
        <w:r w:rsidRPr="00450283">
          <w:rPr>
            <w:rFonts w:ascii="Times New Roman" w:hAnsi="Times New Roman" w:cs="Times New Roman"/>
            <w:rPrChange w:id="34" w:author="Alejandro Andreas Jaume Losa" w:date="2024-04-16T11:37:00Z">
              <w:rPr>
                <w:rFonts w:ascii="Times New Roman" w:hAnsi="Times New Roman" w:cs="Times New Roman"/>
                <w:b/>
                <w:bCs/>
              </w:rPr>
            </w:rPrChange>
          </w:rPr>
          <w:t>panish</w:t>
        </w:r>
      </w:ins>
      <w:commentRangeEnd w:id="33"/>
      <w:ins w:id="35" w:author="Kendra Dickinson" w:date="2024-04-14T09:40:00Z">
        <w:r w:rsidRPr="00450283">
          <w:rPr>
            <w:rStyle w:val="CommentReference"/>
            <w:rFonts w:ascii="Times New Roman" w:eastAsia="Times New Roman" w:hAnsi="Times New Roman" w:cs="Times New Roman"/>
            <w:kern w:val="0"/>
            <w:sz w:val="24"/>
            <w:szCs w:val="24"/>
            <w14:ligatures w14:val="none"/>
            <w:rPrChange w:id="36" w:author="Alejandro Andreas Jaume Losa" w:date="2024-04-16T11:37:00Z">
              <w:rPr>
                <w:rStyle w:val="CommentReference"/>
                <w:rFonts w:ascii="Times New Roman" w:eastAsia="Times New Roman" w:hAnsi="Times New Roman" w:cs="Times New Roman"/>
                <w:kern w:val="0"/>
                <w14:ligatures w14:val="none"/>
              </w:rPr>
            </w:rPrChange>
          </w:rPr>
          <w:commentReference w:id="33"/>
        </w:r>
      </w:ins>
    </w:p>
    <w:p w14:paraId="55D1F4CB" w14:textId="77777777" w:rsidR="00800F63" w:rsidRPr="00450283" w:rsidRDefault="00800F63" w:rsidP="00882DA8">
      <w:pPr>
        <w:spacing w:line="480" w:lineRule="auto"/>
        <w:jc w:val="both"/>
        <w:rPr>
          <w:ins w:id="37" w:author="Kendra Dickinson" w:date="2024-04-14T09:39:00Z"/>
          <w:rFonts w:ascii="Times New Roman" w:hAnsi="Times New Roman" w:cs="Times New Roman"/>
          <w:b/>
          <w:bCs/>
        </w:rPr>
      </w:pPr>
    </w:p>
    <w:p w14:paraId="641BC1FD" w14:textId="77777777" w:rsidR="00800F63" w:rsidRPr="00450283" w:rsidRDefault="00800F63" w:rsidP="00882DA8">
      <w:pPr>
        <w:spacing w:line="480" w:lineRule="auto"/>
        <w:jc w:val="both"/>
        <w:rPr>
          <w:ins w:id="38" w:author="Kendra Dickinson" w:date="2024-04-14T09:40:00Z"/>
          <w:rFonts w:ascii="Times New Roman" w:hAnsi="Times New Roman" w:cs="Times New Roman"/>
          <w:b/>
          <w:bCs/>
        </w:rPr>
      </w:pPr>
    </w:p>
    <w:p w14:paraId="70E9BE53" w14:textId="77777777" w:rsidR="00800F63" w:rsidRPr="00450283" w:rsidRDefault="00800F63" w:rsidP="00882DA8">
      <w:pPr>
        <w:spacing w:line="480" w:lineRule="auto"/>
        <w:jc w:val="both"/>
        <w:rPr>
          <w:ins w:id="39" w:author="Kendra Dickinson" w:date="2024-04-14T09:40:00Z"/>
          <w:rFonts w:ascii="Times New Roman" w:hAnsi="Times New Roman" w:cs="Times New Roman"/>
          <w:b/>
          <w:bCs/>
        </w:rPr>
      </w:pPr>
    </w:p>
    <w:p w14:paraId="0100B8B3" w14:textId="77777777" w:rsidR="00800F63" w:rsidRPr="00450283" w:rsidRDefault="00800F63" w:rsidP="00882DA8">
      <w:pPr>
        <w:spacing w:line="480" w:lineRule="auto"/>
        <w:jc w:val="both"/>
        <w:rPr>
          <w:ins w:id="40" w:author="Kendra Dickinson" w:date="2024-04-14T09:40:00Z"/>
          <w:rFonts w:ascii="Times New Roman" w:hAnsi="Times New Roman" w:cs="Times New Roman"/>
          <w:b/>
          <w:bCs/>
        </w:rPr>
      </w:pPr>
    </w:p>
    <w:p w14:paraId="6F7D8FE5" w14:textId="77777777" w:rsidR="00800F63" w:rsidRPr="00450283" w:rsidRDefault="00800F63" w:rsidP="00882DA8">
      <w:pPr>
        <w:spacing w:line="480" w:lineRule="auto"/>
        <w:jc w:val="both"/>
        <w:rPr>
          <w:ins w:id="41" w:author="Kendra Dickinson" w:date="2024-04-14T09:40:00Z"/>
          <w:rFonts w:ascii="Times New Roman" w:hAnsi="Times New Roman" w:cs="Times New Roman"/>
          <w:b/>
          <w:bCs/>
        </w:rPr>
      </w:pPr>
    </w:p>
    <w:p w14:paraId="6EF1F2F5" w14:textId="77777777" w:rsidR="00800F63" w:rsidRPr="00450283" w:rsidRDefault="00800F63" w:rsidP="00882DA8">
      <w:pPr>
        <w:spacing w:line="480" w:lineRule="auto"/>
        <w:jc w:val="both"/>
        <w:rPr>
          <w:ins w:id="42" w:author="Kendra Dickinson" w:date="2024-04-14T09:40:00Z"/>
          <w:rFonts w:ascii="Times New Roman" w:hAnsi="Times New Roman" w:cs="Times New Roman"/>
          <w:b/>
          <w:bCs/>
        </w:rPr>
      </w:pPr>
    </w:p>
    <w:p w14:paraId="23B6450B" w14:textId="77777777" w:rsidR="00800F63" w:rsidRPr="00450283" w:rsidRDefault="00800F63" w:rsidP="00882DA8">
      <w:pPr>
        <w:spacing w:line="480" w:lineRule="auto"/>
        <w:jc w:val="both"/>
        <w:rPr>
          <w:ins w:id="43" w:author="Kendra Dickinson" w:date="2024-04-14T09:40:00Z"/>
          <w:rFonts w:ascii="Times New Roman" w:hAnsi="Times New Roman" w:cs="Times New Roman"/>
          <w:b/>
          <w:bCs/>
        </w:rPr>
      </w:pPr>
    </w:p>
    <w:p w14:paraId="2B4CDF71" w14:textId="77777777" w:rsidR="00800F63" w:rsidRPr="00450283" w:rsidRDefault="00800F63" w:rsidP="00882DA8">
      <w:pPr>
        <w:spacing w:line="480" w:lineRule="auto"/>
        <w:jc w:val="both"/>
        <w:rPr>
          <w:ins w:id="44" w:author="Kendra Dickinson" w:date="2024-04-14T09:40:00Z"/>
          <w:rFonts w:ascii="Times New Roman" w:hAnsi="Times New Roman" w:cs="Times New Roman"/>
          <w:b/>
          <w:bCs/>
        </w:rPr>
      </w:pPr>
    </w:p>
    <w:p w14:paraId="42EC1437" w14:textId="77777777" w:rsidR="00800F63" w:rsidRPr="00450283" w:rsidRDefault="00800F63" w:rsidP="00882DA8">
      <w:pPr>
        <w:spacing w:line="480" w:lineRule="auto"/>
        <w:jc w:val="both"/>
        <w:rPr>
          <w:ins w:id="45" w:author="Kendra Dickinson" w:date="2024-04-14T09:40:00Z"/>
          <w:rFonts w:ascii="Times New Roman" w:hAnsi="Times New Roman" w:cs="Times New Roman"/>
          <w:b/>
          <w:bCs/>
        </w:rPr>
      </w:pPr>
    </w:p>
    <w:p w14:paraId="367C6D0F" w14:textId="77777777" w:rsidR="00800F63" w:rsidRPr="00450283" w:rsidRDefault="00800F63" w:rsidP="00882DA8">
      <w:pPr>
        <w:spacing w:line="480" w:lineRule="auto"/>
        <w:jc w:val="both"/>
        <w:rPr>
          <w:ins w:id="46" w:author="Kendra Dickinson" w:date="2024-04-14T09:40:00Z"/>
          <w:rFonts w:ascii="Times New Roman" w:hAnsi="Times New Roman" w:cs="Times New Roman"/>
          <w:b/>
          <w:bCs/>
        </w:rPr>
      </w:pPr>
    </w:p>
    <w:p w14:paraId="2482F1E9" w14:textId="77777777" w:rsidR="00800F63" w:rsidRPr="00450283" w:rsidRDefault="00800F63" w:rsidP="00882DA8">
      <w:pPr>
        <w:spacing w:line="480" w:lineRule="auto"/>
        <w:jc w:val="both"/>
        <w:rPr>
          <w:ins w:id="47" w:author="Kendra Dickinson" w:date="2024-04-14T09:40:00Z"/>
          <w:rFonts w:ascii="Times New Roman" w:hAnsi="Times New Roman" w:cs="Times New Roman"/>
          <w:b/>
          <w:bCs/>
        </w:rPr>
      </w:pPr>
    </w:p>
    <w:p w14:paraId="3526180F" w14:textId="77777777" w:rsidR="00800F63" w:rsidRPr="00450283" w:rsidRDefault="00800F63" w:rsidP="00882DA8">
      <w:pPr>
        <w:spacing w:line="480" w:lineRule="auto"/>
        <w:jc w:val="both"/>
        <w:rPr>
          <w:ins w:id="48" w:author="Kendra Dickinson" w:date="2024-04-14T09:40:00Z"/>
          <w:rFonts w:ascii="Times New Roman" w:hAnsi="Times New Roman" w:cs="Times New Roman"/>
          <w:b/>
          <w:bCs/>
        </w:rPr>
      </w:pPr>
    </w:p>
    <w:p w14:paraId="14F9E179" w14:textId="77777777" w:rsidR="00800F63" w:rsidRPr="00450283" w:rsidRDefault="00800F63" w:rsidP="00882DA8">
      <w:pPr>
        <w:spacing w:line="480" w:lineRule="auto"/>
        <w:jc w:val="both"/>
        <w:rPr>
          <w:ins w:id="49" w:author="Kendra Dickinson" w:date="2024-04-14T09:40:00Z"/>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36E30855"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1379FD" w:rsidRPr="00450283">
        <w:rPr>
          <w:rFonts w:ascii="Times New Roman" w:hAnsi="Times New Roman" w:cs="Times New Roman"/>
        </w:rPr>
        <w:t>are</w:t>
      </w:r>
      <w:r w:rsidRPr="00450283">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7CBE0A05"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 and </w:t>
      </w:r>
      <w:ins w:id="50" w:author="Alejandro Andreas Jaume Losa" w:date="2024-04-16T11:25:00Z">
        <w:r w:rsidR="0058021D" w:rsidRPr="00450283">
          <w:rPr>
            <w:rFonts w:ascii="Times New Roman" w:hAnsi="Times New Roman" w:cs="Times New Roman"/>
          </w:rPr>
          <w:t xml:space="preserve">evident. </w:t>
        </w:r>
      </w:ins>
      <w:commentRangeStart w:id="51"/>
      <w:del w:id="52" w:author="Alejandro Andreas Jaume Losa" w:date="2024-04-16T11:25:00Z">
        <w:r w:rsidRPr="00450283" w:rsidDel="0058021D">
          <w:rPr>
            <w:rFonts w:ascii="Times New Roman" w:hAnsi="Times New Roman" w:cs="Times New Roman"/>
          </w:rPr>
          <w:delText>evident</w:delText>
        </w:r>
      </w:del>
      <w:del w:id="53" w:author="Alejandro Andreas Jaume Losa" w:date="2024-04-16T11:23:00Z">
        <w:r w:rsidR="00C22457" w:rsidRPr="00450283" w:rsidDel="0058021D">
          <w:rPr>
            <w:rFonts w:ascii="Times New Roman" w:hAnsi="Times New Roman" w:cs="Times New Roman"/>
          </w:rPr>
          <w:delText xml:space="preserve"> (</w:delText>
        </w:r>
        <w:r w:rsidR="009F4FE8" w:rsidRPr="00450283" w:rsidDel="0058021D">
          <w:rPr>
            <w:rFonts w:ascii="Times New Roman" w:hAnsi="Times New Roman" w:cs="Times New Roman"/>
          </w:rPr>
          <w:delText>e.g.</w:delText>
        </w:r>
        <w:r w:rsidR="00C22457" w:rsidRPr="00450283" w:rsidDel="0058021D">
          <w:rPr>
            <w:rFonts w:ascii="Times New Roman" w:hAnsi="Times New Roman" w:cs="Times New Roman"/>
          </w:rPr>
          <w:delText>,</w:delText>
        </w:r>
        <w:r w:rsidR="00B82999" w:rsidRPr="00450283" w:rsidDel="0058021D">
          <w:rPr>
            <w:rFonts w:ascii="Times New Roman" w:hAnsi="Times New Roman" w:cs="Times New Roman"/>
          </w:rPr>
          <w:delText xml:space="preserve"> </w:delText>
        </w:r>
      </w:del>
      <w:del w:id="54" w:author="Alejandro Andreas Jaume Losa" w:date="2024-04-16T11:25:00Z">
        <w:r w:rsidR="00B82999" w:rsidRPr="00450283" w:rsidDel="0058021D">
          <w:rPr>
            <w:rFonts w:ascii="Times New Roman" w:hAnsi="Times New Roman" w:cs="Times New Roman"/>
          </w:rPr>
          <w:delText>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delText>
        </w:r>
      </w:del>
      <w:del w:id="55" w:author="Alejandro Andreas Jaume Losa" w:date="2024-04-16T11:23:00Z">
        <w:r w:rsidR="00B82999" w:rsidRPr="00450283" w:rsidDel="0058021D">
          <w:rPr>
            <w:rFonts w:ascii="Times New Roman" w:hAnsi="Times New Roman" w:cs="Times New Roman"/>
          </w:rPr>
          <w:delText>).</w:delText>
        </w:r>
      </w:del>
      <w:del w:id="56" w:author="Alejandro Andreas Jaume Losa" w:date="2024-04-16T11:25:00Z">
        <w:r w:rsidR="00B82999" w:rsidRPr="00450283" w:rsidDel="0058021D">
          <w:rPr>
            <w:rStyle w:val="CommentReference"/>
            <w:rFonts w:ascii="Times New Roman" w:eastAsia="Times New Roman" w:hAnsi="Times New Roman" w:cs="Times New Roman"/>
            <w:kern w:val="0"/>
            <w:sz w:val="24"/>
            <w:szCs w:val="24"/>
            <w14:ligatures w14:val="none"/>
            <w:rPrChange w:id="57" w:author="Alejandro Andreas Jaume Losa" w:date="2024-04-16T11:37:00Z">
              <w:rPr>
                <w:rStyle w:val="CommentReference"/>
                <w:rFonts w:ascii="Times New Roman" w:eastAsia="Times New Roman" w:hAnsi="Times New Roman" w:cs="Times New Roman"/>
                <w:kern w:val="0"/>
                <w14:ligatures w14:val="none"/>
              </w:rPr>
            </w:rPrChange>
          </w:rPr>
          <w:delText xml:space="preserve"> </w:delText>
        </w:r>
        <w:commentRangeEnd w:id="51"/>
        <w:r w:rsidR="007B069B" w:rsidRPr="00450283" w:rsidDel="0058021D">
          <w:rPr>
            <w:rStyle w:val="CommentReference"/>
            <w:rFonts w:ascii="Times New Roman" w:eastAsia="Times New Roman" w:hAnsi="Times New Roman" w:cs="Times New Roman"/>
            <w:kern w:val="0"/>
            <w:sz w:val="24"/>
            <w:szCs w:val="24"/>
            <w14:ligatures w14:val="none"/>
            <w:rPrChange w:id="58" w:author="Alejandro Andreas Jaume Losa" w:date="2024-04-16T11:37:00Z">
              <w:rPr>
                <w:rStyle w:val="CommentReference"/>
                <w:rFonts w:ascii="Times New Roman" w:eastAsia="Times New Roman" w:hAnsi="Times New Roman" w:cs="Times New Roman"/>
                <w:kern w:val="0"/>
                <w14:ligatures w14:val="none"/>
              </w:rPr>
            </w:rPrChange>
          </w:rPr>
          <w:commentReference w:id="51"/>
        </w:r>
      </w:del>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 xml:space="preserve">O’Rourke </w:t>
      </w:r>
      <w:r w:rsidR="00B82999" w:rsidRPr="00450283">
        <w:rPr>
          <w:rFonts w:ascii="Times New Roman" w:hAnsi="Times New Roman" w:cs="Times New Roman"/>
          <w:kern w:val="0"/>
        </w:rPr>
        <w:lastRenderedPageBreak/>
        <w:t>&amp;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ins w:id="59" w:author="Kendra Dickinson" w:date="2024-04-13T17:26:00Z">
        <w:r w:rsidR="007B069B" w:rsidRPr="00450283">
          <w:rPr>
            <w:rFonts w:ascii="Times New Roman" w:hAnsi="Times New Roman" w:cs="Times New Roman"/>
          </w:rPr>
          <w:t>.</w:t>
        </w:r>
      </w:ins>
      <w:r w:rsidRPr="00450283">
        <w:rPr>
          <w:rFonts w:ascii="Times New Roman" w:hAnsi="Times New Roman" w:cs="Times New Roman"/>
        </w:rPr>
        <w:t xml:space="preserve">  Likewise, in recent years these language attitudes have become associated with </w:t>
      </w:r>
      <w:del w:id="60" w:author="Kendra Dickinson" w:date="2024-04-13T17:26:00Z">
        <w:r w:rsidRPr="00450283" w:rsidDel="007B069B">
          <w:rPr>
            <w:rFonts w:ascii="Times New Roman" w:hAnsi="Times New Roman" w:cs="Times New Roman"/>
          </w:rPr>
          <w:delText xml:space="preserve">certain </w:delText>
        </w:r>
      </w:del>
      <w:ins w:id="61" w:author="Kendra Dickinson" w:date="2024-04-13T17:26:00Z">
        <w:r w:rsidR="007B069B" w:rsidRPr="00450283">
          <w:rPr>
            <w:rFonts w:ascii="Times New Roman" w:hAnsi="Times New Roman" w:cs="Times New Roman"/>
          </w:rPr>
          <w:t xml:space="preserve">particular </w:t>
        </w:r>
      </w:ins>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3750C3B2"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w:t>
      </w:r>
      <w:del w:id="62" w:author="Kendra Dickinson" w:date="2024-04-13T17:26:00Z">
        <w:r w:rsidRPr="00450283" w:rsidDel="007B069B">
          <w:rPr>
            <w:rFonts w:ascii="Times New Roman" w:hAnsi="Times New Roman" w:cs="Times New Roman"/>
          </w:rPr>
          <w:delText xml:space="preserve">the language </w:delText>
        </w:r>
      </w:del>
      <w:r w:rsidRPr="00450283">
        <w:rPr>
          <w:rFonts w:ascii="Times New Roman" w:hAnsi="Times New Roman" w:cs="Times New Roman"/>
        </w:rPr>
        <w:t>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what the relationship is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from Palma</w:t>
      </w:r>
      <w:r w:rsidR="00B82999" w:rsidRPr="00450283">
        <w:rPr>
          <w:rFonts w:ascii="Times New Roman" w:hAnsi="Times New Roman" w:cs="Times New Roman"/>
        </w:rPr>
        <w:t xml:space="preserve">.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w:t>
      </w:r>
      <w:commentRangeStart w:id="63"/>
      <w:r w:rsidR="00B82999" w:rsidRPr="00450283">
        <w:rPr>
          <w:rFonts w:ascii="Times New Roman" w:hAnsi="Times New Roman" w:cs="Times New Roman"/>
        </w:rPr>
        <w:t>political orientation.</w:t>
      </w:r>
      <w:commentRangeEnd w:id="63"/>
      <w:r w:rsidR="007B069B" w:rsidRPr="00450283">
        <w:rPr>
          <w:rStyle w:val="CommentReference"/>
          <w:rFonts w:ascii="Times New Roman" w:eastAsia="Times New Roman" w:hAnsi="Times New Roman" w:cs="Times New Roman"/>
          <w:kern w:val="0"/>
          <w:sz w:val="24"/>
          <w:szCs w:val="24"/>
          <w14:ligatures w14:val="none"/>
          <w:rPrChange w:id="64" w:author="Alejandro Andreas Jaume Losa" w:date="2024-04-16T11:37:00Z">
            <w:rPr>
              <w:rStyle w:val="CommentReference"/>
              <w:rFonts w:ascii="Times New Roman" w:eastAsia="Times New Roman" w:hAnsi="Times New Roman" w:cs="Times New Roman"/>
              <w:kern w:val="0"/>
              <w14:ligatures w14:val="none"/>
            </w:rPr>
          </w:rPrChange>
        </w:rPr>
        <w:commentReference w:id="63"/>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11AF8A5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450283">
        <w:rPr>
          <w:rFonts w:ascii="Times New Roman" w:hAnsi="Times New Roman" w:cs="Times New Roman"/>
          <w:i/>
          <w:iCs/>
        </w:rPr>
        <w:t xml:space="preserve">Spanish </w:t>
      </w:r>
      <w:r w:rsidRPr="00450283">
        <w:rPr>
          <w:rFonts w:ascii="Times New Roman" w:hAnsi="Times New Roman" w:cs="Times New Roman"/>
          <w:i/>
          <w:iCs/>
        </w:rPr>
        <w:lastRenderedPageBreak/>
        <w:t>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which impacted</w:t>
      </w:r>
      <w:r w:rsidRPr="00450283">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w:t>
      </w:r>
      <w:ins w:id="65" w:author="Alejandro Andreas Jaume Losa" w:date="2024-04-16T11:24:00Z">
        <w:r w:rsidR="0058021D" w:rsidRPr="00450283">
          <w:rPr>
            <w:rFonts w:ascii="Times New Roman" w:hAnsi="Times New Roman" w:cs="Times New Roman"/>
          </w:rPr>
          <w:t xml:space="preserve"> </w:t>
        </w:r>
      </w:ins>
      <w:del w:id="66" w:author="Kendra Dickinson" w:date="2024-04-13T17:28:00Z">
        <w:r w:rsidRPr="00450283" w:rsidDel="00396C26">
          <w:rPr>
            <w:rFonts w:ascii="Times New Roman" w:hAnsi="Times New Roman" w:cs="Times New Roman"/>
          </w:rPr>
          <w:delText xml:space="preserve">, as stated in </w:delText>
        </w:r>
      </w:del>
      <w:r w:rsidRPr="00450283">
        <w:rPr>
          <w:rFonts w:ascii="Times New Roman" w:hAnsi="Times New Roman" w:cs="Times New Roman"/>
        </w:rPr>
        <w:t>(</w:t>
      </w:r>
      <w:commentRangeStart w:id="67"/>
      <w:r w:rsidRPr="00450283">
        <w:rPr>
          <w:rFonts w:ascii="Times New Roman" w:hAnsi="Times New Roman" w:cs="Times New Roman"/>
        </w:rPr>
        <w:t>Art</w:t>
      </w:r>
      <w:ins w:id="68" w:author="Alejandro Andreas Jaume Losa" w:date="2024-04-16T11:24:00Z">
        <w:r w:rsidR="0058021D" w:rsidRPr="00450283">
          <w:rPr>
            <w:rFonts w:ascii="Times New Roman" w:hAnsi="Times New Roman" w:cs="Times New Roman"/>
          </w:rPr>
          <w:t>.</w:t>
        </w:r>
      </w:ins>
      <w:del w:id="69" w:author="Alejandro Andreas Jaume Losa" w:date="2024-04-16T11:24:00Z">
        <w:r w:rsidRPr="00450283" w:rsidDel="0058021D">
          <w:rPr>
            <w:rFonts w:ascii="Times New Roman" w:hAnsi="Times New Roman" w:cs="Times New Roman"/>
          </w:rPr>
          <w:delText>icle</w:delText>
        </w:r>
      </w:del>
      <w:commentRangeEnd w:id="67"/>
      <w:r w:rsidR="00396C26" w:rsidRPr="00450283">
        <w:rPr>
          <w:rStyle w:val="CommentReference"/>
          <w:rFonts w:ascii="Times New Roman" w:eastAsia="Times New Roman" w:hAnsi="Times New Roman" w:cs="Times New Roman"/>
          <w:kern w:val="0"/>
          <w:sz w:val="24"/>
          <w:szCs w:val="24"/>
          <w14:ligatures w14:val="none"/>
          <w:rPrChange w:id="70" w:author="Alejandro Andreas Jaume Losa" w:date="2024-04-16T11:37:00Z">
            <w:rPr>
              <w:rStyle w:val="CommentReference"/>
              <w:rFonts w:ascii="Times New Roman" w:eastAsia="Times New Roman" w:hAnsi="Times New Roman" w:cs="Times New Roman"/>
              <w:kern w:val="0"/>
              <w14:ligatures w14:val="none"/>
            </w:rPr>
          </w:rPrChange>
        </w:rPr>
        <w:commentReference w:id="67"/>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overnment of the Balearic Islands the capacity to implement the teaching of Catalan, impacting not only the linguistic panorama of the islands,</w:t>
      </w:r>
      <w:r w:rsidR="00824EB0" w:rsidRPr="00450283">
        <w:rPr>
          <w:rFonts w:ascii="Times New Roman" w:hAnsi="Times New Roman" w:cs="Times New Roman"/>
        </w:rPr>
        <w:t xml:space="preserve"> but also the perceived status that the language had had </w:t>
      </w:r>
      <w:del w:id="71" w:author="Kendra Dickinson" w:date="2024-04-13T17:29:00Z">
        <w:r w:rsidR="00824EB0" w:rsidRPr="00450283" w:rsidDel="00396C26">
          <w:rPr>
            <w:rFonts w:ascii="Times New Roman" w:hAnsi="Times New Roman" w:cs="Times New Roman"/>
          </w:rPr>
          <w:delText>until then</w:delText>
        </w:r>
      </w:del>
      <w:ins w:id="72" w:author="Kendra Dickinson" w:date="2024-04-13T17:29:00Z">
        <w:r w:rsidR="00396C26" w:rsidRPr="00450283">
          <w:rPr>
            <w:rFonts w:ascii="Times New Roman" w:hAnsi="Times New Roman" w:cs="Times New Roman"/>
          </w:rPr>
          <w:t>up to that point</w:t>
        </w:r>
      </w:ins>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 in the archipelago.</w:t>
      </w:r>
    </w:p>
    <w:p w14:paraId="3AFAEDA7" w14:textId="220C3ED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document is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(Art. 4.2). However, of special relevance was the Art</w:t>
      </w:r>
      <w:ins w:id="73" w:author="Alejandro Andreas Jaume Losa" w:date="2024-04-16T11:24:00Z">
        <w:r w:rsidR="0058021D" w:rsidRPr="00450283">
          <w:rPr>
            <w:rFonts w:ascii="Times New Roman" w:hAnsi="Times New Roman" w:cs="Times New Roman"/>
          </w:rPr>
          <w:t>.</w:t>
        </w:r>
      </w:ins>
      <w:del w:id="74" w:author="Alejandro Andreas Jaume Losa" w:date="2024-04-16T11:24:00Z">
        <w:r w:rsidRPr="00450283" w:rsidDel="0058021D">
          <w:rPr>
            <w:rFonts w:ascii="Times New Roman" w:hAnsi="Times New Roman" w:cs="Times New Roman"/>
          </w:rPr>
          <w:delText>icle</w:delText>
        </w:r>
      </w:del>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 xml:space="preserve">overnment undertook the task of fostering the normalization of the language, that is, </w:t>
      </w:r>
      <w:r w:rsidRPr="00450283">
        <w:rPr>
          <w:rFonts w:ascii="Times New Roman" w:hAnsi="Times New Roman" w:cs="Times New Roman"/>
        </w:rPr>
        <w:lastRenderedPageBreak/>
        <w:t>promoting the 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forty years of being forbidden under Franco’s regime.</w:t>
      </w:r>
    </w:p>
    <w:p w14:paraId="477BF1F0" w14:textId="705AAD3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75"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75"/>
      <w:r w:rsidRPr="00450283">
        <w:rPr>
          <w:rFonts w:ascii="Times New Roman" w:hAnsi="Times New Roman" w:cs="Times New Roman"/>
        </w:rPr>
        <w:t xml:space="preserve">(1986), was passed 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  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ins w:id="76" w:author="Alejandro Andreas Jaume Losa" w:date="2024-04-16T11:24:00Z">
        <w:r w:rsidR="0058021D" w:rsidRPr="00450283">
          <w:rPr>
            <w:rFonts w:ascii="Times New Roman" w:hAnsi="Times New Roman" w:cs="Times New Roman"/>
          </w:rPr>
          <w:t xml:space="preserve"> </w:t>
        </w:r>
      </w:ins>
      <w:del w:id="77" w:author="Kendra Dickinson" w:date="2024-04-13T17:32:00Z">
        <w:r w:rsidR="00ED70F0" w:rsidRPr="00450283" w:rsidDel="00196DA1">
          <w:rPr>
            <w:rFonts w:ascii="Times New Roman" w:hAnsi="Times New Roman" w:cs="Times New Roman"/>
          </w:rPr>
          <w:delText xml:space="preserve"> </w:delText>
        </w:r>
        <w:r w:rsidRPr="00450283" w:rsidDel="00196DA1">
          <w:rPr>
            <w:rFonts w:ascii="Times New Roman" w:hAnsi="Times New Roman" w:cs="Times New Roman"/>
          </w:rPr>
          <w:delText xml:space="preserve">a </w:delText>
        </w:r>
      </w:del>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2A96DE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led to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ins w:id="78" w:author="Kendra Dickinson" w:date="2024-04-13T17:33:00Z">
        <w:r w:rsidR="00196DA1" w:rsidRPr="00450283">
          <w:rPr>
            <w:rFonts w:ascii="Times New Roman" w:hAnsi="Times New Roman" w:cs="Times New Roman"/>
          </w:rPr>
          <w:t xml:space="preserve">primary and secondary </w:t>
        </w:r>
      </w:ins>
      <w:r w:rsidRPr="00450283">
        <w:rPr>
          <w:rFonts w:ascii="Times New Roman" w:hAnsi="Times New Roman" w:cs="Times New Roman"/>
        </w:rPr>
        <w:t xml:space="preserve">education </w:t>
      </w:r>
      <w:del w:id="79" w:author="Kendra Dickinson" w:date="2024-04-13T17:33:00Z">
        <w:r w:rsidRPr="00450283" w:rsidDel="00196DA1">
          <w:rPr>
            <w:rFonts w:ascii="Times New Roman" w:hAnsi="Times New Roman" w:cs="Times New Roman"/>
          </w:rPr>
          <w:delText xml:space="preserve">(except for higher education) </w:delText>
        </w:r>
      </w:del>
      <w:del w:id="80" w:author="Kendra Dickinson" w:date="2024-04-13T17:34:00Z">
        <w:r w:rsidRPr="00450283" w:rsidDel="00196DA1">
          <w:rPr>
            <w:rFonts w:ascii="Times New Roman" w:hAnsi="Times New Roman" w:cs="Times New Roman"/>
          </w:rPr>
          <w:delText>and</w:delText>
        </w:r>
      </w:del>
      <w:ins w:id="81" w:author="Kendra Dickinson" w:date="2024-04-13T17:34:00Z">
        <w:r w:rsidR="00196DA1" w:rsidRPr="00450283">
          <w:rPr>
            <w:rFonts w:ascii="Times New Roman" w:hAnsi="Times New Roman" w:cs="Times New Roman"/>
          </w:rPr>
          <w:t>, requiring that</w:t>
        </w:r>
      </w:ins>
      <w:del w:id="82" w:author="Kendra Dickinson" w:date="2024-04-13T17:34:00Z">
        <w:r w:rsidRPr="00450283" w:rsidDel="00196DA1">
          <w:rPr>
            <w:rFonts w:ascii="Times New Roman" w:hAnsi="Times New Roman" w:cs="Times New Roman"/>
          </w:rPr>
          <w:delText xml:space="preserve"> </w:delText>
        </w:r>
      </w:del>
      <w:ins w:id="83" w:author="Kendra Dickinson" w:date="2024-04-14T09:50:00Z">
        <w:r w:rsidR="009C6E87" w:rsidRPr="00450283">
          <w:rPr>
            <w:rFonts w:ascii="Times New Roman" w:hAnsi="Times New Roman" w:cs="Times New Roman"/>
          </w:rPr>
          <w:t xml:space="preserve"> </w:t>
        </w:r>
      </w:ins>
      <w:r w:rsidRPr="00450283">
        <w:rPr>
          <w:rFonts w:ascii="Times New Roman" w:hAnsi="Times New Roman" w:cs="Times New Roman"/>
        </w:rPr>
        <w:t>at least 50% of the subjects had to be taught in th</w:t>
      </w:r>
      <w:ins w:id="84" w:author="Kendra Dickinson" w:date="2024-04-13T17:34:00Z">
        <w:r w:rsidR="00196DA1" w:rsidRPr="00450283">
          <w:rPr>
            <w:rFonts w:ascii="Times New Roman" w:hAnsi="Times New Roman" w:cs="Times New Roman"/>
          </w:rPr>
          <w:t>e</w:t>
        </w:r>
      </w:ins>
      <w:del w:id="85" w:author="Kendra Dickinson" w:date="2024-04-13T17:34:00Z">
        <w:r w:rsidRPr="00450283" w:rsidDel="00196DA1">
          <w:rPr>
            <w:rFonts w:ascii="Times New Roman" w:hAnsi="Times New Roman" w:cs="Times New Roman"/>
          </w:rPr>
          <w:delText>is</w:delText>
        </w:r>
      </w:del>
      <w:r w:rsidRPr="00450283">
        <w:rPr>
          <w:rFonts w:ascii="Times New Roman" w:hAnsi="Times New Roman" w:cs="Times New Roman"/>
        </w:rPr>
        <w:t xml:space="preserve"> language; Decree 100/1990, </w:t>
      </w:r>
      <w:del w:id="86" w:author="Kendra Dickinson" w:date="2024-04-13T17:35:00Z">
        <w:r w:rsidRPr="00450283" w:rsidDel="00196DA1">
          <w:rPr>
            <w:rFonts w:ascii="Times New Roman" w:hAnsi="Times New Roman" w:cs="Times New Roman"/>
          </w:rPr>
          <w:delText xml:space="preserve">by </w:delText>
        </w:r>
      </w:del>
      <w:r w:rsidRPr="00450283">
        <w:rPr>
          <w:rFonts w:ascii="Times New Roman" w:hAnsi="Times New Roman" w:cs="Times New Roman"/>
        </w:rPr>
        <w:t xml:space="preserve">which </w:t>
      </w:r>
      <w:ins w:id="87" w:author="Kendra Dickinson" w:date="2024-04-13T17:35:00Z">
        <w:r w:rsidR="00196DA1" w:rsidRPr="00450283">
          <w:rPr>
            <w:rFonts w:ascii="Times New Roman" w:hAnsi="Times New Roman" w:cs="Times New Roman"/>
          </w:rPr>
          <w:lastRenderedPageBreak/>
          <w:t xml:space="preserve">established Catalan as </w:t>
        </w:r>
      </w:ins>
      <w:r w:rsidRPr="00450283">
        <w:rPr>
          <w:rFonts w:ascii="Times New Roman" w:hAnsi="Times New Roman" w:cs="Times New Roman"/>
        </w:rPr>
        <w:t>the usual language of the Administration</w:t>
      </w:r>
      <w:del w:id="88" w:author="Kendra Dickinson" w:date="2024-04-13T17:35:00Z">
        <w:r w:rsidRPr="00450283" w:rsidDel="00196DA1">
          <w:rPr>
            <w:rFonts w:ascii="Times New Roman" w:hAnsi="Times New Roman" w:cs="Times New Roman"/>
          </w:rPr>
          <w:delText xml:space="preserve"> had to be Catalan</w:delText>
        </w:r>
      </w:del>
      <w:r w:rsidRPr="00450283">
        <w:rPr>
          <w:rFonts w:ascii="Times New Roman" w:hAnsi="Times New Roman" w:cs="Times New Roman"/>
        </w:rPr>
        <w:t>; and Decree 25/2001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Particularly relevant to this study, however, is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340878" w:rsidRPr="00450283">
        <w:rPr>
          <w:rFonts w:ascii="Times New Roman" w:hAnsi="Times New Roman" w:cs="Times New Roman"/>
        </w:rPr>
        <w:t>.</w:t>
      </w:r>
      <w:r w:rsidRPr="00450283">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35AC1EB4"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it is clear that many of the objectives proposed at the time have been 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noticeable and </w:t>
      </w:r>
      <w:del w:id="89" w:author="Alejandro Andreas Jaume Losa" w:date="2024-04-16T11:25:00Z">
        <w:r w:rsidR="00882DA8" w:rsidRPr="00450283" w:rsidDel="0058021D">
          <w:rPr>
            <w:rFonts w:ascii="Times New Roman" w:hAnsi="Times New Roman" w:cs="Times New Roman"/>
          </w:rPr>
          <w:delText>evident</w:delText>
        </w:r>
        <w:r w:rsidR="00377BC3" w:rsidRPr="00450283" w:rsidDel="0058021D">
          <w:rPr>
            <w:rFonts w:ascii="Times New Roman" w:hAnsi="Times New Roman" w:cs="Times New Roman"/>
          </w:rPr>
          <w:delText xml:space="preserve"> </w:delText>
        </w:r>
      </w:del>
      <w:commentRangeStart w:id="90"/>
      <w:ins w:id="91" w:author="Alejandro Andreas Jaume Losa" w:date="2024-04-16T11:25:00Z">
        <w:r w:rsidR="0058021D" w:rsidRPr="00450283">
          <w:rPr>
            <w:rFonts w:ascii="Times New Roman" w:hAnsi="Times New Roman" w:cs="Times New Roman"/>
          </w:rPr>
          <w:t>evident. This is apparent in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58021D" w:rsidRPr="00450283">
          <w:rPr>
            <w:rStyle w:val="CommentReference"/>
            <w:rFonts w:ascii="Times New Roman" w:eastAsia="Times New Roman" w:hAnsi="Times New Roman" w:cs="Times New Roman"/>
            <w:kern w:val="0"/>
            <w:sz w:val="24"/>
            <w:szCs w:val="24"/>
            <w14:ligatures w14:val="none"/>
            <w:rPrChange w:id="92" w:author="Alejandro Andreas Jaume Losa" w:date="2024-04-16T11:37:00Z">
              <w:rPr>
                <w:rStyle w:val="CommentReference"/>
                <w:rFonts w:ascii="Times New Roman" w:eastAsia="Times New Roman" w:hAnsi="Times New Roman" w:cs="Times New Roman"/>
                <w:kern w:val="0"/>
                <w14:ligatures w14:val="none"/>
              </w:rPr>
            </w:rPrChange>
          </w:rPr>
          <w:t xml:space="preserve"> </w:t>
        </w:r>
        <w:commentRangeEnd w:id="90"/>
        <w:r w:rsidR="0058021D" w:rsidRPr="00450283">
          <w:rPr>
            <w:rStyle w:val="CommentReference"/>
            <w:rFonts w:ascii="Times New Roman" w:eastAsia="Times New Roman" w:hAnsi="Times New Roman" w:cs="Times New Roman"/>
            <w:kern w:val="0"/>
            <w:sz w:val="24"/>
            <w:szCs w:val="24"/>
            <w14:ligatures w14:val="none"/>
            <w:rPrChange w:id="93" w:author="Alejandro Andreas Jaume Losa" w:date="2024-04-16T11:37:00Z">
              <w:rPr>
                <w:rStyle w:val="CommentReference"/>
                <w:rFonts w:ascii="Times New Roman" w:eastAsia="Times New Roman" w:hAnsi="Times New Roman" w:cs="Times New Roman"/>
                <w:kern w:val="0"/>
                <w14:ligatures w14:val="none"/>
              </w:rPr>
            </w:rPrChange>
          </w:rPr>
          <w:commentReference w:id="90"/>
        </w:r>
        <w:r w:rsidR="0058021D" w:rsidRPr="00450283" w:rsidDel="0058021D">
          <w:rPr>
            <w:rFonts w:ascii="Times New Roman" w:hAnsi="Times New Roman" w:cs="Times New Roman"/>
          </w:rPr>
          <w:t xml:space="preserve"> </w:t>
        </w:r>
      </w:ins>
      <w:commentRangeStart w:id="94"/>
      <w:commentRangeStart w:id="95"/>
      <w:del w:id="96" w:author="Alejandro Andreas Jaume Losa" w:date="2024-04-16T11:25:00Z">
        <w:r w:rsidR="00377BC3" w:rsidRPr="00450283" w:rsidDel="0058021D">
          <w:rPr>
            <w:rFonts w:ascii="Times New Roman" w:hAnsi="Times New Roman" w:cs="Times New Roman"/>
          </w:rPr>
          <w:delText>(</w:delText>
        </w:r>
        <w:r w:rsidR="009F4FE8" w:rsidRPr="00450283" w:rsidDel="0058021D">
          <w:rPr>
            <w:rFonts w:ascii="Times New Roman" w:hAnsi="Times New Roman" w:cs="Times New Roman"/>
          </w:rPr>
          <w:delText>e.g.</w:delText>
        </w:r>
        <w:r w:rsidR="00377BC3" w:rsidRPr="00450283" w:rsidDel="0058021D">
          <w:rPr>
            <w:rFonts w:ascii="Times New Roman" w:hAnsi="Times New Roman" w:cs="Times New Roman"/>
          </w:rPr>
          <w:delText>,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delText>
        </w:r>
        <w:r w:rsidR="00882DA8" w:rsidRPr="00450283" w:rsidDel="0058021D">
          <w:rPr>
            <w:rFonts w:ascii="Times New Roman" w:hAnsi="Times New Roman" w:cs="Times New Roman"/>
          </w:rPr>
          <w:delText xml:space="preserve"> </w:delText>
        </w:r>
        <w:commentRangeEnd w:id="94"/>
        <w:r w:rsidR="001466E5" w:rsidRPr="00450283" w:rsidDel="0058021D">
          <w:rPr>
            <w:rStyle w:val="CommentReference"/>
            <w:rFonts w:ascii="Times New Roman" w:eastAsia="Times New Roman" w:hAnsi="Times New Roman" w:cs="Times New Roman"/>
            <w:kern w:val="0"/>
            <w:sz w:val="24"/>
            <w:szCs w:val="24"/>
            <w14:ligatures w14:val="none"/>
            <w:rPrChange w:id="97" w:author="Alejandro Andreas Jaume Losa" w:date="2024-04-16T11:37:00Z">
              <w:rPr>
                <w:rStyle w:val="CommentReference"/>
                <w:rFonts w:ascii="Times New Roman" w:eastAsia="Times New Roman" w:hAnsi="Times New Roman" w:cs="Times New Roman"/>
                <w:kern w:val="0"/>
                <w14:ligatures w14:val="none"/>
              </w:rPr>
            </w:rPrChange>
          </w:rPr>
          <w:commentReference w:id="94"/>
        </w:r>
        <w:commentRangeEnd w:id="95"/>
        <w:r w:rsidR="001466E5" w:rsidRPr="00450283" w:rsidDel="0058021D">
          <w:rPr>
            <w:rStyle w:val="CommentReference"/>
            <w:rFonts w:ascii="Times New Roman" w:eastAsia="Times New Roman" w:hAnsi="Times New Roman" w:cs="Times New Roman"/>
            <w:kern w:val="0"/>
            <w:sz w:val="24"/>
            <w:szCs w:val="24"/>
            <w14:ligatures w14:val="none"/>
            <w:rPrChange w:id="98" w:author="Alejandro Andreas Jaume Losa" w:date="2024-04-16T11:37:00Z">
              <w:rPr>
                <w:rStyle w:val="CommentReference"/>
                <w:rFonts w:ascii="Times New Roman" w:eastAsia="Times New Roman" w:hAnsi="Times New Roman" w:cs="Times New Roman"/>
                <w:kern w:val="0"/>
                <w14:ligatures w14:val="none"/>
              </w:rPr>
            </w:rPrChange>
          </w:rPr>
          <w:commentReference w:id="95"/>
        </w:r>
      </w:del>
      <w:r w:rsidR="00882DA8" w:rsidRPr="00450283">
        <w:rPr>
          <w:rFonts w:ascii="Times New Roman" w:hAnsi="Times New Roman" w:cs="Times New Roman"/>
        </w:rPr>
        <w:t xml:space="preserve">However, the establishment of this legal framework and the consequent implementation of certain language policies has been accompanied by a process of polarization in the Balearic society in terms of language attitudes, particularly in Palma, the capital city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450283">
        <w:rPr>
          <w:rFonts w:ascii="Times New Roman" w:hAnsi="Times New Roman" w:cs="Times New Roman"/>
          <w:lang w:val="es-ES_tradnl"/>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
        </w:rPr>
        <w:t xml:space="preserve">. </w:t>
      </w:r>
      <w:r w:rsidR="00882DA8" w:rsidRPr="00450283">
        <w:rPr>
          <w:rFonts w:ascii="Times New Roman" w:hAnsi="Times New Roman" w:cs="Times New Roman"/>
        </w:rPr>
        <w:t xml:space="preserve">This is not surprising given the close relationship between language policy and language attitudes. In fact, there is a common assumption that much </w:t>
      </w:r>
      <w:r w:rsidR="00882DA8" w:rsidRPr="00450283">
        <w:rPr>
          <w:rFonts w:ascii="Times New Roman" w:hAnsi="Times New Roman" w:cs="Times New Roman"/>
        </w:rPr>
        <w:lastRenderedPageBreak/>
        <w:t xml:space="preserve">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34F0B967" w:rsidR="00B16A2F" w:rsidRPr="00450283" w:rsidRDefault="00882DA8" w:rsidP="00882DA8">
      <w:pPr>
        <w:spacing w:line="480" w:lineRule="auto"/>
        <w:ind w:firstLine="720"/>
        <w:jc w:val="both"/>
        <w:rPr>
          <w:rFonts w:ascii="Times New Roman" w:hAnsi="Times New Roman" w:cs="Times New Roman"/>
        </w:rPr>
      </w:pPr>
      <w:commentRangeStart w:id="99"/>
      <w:r w:rsidRPr="00450283">
        <w:rPr>
          <w:rFonts w:ascii="Times New Roman" w:hAnsi="Times New Roman" w:cs="Times New Roman"/>
        </w:rPr>
        <w:t>Accordingly</w:t>
      </w:r>
      <w:commentRangeEnd w:id="99"/>
      <w:r w:rsidR="00A12677" w:rsidRPr="00450283">
        <w:rPr>
          <w:rStyle w:val="CommentReference"/>
          <w:rFonts w:ascii="Times New Roman" w:eastAsia="Times New Roman" w:hAnsi="Times New Roman" w:cs="Times New Roman"/>
          <w:kern w:val="0"/>
          <w:sz w:val="24"/>
          <w:szCs w:val="24"/>
          <w14:ligatures w14:val="none"/>
          <w:rPrChange w:id="100" w:author="Alejandro Andreas Jaume Losa" w:date="2024-04-16T11:37:00Z">
            <w:rPr>
              <w:rStyle w:val="CommentReference"/>
              <w:rFonts w:ascii="Times New Roman" w:eastAsia="Times New Roman" w:hAnsi="Times New Roman" w:cs="Times New Roman"/>
              <w:kern w:val="0"/>
              <w14:ligatures w14:val="none"/>
            </w:rPr>
          </w:rPrChange>
        </w:rPr>
        <w:commentReference w:id="99"/>
      </w:r>
      <w:r w:rsidRPr="00450283">
        <w:rPr>
          <w:rFonts w:ascii="Times New Roman" w:hAnsi="Times New Roman" w:cs="Times New Roman"/>
        </w:rPr>
        <w:t xml:space="preserve">,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 xml:space="preserve">century through </w:t>
      </w:r>
      <w:del w:id="101" w:author="Kendra Dickinson" w:date="2024-04-13T17:38:00Z">
        <w:r w:rsidRPr="00450283" w:rsidDel="00A12677">
          <w:rPr>
            <w:rFonts w:ascii="Times New Roman" w:hAnsi="Times New Roman" w:cs="Times New Roman"/>
          </w:rPr>
          <w:delText xml:space="preserve">the </w:delText>
        </w:r>
      </w:del>
      <w:r w:rsidRPr="00450283">
        <w:rPr>
          <w:rFonts w:ascii="Times New Roman" w:hAnsi="Times New Roman" w:cs="Times New Roman"/>
        </w:rPr>
        <w:t>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120571A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46850CE"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 xml:space="preserve">This relationship 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16052501"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del w:id="102" w:author="Kendra Dickinson" w:date="2024-04-13T17:39:00Z">
        <w:r w:rsidRPr="00450283" w:rsidDel="00A12677">
          <w:rPr>
            <w:rFonts w:ascii="Times New Roman" w:hAnsi="Times New Roman" w:cs="Times New Roman"/>
          </w:rPr>
          <w:delText>can be</w:delText>
        </w:r>
      </w:del>
      <w:ins w:id="103" w:author="Kendra Dickinson" w:date="2024-04-13T17:39:00Z">
        <w:r w:rsidR="00A12677" w:rsidRPr="00450283">
          <w:rPr>
            <w:rFonts w:ascii="Times New Roman" w:hAnsi="Times New Roman" w:cs="Times New Roman"/>
          </w:rPr>
          <w:t>have been</w:t>
        </w:r>
      </w:ins>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w:t>
      </w:r>
      <w:del w:id="104" w:author="Kendra Dickinson" w:date="2024-04-13T17:40:00Z">
        <w:r w:rsidR="006A383F" w:rsidRPr="00450283" w:rsidDel="0062792D">
          <w:rPr>
            <w:rFonts w:ascii="Times New Roman" w:hAnsi="Times New Roman" w:cs="Times New Roman"/>
          </w:rPr>
          <w:delText xml:space="preserve">its </w:delText>
        </w:r>
      </w:del>
      <w:r w:rsidR="006A383F" w:rsidRPr="00450283">
        <w:rPr>
          <w:rFonts w:ascii="Times New Roman" w:hAnsi="Times New Roman" w:cs="Times New Roman"/>
        </w:rPr>
        <w:t xml:space="preserve">Didactics course </w:t>
      </w:r>
      <w:ins w:id="105" w:author="Kendra Dickinson" w:date="2024-04-13T17:40:00Z">
        <w:r w:rsidR="0062792D" w:rsidRPr="00450283">
          <w:rPr>
            <w:rFonts w:ascii="Times New Roman" w:hAnsi="Times New Roman" w:cs="Times New Roman"/>
          </w:rPr>
          <w:t>at</w:t>
        </w:r>
      </w:ins>
      <w:del w:id="106" w:author="Kendra Dickinson" w:date="2024-04-13T17:40:00Z">
        <w:r w:rsidR="006A383F" w:rsidRPr="00450283" w:rsidDel="0062792D">
          <w:rPr>
            <w:rFonts w:ascii="Times New Roman" w:hAnsi="Times New Roman" w:cs="Times New Roman"/>
          </w:rPr>
          <w:delText>in</w:delText>
        </w:r>
      </w:del>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someone has been exposed to from birth) </w:t>
      </w:r>
      <w:r w:rsidRPr="00450283">
        <w:rPr>
          <w:rFonts w:ascii="Times New Roman" w:hAnsi="Times New Roman" w:cs="Times New Roman"/>
        </w:rPr>
        <w:t xml:space="preserve">has also been </w:t>
      </w:r>
      <w:r w:rsidR="00EF7883" w:rsidRPr="00450283">
        <w:rPr>
          <w:rFonts w:ascii="Times New Roman" w:hAnsi="Times New Roman" w:cs="Times New Roman"/>
        </w:rPr>
        <w:t>to be</w:t>
      </w:r>
      <w:r w:rsidRPr="00450283">
        <w:rPr>
          <w:rFonts w:ascii="Times New Roman" w:hAnsi="Times New Roman" w:cs="Times New Roman"/>
        </w:rPr>
        <w:t xml:space="preserve"> related to the formation of language attitudes in the Balearic Islands. </w:t>
      </w:r>
      <w:del w:id="107" w:author="Kendra Dickinson" w:date="2024-04-13T17:41:00Z">
        <w:r w:rsidR="006A383F" w:rsidRPr="00450283" w:rsidDel="0062792D">
          <w:rPr>
            <w:rFonts w:ascii="Times New Roman" w:hAnsi="Times New Roman" w:cs="Times New Roman"/>
          </w:rPr>
          <w:delText>According to the data from</w:delText>
        </w:r>
      </w:del>
      <w:ins w:id="108" w:author="Kendra Dickinson" w:date="2024-04-13T17:41:00Z">
        <w:r w:rsidR="0062792D" w:rsidRPr="00450283">
          <w:rPr>
            <w:rFonts w:ascii="Times New Roman" w:hAnsi="Times New Roman" w:cs="Times New Roman"/>
          </w:rPr>
          <w:t>Drawing on data from</w:t>
        </w:r>
      </w:ins>
      <w:r w:rsidR="006A383F" w:rsidRPr="00450283">
        <w:rPr>
          <w:rFonts w:ascii="Times New Roman" w:hAnsi="Times New Roman" w:cs="Times New Roman"/>
        </w:rPr>
        <w:t xml:space="preserve"> </w:t>
      </w:r>
      <w:del w:id="109" w:author="Kendra Dickinson" w:date="2024-04-13T17:41:00Z">
        <w:r w:rsidR="006A383F" w:rsidRPr="00450283" w:rsidDel="0062792D">
          <w:rPr>
            <w:rFonts w:ascii="Times New Roman" w:hAnsi="Times New Roman" w:cs="Times New Roman"/>
          </w:rPr>
          <w:delText xml:space="preserve">a total of </w:delText>
        </w:r>
      </w:del>
      <w:r w:rsidR="006A383F" w:rsidRPr="00450283">
        <w:rPr>
          <w:rFonts w:ascii="Times New Roman" w:hAnsi="Times New Roman" w:cs="Times New Roman"/>
        </w:rPr>
        <w:t xml:space="preserve">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w:t>
      </w:r>
      <w:r w:rsidR="006A383F" w:rsidRPr="00450283">
        <w:rPr>
          <w:rFonts w:ascii="Times New Roman" w:hAnsi="Times New Roman" w:cs="Times New Roman"/>
          <w:kern w:val="0"/>
        </w:rPr>
        <w:lastRenderedPageBreak/>
        <w:t>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ins w:id="110" w:author="Kendra Dickinson" w:date="2024-04-13T17:41:00Z">
        <w:r w:rsidR="0062792D" w:rsidRPr="00450283">
          <w:rPr>
            <w:rFonts w:ascii="Times New Roman" w:hAnsi="Times New Roman" w:cs="Times New Roman"/>
          </w:rPr>
          <w:t>find</w:t>
        </w:r>
      </w:ins>
      <w:del w:id="111" w:author="Kendra Dickinson" w:date="2024-04-13T17:41:00Z">
        <w:r w:rsidR="006A383F" w:rsidRPr="00450283" w:rsidDel="0062792D">
          <w:rPr>
            <w:rFonts w:ascii="Times New Roman" w:hAnsi="Times New Roman" w:cs="Times New Roman"/>
          </w:rPr>
          <w:delText>state</w:delText>
        </w:r>
      </w:del>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have 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 xml:space="preserve">are </w:t>
      </w:r>
      <w:commentRangeStart w:id="112"/>
      <w:r w:rsidRPr="00450283">
        <w:rPr>
          <w:rFonts w:ascii="Times New Roman" w:hAnsi="Times New Roman" w:cs="Times New Roman"/>
        </w:rPr>
        <w:t>either</w:t>
      </w:r>
      <w:commentRangeEnd w:id="112"/>
      <w:r w:rsidR="0062792D" w:rsidRPr="00450283">
        <w:rPr>
          <w:rStyle w:val="CommentReference"/>
          <w:rFonts w:ascii="Times New Roman" w:eastAsia="Times New Roman" w:hAnsi="Times New Roman" w:cs="Times New Roman"/>
          <w:kern w:val="0"/>
          <w:sz w:val="24"/>
          <w:szCs w:val="24"/>
          <w14:ligatures w14:val="none"/>
          <w:rPrChange w:id="113" w:author="Alejandro Andreas Jaume Losa" w:date="2024-04-16T11:37:00Z">
            <w:rPr>
              <w:rStyle w:val="CommentReference"/>
              <w:rFonts w:ascii="Times New Roman" w:eastAsia="Times New Roman" w:hAnsi="Times New Roman" w:cs="Times New Roman"/>
              <w:kern w:val="0"/>
              <w14:ligatures w14:val="none"/>
            </w:rPr>
          </w:rPrChange>
        </w:rPr>
        <w:commentReference w:id="112"/>
      </w:r>
      <w:r w:rsidRPr="00450283">
        <w:rPr>
          <w:rFonts w:ascii="Times New Roman" w:hAnsi="Times New Roman" w:cs="Times New Roman"/>
        </w:rPr>
        <w:t xml:space="preserve">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learning towards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private sector tend to favor reducing the presence of Catalan in education. Interestingly,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del w:id="114" w:author="Kendra Dickinson" w:date="2024-04-13T17:42:00Z">
        <w:r w:rsidR="00377BC3" w:rsidRPr="00450283" w:rsidDel="0062792D">
          <w:rPr>
            <w:rFonts w:ascii="Times New Roman" w:hAnsi="Times New Roman" w:cs="Times New Roman"/>
          </w:rPr>
          <w:delText>Contrary</w:delText>
        </w:r>
      </w:del>
      <w:ins w:id="115" w:author="Kendra Dickinson" w:date="2024-04-13T17:42:00Z">
        <w:r w:rsidR="0062792D" w:rsidRPr="00450283">
          <w:rPr>
            <w:rFonts w:ascii="Times New Roman" w:hAnsi="Times New Roman" w:cs="Times New Roman"/>
          </w:rPr>
          <w:t>Conversely</w:t>
        </w:r>
      </w:ins>
      <w:r w:rsidR="00377BC3" w:rsidRPr="00450283">
        <w:rPr>
          <w:rFonts w:ascii="Times New Roman" w:hAnsi="Times New Roman" w:cs="Times New Roman"/>
        </w:rPr>
        <w:t xml:space="preserve">, </w:t>
      </w:r>
      <w:r w:rsidR="001D41FC" w:rsidRPr="00450283">
        <w:rPr>
          <w:rFonts w:ascii="Times New Roman" w:hAnsi="Times New Roman" w:cs="Times New Roman"/>
        </w:rPr>
        <w:t>in a</w:t>
      </w:r>
      <w:ins w:id="116" w:author="Kendra Dickinson" w:date="2024-04-13T17:42:00Z">
        <w:r w:rsidR="0062792D" w:rsidRPr="00450283">
          <w:rPr>
            <w:rFonts w:ascii="Times New Roman" w:hAnsi="Times New Roman" w:cs="Times New Roman"/>
          </w:rPr>
          <w:t xml:space="preserve"> focus group based</w:t>
        </w:r>
      </w:ins>
      <w:r w:rsidR="001D41FC" w:rsidRPr="00450283">
        <w:rPr>
          <w:rFonts w:ascii="Times New Roman" w:hAnsi="Times New Roman" w:cs="Times New Roman"/>
        </w:rPr>
        <w:t xml:space="preserve"> study </w:t>
      </w:r>
      <w:del w:id="117" w:author="Kendra Dickinson" w:date="2024-04-13T17:42:00Z">
        <w:r w:rsidR="001D41FC" w:rsidRPr="00450283" w:rsidDel="0062792D">
          <w:rPr>
            <w:rFonts w:ascii="Times New Roman" w:hAnsi="Times New Roman" w:cs="Times New Roman"/>
          </w:rPr>
          <w:delText>with several focus groups with</w:delText>
        </w:r>
      </w:del>
      <w:ins w:id="118" w:author="Kendra Dickinson" w:date="2024-04-13T17:42:00Z">
        <w:r w:rsidR="0062792D" w:rsidRPr="00450283">
          <w:rPr>
            <w:rFonts w:ascii="Times New Roman" w:hAnsi="Times New Roman" w:cs="Times New Roman"/>
          </w:rPr>
          <w:t>of</w:t>
        </w:r>
      </w:ins>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7F0CC1AC" w:rsidR="004C6F9A" w:rsidRPr="00450283" w:rsidRDefault="00882DA8" w:rsidP="00882DA8">
      <w:pPr>
        <w:spacing w:line="480" w:lineRule="auto"/>
        <w:jc w:val="both"/>
        <w:rPr>
          <w:ins w:id="119" w:author="Kendra Dickinson" w:date="2024-04-13T17:46:00Z"/>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ins w:id="120" w:author="Kendra Dickinson" w:date="2024-04-13T17:43:00Z">
        <w:r w:rsidR="0092130D" w:rsidRPr="00450283">
          <w:rPr>
            <w:rFonts w:ascii="Times New Roman" w:hAnsi="Times New Roman" w:cs="Times New Roman"/>
          </w:rPr>
          <w:t xml:space="preserve">comprised of quantitative and qualitative data (individual interviews, focus groups, and language use surveys) </w:t>
        </w:r>
      </w:ins>
      <w:del w:id="121" w:author="Kendra Dickinson" w:date="2024-04-13T17:43:00Z">
        <w:r w:rsidR="00F377CB" w:rsidRPr="00450283" w:rsidDel="0092130D">
          <w:rPr>
            <w:rFonts w:ascii="Times New Roman" w:hAnsi="Times New Roman" w:cs="Times New Roman"/>
          </w:rPr>
          <w:delText xml:space="preserve">by </w:delText>
        </w:r>
        <w:r w:rsidR="00F377CB" w:rsidRPr="00450283" w:rsidDel="0092130D">
          <w:rPr>
            <w:rFonts w:ascii="Times New Roman" w:hAnsi="Times New Roman" w:cs="Times New Roman"/>
          </w:rPr>
          <w:fldChar w:fldCharType="begin"/>
        </w:r>
        <w:r w:rsidR="00EA6F0E" w:rsidRPr="00450283" w:rsidDel="0092130D">
          <w:rPr>
            <w:rFonts w:ascii="Times New Roman" w:hAnsi="Times New Roman" w:cs="Times New Roman"/>
          </w:rPr>
          <w:del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delInstrText>
        </w:r>
        <w:r w:rsidR="00F377CB" w:rsidRPr="00450283" w:rsidDel="0092130D">
          <w:rPr>
            <w:rFonts w:ascii="Times New Roman" w:hAnsi="Times New Roman" w:cs="Times New Roman"/>
          </w:rPr>
          <w:fldChar w:fldCharType="separate"/>
        </w:r>
        <w:r w:rsidR="00F377CB" w:rsidRPr="00450283" w:rsidDel="0092130D">
          <w:rPr>
            <w:rFonts w:ascii="Times New Roman" w:hAnsi="Times New Roman" w:cs="Times New Roman"/>
            <w:noProof/>
          </w:rPr>
          <w:delText>Castell, Cremades and Vanrell (2023)</w:delText>
        </w:r>
        <w:r w:rsidR="00F377CB" w:rsidRPr="00450283" w:rsidDel="0092130D">
          <w:rPr>
            <w:rFonts w:ascii="Times New Roman" w:hAnsi="Times New Roman" w:cs="Times New Roman"/>
          </w:rPr>
          <w:fldChar w:fldCharType="end"/>
        </w:r>
        <w:r w:rsidR="00F377CB" w:rsidRPr="00450283" w:rsidDel="0092130D">
          <w:rPr>
            <w:rFonts w:ascii="Times New Roman" w:hAnsi="Times New Roman" w:cs="Times New Roman"/>
          </w:rPr>
          <w:delText xml:space="preserve"> </w:delText>
        </w:r>
      </w:del>
      <w:r w:rsidR="00F377CB" w:rsidRPr="00450283">
        <w:rPr>
          <w:rFonts w:ascii="Times New Roman" w:hAnsi="Times New Roman" w:cs="Times New Roman"/>
        </w:rPr>
        <w:t xml:space="preserve">about the perception of the youth toward the unity of the language, regional variation, and </w:t>
      </w:r>
      <w:r w:rsidRPr="00450283">
        <w:rPr>
          <w:rFonts w:ascii="Times New Roman" w:hAnsi="Times New Roman" w:cs="Times New Roman"/>
        </w:rPr>
        <w:t xml:space="preserve"> </w:t>
      </w:r>
      <w:r w:rsidR="00F377CB" w:rsidRPr="00450283">
        <w:rPr>
          <w:rFonts w:ascii="Times New Roman" w:hAnsi="Times New Roman" w:cs="Times New Roman"/>
        </w:rPr>
        <w:t xml:space="preserve">usage norms, </w:t>
      </w:r>
      <w:del w:id="122" w:author="Kendra Dickinson" w:date="2024-04-13T17:43:00Z">
        <w:r w:rsidR="00F377CB" w:rsidRPr="00450283" w:rsidDel="0092130D">
          <w:rPr>
            <w:rFonts w:ascii="Times New Roman" w:hAnsi="Times New Roman" w:cs="Times New Roman"/>
          </w:rPr>
          <w:delText>with data collected using both quantitative and qualitative (individual interviews, focus groups, and language use surveys) methods</w:delText>
        </w:r>
      </w:del>
      <w:r w:rsidR="00F377CB" w:rsidRPr="00450283">
        <w:rPr>
          <w:rFonts w:ascii="Times New Roman" w:hAnsi="Times New Roman" w:cs="Times New Roman"/>
        </w:rPr>
        <w:t xml:space="preserve">, </w:t>
      </w:r>
      <w:ins w:id="123" w:author="Kendra Dickinson" w:date="2024-04-13T17:44:00Z">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ins>
      <w:del w:id="124" w:author="Kendra Dickinson" w:date="2024-04-13T17:44:00Z">
        <w:r w:rsidR="00F377CB" w:rsidRPr="00450283" w:rsidDel="0092130D">
          <w:rPr>
            <w:rFonts w:ascii="Times New Roman" w:hAnsi="Times New Roman" w:cs="Times New Roman"/>
          </w:rPr>
          <w:delText>it</w:delText>
        </w:r>
      </w:del>
      <w:r w:rsidR="00F377CB" w:rsidRPr="00450283">
        <w:rPr>
          <w:rFonts w:ascii="Times New Roman" w:hAnsi="Times New Roman" w:cs="Times New Roman"/>
        </w:rPr>
        <w:t xml:space="preserve"> </w:t>
      </w:r>
      <w:del w:id="125" w:author="Kendra Dickinson" w:date="2024-04-13T17:44:00Z">
        <w:r w:rsidR="00F377CB" w:rsidRPr="00450283" w:rsidDel="0092130D">
          <w:rPr>
            <w:rFonts w:ascii="Times New Roman" w:hAnsi="Times New Roman" w:cs="Times New Roman"/>
          </w:rPr>
          <w:delText>was found</w:delText>
        </w:r>
      </w:del>
      <w:ins w:id="126" w:author="Kendra Dickinson" w:date="2024-04-13T17:44:00Z">
        <w:r w:rsidR="0092130D" w:rsidRPr="00450283">
          <w:rPr>
            <w:rFonts w:ascii="Times New Roman" w:hAnsi="Times New Roman" w:cs="Times New Roman"/>
          </w:rPr>
          <w:t>found</w:t>
        </w:r>
      </w:ins>
      <w:r w:rsidR="00F377CB" w:rsidRPr="00450283">
        <w:rPr>
          <w:rFonts w:ascii="Times New Roman" w:hAnsi="Times New Roman" w:cs="Times New Roman"/>
        </w:rPr>
        <w:t xml:space="preserve"> that </w:t>
      </w:r>
      <w:r w:rsidRPr="00450283">
        <w:rPr>
          <w:rFonts w:ascii="Times New Roman" w:hAnsi="Times New Roman" w:cs="Times New Roman"/>
        </w:rPr>
        <w:t xml:space="preserve">young people tend to consider Catalan </w:t>
      </w:r>
      <w:del w:id="127" w:author="Kendra Dickinson" w:date="2024-04-13T17:44:00Z">
        <w:r w:rsidRPr="00450283" w:rsidDel="0092130D">
          <w:rPr>
            <w:rFonts w:ascii="Times New Roman" w:hAnsi="Times New Roman" w:cs="Times New Roman"/>
          </w:rPr>
          <w:delText>as</w:delText>
        </w:r>
      </w:del>
      <w:r w:rsidRPr="00450283">
        <w:rPr>
          <w:rFonts w:ascii="Times New Roman" w:hAnsi="Times New Roman" w:cs="Times New Roman"/>
        </w:rPr>
        <w:t xml:space="preserve"> the authentic language of the archipelago, while Spanish is considered a language used for communication without a </w:t>
      </w:r>
      <w:commentRangeStart w:id="128"/>
      <w:r w:rsidRPr="00450283">
        <w:rPr>
          <w:rFonts w:ascii="Times New Roman" w:hAnsi="Times New Roman" w:cs="Times New Roman"/>
        </w:rPr>
        <w:t>specific</w:t>
      </w:r>
      <w:commentRangeEnd w:id="128"/>
      <w:r w:rsidR="00483DEA" w:rsidRPr="00450283">
        <w:rPr>
          <w:rStyle w:val="CommentReference"/>
          <w:rFonts w:ascii="Times New Roman" w:eastAsia="Times New Roman" w:hAnsi="Times New Roman" w:cs="Times New Roman"/>
          <w:kern w:val="0"/>
          <w:sz w:val="24"/>
          <w:szCs w:val="24"/>
          <w14:ligatures w14:val="none"/>
          <w:rPrChange w:id="129" w:author="Alejandro Andreas Jaume Losa" w:date="2024-04-16T11:37:00Z">
            <w:rPr>
              <w:rStyle w:val="CommentReference"/>
              <w:rFonts w:ascii="Times New Roman" w:eastAsia="Times New Roman" w:hAnsi="Times New Roman" w:cs="Times New Roman"/>
              <w:kern w:val="0"/>
              <w14:ligatures w14:val="none"/>
            </w:rPr>
          </w:rPrChange>
        </w:rPr>
        <w:commentReference w:id="128"/>
      </w:r>
      <w:r w:rsidRPr="00450283">
        <w:rPr>
          <w:rFonts w:ascii="Times New Roman" w:hAnsi="Times New Roman" w:cs="Times New Roman"/>
        </w:rPr>
        <w:t xml:space="preserve"> </w:t>
      </w:r>
      <w:ins w:id="130" w:author="Alejandro Andreas Jaume Losa" w:date="2024-04-16T11:27:00Z">
        <w:r w:rsidR="0058021D" w:rsidRPr="00450283">
          <w:rPr>
            <w:rFonts w:ascii="Times New Roman" w:hAnsi="Times New Roman" w:cs="Times New Roman"/>
          </w:rPr>
          <w:t xml:space="preserve">cultural, societal, or identity </w:t>
        </w:r>
      </w:ins>
      <w:r w:rsidRPr="00450283">
        <w:rPr>
          <w:rFonts w:ascii="Times New Roman" w:hAnsi="Times New Roman" w:cs="Times New Roman"/>
        </w:rPr>
        <w:t>value</w:t>
      </w:r>
      <w:ins w:id="131" w:author="Kendra Dickinson" w:date="2024-04-13T17:44:00Z">
        <w:r w:rsidR="00E12773" w:rsidRPr="00450283">
          <w:rPr>
            <w:rFonts w:ascii="Times New Roman" w:hAnsi="Times New Roman" w:cs="Times New Roman"/>
          </w:rPr>
          <w:t>.</w:t>
        </w:r>
      </w:ins>
      <w:del w:id="132" w:author="Alejandro Andreas Jaume Losa" w:date="2024-04-16T11:27:00Z">
        <w:r w:rsidRPr="00450283" w:rsidDel="0058021D">
          <w:rPr>
            <w:rFonts w:ascii="Times New Roman" w:hAnsi="Times New Roman" w:cs="Times New Roman"/>
          </w:rPr>
          <w:delText xml:space="preserve">  </w:delText>
        </w:r>
      </w:del>
    </w:p>
    <w:p w14:paraId="0B023658" w14:textId="463739F0" w:rsidR="00882DA8" w:rsidRPr="00450283" w:rsidRDefault="00882DA8">
      <w:pPr>
        <w:spacing w:line="480" w:lineRule="auto"/>
        <w:ind w:firstLine="720"/>
        <w:jc w:val="both"/>
        <w:rPr>
          <w:rFonts w:ascii="Times New Roman" w:hAnsi="Times New Roman" w:cs="Times New Roman"/>
        </w:rPr>
        <w:pPrChange w:id="133" w:author="Kendra Dickinson" w:date="2024-04-13T17:46:00Z">
          <w:pPr>
            <w:spacing w:line="480" w:lineRule="auto"/>
            <w:jc w:val="both"/>
          </w:pPr>
        </w:pPrChange>
      </w:pPr>
      <w:commentRangeStart w:id="134"/>
      <w:r w:rsidRPr="00450283">
        <w:rPr>
          <w:rFonts w:ascii="Times New Roman" w:hAnsi="Times New Roman" w:cs="Times New Roman"/>
        </w:rPr>
        <w:lastRenderedPageBreak/>
        <w:t>In</w:t>
      </w:r>
      <w:commentRangeEnd w:id="134"/>
      <w:r w:rsidR="004C6F9A" w:rsidRPr="00450283">
        <w:rPr>
          <w:rStyle w:val="CommentReference"/>
          <w:rFonts w:ascii="Times New Roman" w:eastAsia="Times New Roman" w:hAnsi="Times New Roman" w:cs="Times New Roman"/>
          <w:kern w:val="0"/>
          <w:sz w:val="24"/>
          <w:szCs w:val="24"/>
          <w14:ligatures w14:val="none"/>
          <w:rPrChange w:id="135" w:author="Alejandro Andreas Jaume Losa" w:date="2024-04-16T11:37:00Z">
            <w:rPr>
              <w:rStyle w:val="CommentReference"/>
              <w:rFonts w:ascii="Times New Roman" w:eastAsia="Times New Roman" w:hAnsi="Times New Roman" w:cs="Times New Roman"/>
              <w:kern w:val="0"/>
              <w14:ligatures w14:val="none"/>
            </w:rPr>
          </w:rPrChange>
        </w:rPr>
        <w:commentReference w:id="134"/>
      </w:r>
      <w:r w:rsidRPr="00450283">
        <w:rPr>
          <w:rFonts w:ascii="Times New Roman" w:hAnsi="Times New Roman" w:cs="Times New Roman"/>
        </w:rPr>
        <w:t xml:space="preserve"> fact, many studies have found a general consensus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2381924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Finally, another predictor found to </w:t>
      </w:r>
      <w:del w:id="136" w:author="Kendra Dickinson" w:date="2024-04-13T17:45:00Z">
        <w:r w:rsidRPr="00450283" w:rsidDel="005E35D0">
          <w:rPr>
            <w:rFonts w:ascii="Times New Roman" w:hAnsi="Times New Roman" w:cs="Times New Roman"/>
          </w:rPr>
          <w:delText xml:space="preserve">be </w:delText>
        </w:r>
      </w:del>
      <w:r w:rsidR="007C3C8D" w:rsidRPr="00450283">
        <w:rPr>
          <w:rFonts w:ascii="Times New Roman" w:hAnsi="Times New Roman" w:cs="Times New Roman"/>
        </w:rPr>
        <w:t xml:space="preserve">play a role </w:t>
      </w:r>
      <w:r w:rsidRPr="00450283">
        <w:rPr>
          <w:rFonts w:ascii="Times New Roman" w:hAnsi="Times New Roman" w:cs="Times New Roman"/>
        </w:rPr>
        <w:t xml:space="preserve">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ins w:id="137" w:author="Kendra Dickinson" w:date="2024-04-13T17:47:00Z">
        <w:r w:rsidR="00847C91" w:rsidRPr="00450283">
          <w:rPr>
            <w:rFonts w:ascii="Times New Roman" w:hAnsi="Times New Roman" w:cs="Times New Roman"/>
          </w:rPr>
          <w:t>s</w:t>
        </w:r>
      </w:ins>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Spain’s national identity, including the language. Consequently, they tend to display favorable attitudes toward Spanish. </w:t>
      </w:r>
      <w:del w:id="138" w:author="Kendra Dickinson" w:date="2024-04-13T17:47:00Z">
        <w:r w:rsidR="00544B41" w:rsidRPr="00450283" w:rsidDel="00847C91">
          <w:rPr>
            <w:rFonts w:ascii="Times New Roman" w:hAnsi="Times New Roman" w:cs="Times New Roman"/>
          </w:rPr>
          <w:delText>The second ones</w:delText>
        </w:r>
      </w:del>
      <w:ins w:id="139" w:author="Kendra Dickinson" w:date="2024-04-13T17:47:00Z">
        <w:r w:rsidR="00847C91" w:rsidRPr="00450283">
          <w:rPr>
            <w:rFonts w:ascii="Times New Roman" w:hAnsi="Times New Roman" w:cs="Times New Roman"/>
            <w:i/>
            <w:iCs/>
            <w:rPrChange w:id="140" w:author="Alejandro Andreas Jaume Losa" w:date="2024-04-16T11:37:00Z">
              <w:rPr>
                <w:rFonts w:ascii="Times New Roman" w:hAnsi="Times New Roman" w:cs="Times New Roman"/>
              </w:rPr>
            </w:rPrChange>
          </w:rPr>
          <w:t>Indepes</w:t>
        </w:r>
      </w:ins>
      <w:r w:rsidR="00544B41" w:rsidRPr="00450283">
        <w:rPr>
          <w:rFonts w:ascii="Times New Roman" w:hAnsi="Times New Roman" w:cs="Times New Roman"/>
        </w:rPr>
        <w:t xml:space="preserve">, on the other hand, are individuals linked to left or extreme left ideologies, </w:t>
      </w:r>
      <w:r w:rsidR="00544B41" w:rsidRPr="00450283">
        <w:rPr>
          <w:rFonts w:ascii="Times New Roman" w:hAnsi="Times New Roman" w:cs="Times New Roman"/>
        </w:rPr>
        <w:lastRenderedPageBreak/>
        <w:t xml:space="preserve">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and according to</w:t>
      </w:r>
      <w:r w:rsidRPr="00450283">
        <w:rPr>
          <w:rFonts w:ascii="Times New Roman" w:hAnsi="Times New Roman" w:cs="Times New Roman"/>
        </w:rPr>
        <w:t xml:space="preserve"> </w:t>
      </w:r>
      <w:r w:rsidR="00544B41" w:rsidRPr="00450283">
        <w:rPr>
          <w:rFonts w:ascii="Times New Roman" w:hAnsi="Times New Roman" w:cs="Times New Roman"/>
          <w:kern w:val="0"/>
        </w:rPr>
        <w:t xml:space="preserve">Aguiló-Mora and Lynch (2017) </w:t>
      </w:r>
      <w:r w:rsidRPr="00450283">
        <w:rPr>
          <w:rFonts w:ascii="Times New Roman" w:hAnsi="Times New Roman" w:cs="Times New Roman"/>
        </w:rPr>
        <w:t>there seems to be a lack of ideological unity within the Mallorcan society in terms of language attitudes</w:t>
      </w:r>
      <w:r w:rsidR="00544B41" w:rsidRPr="00450283">
        <w:rPr>
          <w:rFonts w:ascii="Times New Roman" w:hAnsi="Times New Roman" w:cs="Times New Roman"/>
        </w:rPr>
        <w:t>.</w:t>
      </w:r>
    </w:p>
    <w:p w14:paraId="5D13B59A" w14:textId="1166FA6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Altogether, the linguistic situation in the Balearic Islands in terms of language attitudes is complex.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r w:rsidR="00544B41" w:rsidRPr="00450283">
        <w:rPr>
          <w:rFonts w:ascii="Times New Roman" w:hAnsi="Times New Roman" w:cs="Times New Roman"/>
          <w:i/>
          <w:iCs/>
        </w:rPr>
        <w:t>Partit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 was 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r w:rsidR="009A0AF3" w:rsidRPr="00450283">
        <w:rPr>
          <w:rFonts w:ascii="Times New Roman" w:hAnsi="Times New Roman" w:cs="Times New Roman"/>
        </w:rPr>
        <w:t xml:space="preserve">stated </w:t>
      </w:r>
      <w:r w:rsidR="009F4FE8" w:rsidRPr="00450283">
        <w:rPr>
          <w:rFonts w:ascii="Times New Roman" w:hAnsi="Times New Roman" w:cs="Times New Roman"/>
        </w:rPr>
        <w:t xml:space="preserve">the </w:t>
      </w:r>
      <w:r w:rsidR="009A0AF3" w:rsidRPr="00450283">
        <w:rPr>
          <w:rFonts w:ascii="Times New Roman" w:hAnsi="Times New Roman" w:cs="Times New Roman"/>
        </w:rPr>
        <w:t>aim</w:t>
      </w:r>
      <w:r w:rsidRPr="00450283">
        <w:rPr>
          <w:rFonts w:ascii="Times New Roman" w:hAnsi="Times New Roman" w:cs="Times New Roman"/>
        </w:rPr>
        <w:t xml:space="preserve"> was 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xml:space="preserve">) passed Decree 8/2018 which mandated healthcare personnel  be proficient in Catalan to work in the public healthcare system of the Balearic Islands. While the  aim was to promote the normalization of Catalan, many people, including an important sector of the healthcare personnel, saw it as an imposition that prevented them from practicing because they were not proficient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w:t>
      </w:r>
      <w:r w:rsidRPr="00450283">
        <w:rPr>
          <w:rFonts w:ascii="Times New Roman" w:hAnsi="Times New Roman" w:cs="Times New Roman"/>
        </w:rPr>
        <w:lastRenderedPageBreak/>
        <w:t xml:space="preserve">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2B3300E6" w14:textId="5F7B6D41" w:rsidR="009A0AF3" w:rsidRPr="00450283" w:rsidDel="009C6E87" w:rsidRDefault="00544B41" w:rsidP="00882DA8">
      <w:pPr>
        <w:spacing w:line="480" w:lineRule="auto"/>
        <w:jc w:val="both"/>
        <w:rPr>
          <w:del w:id="141" w:author="Kendra Dickinson" w:date="2024-04-14T09:51:00Z"/>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(Instituto Nacional de Estadística, 2024)</w:t>
      </w:r>
      <w:r w:rsidR="00882DA8" w:rsidRPr="00450283">
        <w:rPr>
          <w:rFonts w:ascii="Times New Roman" w:hAnsi="Times New Roman" w:cs="Times New Roman"/>
        </w:rPr>
        <w:fldChar w:fldCharType="end"/>
      </w:r>
      <w:r w:rsidR="009A0AF3" w:rsidRPr="00450283">
        <w:rPr>
          <w:rFonts w:ascii="Times New Roman" w:hAnsi="Times New Roman" w:cs="Times New Roman"/>
        </w:rPr>
        <w:t xml:space="preserve"> 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According to Blas–Arroyo,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making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582AAD49" w14:textId="37EABAA2" w:rsidR="00882DA8" w:rsidRPr="00450283" w:rsidRDefault="00882DA8">
      <w:pPr>
        <w:spacing w:line="480" w:lineRule="auto"/>
        <w:jc w:val="both"/>
        <w:rPr>
          <w:rFonts w:ascii="Times New Roman" w:hAnsi="Times New Roman" w:cs="Times New Roman"/>
        </w:rPr>
        <w:pPrChange w:id="142" w:author="Kendra Dickinson" w:date="2024-04-14T09:51:00Z">
          <w:pPr>
            <w:spacing w:line="480" w:lineRule="auto"/>
            <w:ind w:firstLine="360"/>
            <w:jc w:val="both"/>
          </w:pPr>
        </w:pPrChange>
      </w:pPr>
      <w:r w:rsidRPr="00450283">
        <w:rPr>
          <w:rFonts w:ascii="Times New Roman" w:hAnsi="Times New Roman" w:cs="Times New Roman"/>
        </w:rPr>
        <w:t>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w:t>
      </w:r>
      <w:r w:rsidRPr="00450283">
        <w:rPr>
          <w:rFonts w:ascii="Times New Roman" w:hAnsi="Times New Roman" w:cs="Times New Roman"/>
        </w:rPr>
        <w:lastRenderedPageBreak/>
        <w:t xml:space="preserve">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I hypothesize that people who identify as progressive will have more positive attitudes toward Catalan than toward Spanish, and that people who identify as conservative will have more positive attitudes toward Spanish than toward </w:t>
      </w:r>
      <w:commentRangeStart w:id="143"/>
      <w:r w:rsidRPr="00450283">
        <w:rPr>
          <w:rFonts w:ascii="Times New Roman" w:hAnsi="Times New Roman" w:cs="Times New Roman"/>
        </w:rPr>
        <w:t>Catalan</w:t>
      </w:r>
      <w:commentRangeEnd w:id="143"/>
      <w:r w:rsidR="00847C91" w:rsidRPr="00450283">
        <w:rPr>
          <w:rStyle w:val="CommentReference"/>
          <w:rFonts w:ascii="Times New Roman" w:eastAsia="Times New Roman" w:hAnsi="Times New Roman" w:cs="Times New Roman"/>
          <w:kern w:val="0"/>
          <w:sz w:val="24"/>
          <w:szCs w:val="24"/>
          <w14:ligatures w14:val="none"/>
          <w:rPrChange w:id="144" w:author="Alejandro Andreas Jaume Losa" w:date="2024-04-16T11:37:00Z">
            <w:rPr>
              <w:rStyle w:val="CommentReference"/>
              <w:rFonts w:ascii="Times New Roman" w:eastAsia="Times New Roman" w:hAnsi="Times New Roman" w:cs="Times New Roman"/>
              <w:kern w:val="0"/>
              <w14:ligatures w14:val="none"/>
            </w:rPr>
          </w:rPrChange>
        </w:rPr>
        <w:commentReference w:id="143"/>
      </w:r>
      <w:r w:rsidRPr="00450283">
        <w:rPr>
          <w:rFonts w:ascii="Times New Roman" w:hAnsi="Times New Roman" w:cs="Times New Roman"/>
        </w:rPr>
        <w:t>.</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4925EF2" w:rsidR="00882DA8" w:rsidRPr="00450283" w:rsidRDefault="004B0ADB" w:rsidP="00882DA8">
      <w:pPr>
        <w:spacing w:line="480" w:lineRule="auto"/>
        <w:jc w:val="both"/>
        <w:rPr>
          <w:rFonts w:ascii="Times New Roman" w:hAnsi="Times New Roman" w:cs="Times New Roman"/>
          <w:i/>
          <w:iCs/>
        </w:rPr>
      </w:pPr>
      <w:del w:id="145" w:author="Kendra Dickinson" w:date="2024-04-14T09:51:00Z">
        <w:r w:rsidRPr="00450283" w:rsidDel="009C6E87">
          <w:rPr>
            <w:rFonts w:ascii="Times New Roman" w:hAnsi="Times New Roman" w:cs="Times New Roman"/>
          </w:rPr>
          <w:tab/>
        </w:r>
      </w:del>
      <w:r w:rsidR="00532F9B" w:rsidRPr="00450283">
        <w:rPr>
          <w:rFonts w:ascii="Times New Roman" w:hAnsi="Times New Roman" w:cs="Times New Roman"/>
          <w:i/>
          <w:iCs/>
        </w:rPr>
        <w:t>3.</w:t>
      </w:r>
      <w:r w:rsidRPr="00450283">
        <w:rPr>
          <w:rFonts w:ascii="Times New Roman" w:hAnsi="Times New Roman" w:cs="Times New Roman"/>
          <w:i/>
          <w:iCs/>
        </w:rPr>
        <w:t>1</w:t>
      </w:r>
      <w:r w:rsidR="00532F9B"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3C72852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ins w:id="146" w:author="Alejandro Andreas Jaume Losa" w:date="2024-04-16T11:28:00Z">
        <w:r w:rsidR="0058021D" w:rsidRPr="00450283">
          <w:rPr>
            <w:rFonts w:ascii="Times New Roman" w:hAnsi="Times New Roman" w:cs="Times New Roman"/>
          </w:rPr>
          <w:t>A</w:t>
        </w:r>
      </w:ins>
      <w:commentRangeStart w:id="147"/>
      <w:del w:id="148" w:author="Alejandro Andreas Jaume Losa" w:date="2024-04-16T11:28:00Z">
        <w:r w:rsidRPr="00450283" w:rsidDel="0058021D">
          <w:rPr>
            <w:rFonts w:ascii="Times New Roman" w:hAnsi="Times New Roman" w:cs="Times New Roman"/>
          </w:rPr>
          <w:delText>a</w:delText>
        </w:r>
      </w:del>
      <w:commentRangeEnd w:id="147"/>
      <w:r w:rsidR="0022126D" w:rsidRPr="00450283">
        <w:rPr>
          <w:rStyle w:val="CommentReference"/>
          <w:rFonts w:ascii="Times New Roman" w:eastAsia="Times New Roman" w:hAnsi="Times New Roman" w:cs="Times New Roman"/>
          <w:kern w:val="0"/>
          <w:sz w:val="24"/>
          <w:szCs w:val="24"/>
          <w14:ligatures w14:val="none"/>
          <w:rPrChange w:id="149" w:author="Alejandro Andreas Jaume Losa" w:date="2024-04-16T11:37:00Z">
            <w:rPr>
              <w:rStyle w:val="CommentReference"/>
              <w:rFonts w:ascii="Times New Roman" w:eastAsia="Times New Roman" w:hAnsi="Times New Roman" w:cs="Times New Roman"/>
              <w:kern w:val="0"/>
              <w14:ligatures w14:val="none"/>
            </w:rPr>
          </w:rPrChange>
        </w:rPr>
        <w:commentReference w:id="147"/>
      </w:r>
      <w:r w:rsidRPr="00450283">
        <w:rPr>
          <w:rFonts w:ascii="Times New Roman" w:hAnsi="Times New Roman" w:cs="Times New Roman"/>
        </w:rPr>
        <w:t xml:space="preserve">utonomous </w:t>
      </w:r>
      <w:ins w:id="150" w:author="Alejandro Andreas Jaume Losa" w:date="2024-04-16T11:28:00Z">
        <w:r w:rsidR="0058021D" w:rsidRPr="00450283">
          <w:rPr>
            <w:rFonts w:ascii="Times New Roman" w:hAnsi="Times New Roman" w:cs="Times New Roman"/>
          </w:rPr>
          <w:t>C</w:t>
        </w:r>
      </w:ins>
      <w:del w:id="151" w:author="Alejandro Andreas Jaume Losa" w:date="2024-04-16T11:28:00Z">
        <w:r w:rsidRPr="00450283" w:rsidDel="0058021D">
          <w:rPr>
            <w:rFonts w:ascii="Times New Roman" w:hAnsi="Times New Roman" w:cs="Times New Roman"/>
          </w:rPr>
          <w:delText>c</w:delText>
        </w:r>
      </w:del>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4816AF8E" w14:textId="6CCF6A02"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ins w:id="152" w:author="Kendra Dickinson" w:date="2024-04-13T17:51:00Z">
        <w:r w:rsidR="005910A4" w:rsidRPr="00450283">
          <w:rPr>
            <w:rFonts w:ascii="Times New Roman" w:hAnsi="Times New Roman" w:cs="Times New Roman"/>
          </w:rPr>
          <w:t xml:space="preserve">a </w:t>
        </w:r>
      </w:ins>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ins w:id="153" w:author="Kendra Dickinson" w:date="2024-04-13T17:51:00Z">
        <w:r w:rsidR="005910A4" w:rsidRPr="00450283">
          <w:rPr>
            <w:rFonts w:ascii="Times New Roman" w:hAnsi="Times New Roman" w:cs="Times New Roman"/>
          </w:rPr>
          <w:t>____</w:t>
        </w:r>
      </w:ins>
      <w:del w:id="154" w:author="Kendra Dickinson" w:date="2024-04-13T17:51:00Z">
        <w:r w:rsidR="003E1180" w:rsidRPr="00450283" w:rsidDel="005910A4">
          <w:rPr>
            <w:rFonts w:ascii="Times New Roman" w:hAnsi="Times New Roman" w:cs="Times New Roman"/>
          </w:rPr>
          <w:delText>X</w:delText>
        </w:r>
      </w:del>
      <w:r w:rsidRPr="00450283">
        <w:rPr>
          <w:rFonts w:ascii="Times New Roman" w:hAnsi="Times New Roman" w:cs="Times New Roman"/>
        </w:rPr>
        <w:t>’ followed by three possible answers</w:t>
      </w:r>
      <w:ins w:id="155" w:author="Kendra Dickinson" w:date="2024-04-13T17:51:00Z">
        <w:r w:rsidR="005910A4" w:rsidRPr="00450283">
          <w:rPr>
            <w:rFonts w:ascii="Times New Roman" w:hAnsi="Times New Roman" w:cs="Times New Roman"/>
          </w:rPr>
          <w:t xml:space="preserve"> for participants to select from</w:t>
        </w:r>
      </w:ins>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ins w:id="156" w:author="Kendra Dickinson" w:date="2024-04-13T17:51:00Z">
        <w:r w:rsidR="005910A4" w:rsidRPr="00450283">
          <w:rPr>
            <w:rFonts w:ascii="Times New Roman" w:hAnsi="Times New Roman" w:cs="Times New Roman"/>
          </w:rPr>
          <w:t xml:space="preserve">with which </w:t>
        </w:r>
      </w:ins>
      <w:del w:id="157" w:author="Kendra Dickinson" w:date="2024-04-13T17:51:00Z">
        <w:r w:rsidRPr="00450283" w:rsidDel="005910A4">
          <w:rPr>
            <w:rFonts w:ascii="Times New Roman" w:hAnsi="Times New Roman" w:cs="Times New Roman"/>
          </w:rPr>
          <w:delText xml:space="preserve">to </w:delText>
        </w:r>
      </w:del>
      <w:ins w:id="158" w:author="Kendra Dickinson" w:date="2024-04-13T17:51:00Z">
        <w:r w:rsidR="005910A4" w:rsidRPr="00450283">
          <w:rPr>
            <w:rFonts w:ascii="Times New Roman" w:hAnsi="Times New Roman" w:cs="Times New Roman"/>
          </w:rPr>
          <w:t xml:space="preserve">participants </w:t>
        </w:r>
      </w:ins>
      <w:r w:rsidRPr="00450283">
        <w:rPr>
          <w:rFonts w:ascii="Times New Roman" w:hAnsi="Times New Roman" w:cs="Times New Roman"/>
        </w:rPr>
        <w:t>indicate</w:t>
      </w:r>
      <w:ins w:id="159" w:author="Kendra Dickinson" w:date="2024-04-13T17:51:00Z">
        <w:r w:rsidR="005910A4" w:rsidRPr="00450283">
          <w:rPr>
            <w:rFonts w:ascii="Times New Roman" w:hAnsi="Times New Roman" w:cs="Times New Roman"/>
          </w:rPr>
          <w:t>d</w:t>
        </w:r>
      </w:ins>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ins w:id="160" w:author="Alejandro Andreas Jaume Losa" w:date="2024-04-16T11:31:00Z">
        <w:r w:rsidR="0058021D" w:rsidRPr="00450283">
          <w:rPr>
            <w:rFonts w:ascii="Times New Roman" w:hAnsi="Times New Roman" w:cs="Times New Roman"/>
          </w:rPr>
          <w:t xml:space="preserve"> These statements related to topics such as language preference, language </w:t>
        </w:r>
      </w:ins>
      <w:ins w:id="161" w:author="Alejandro Andreas Jaume Losa" w:date="2024-04-16T11:33:00Z">
        <w:r w:rsidR="0058021D" w:rsidRPr="00450283">
          <w:rPr>
            <w:rFonts w:ascii="Times New Roman" w:hAnsi="Times New Roman" w:cs="Times New Roman"/>
          </w:rPr>
          <w:t xml:space="preserve">difficulty and </w:t>
        </w:r>
      </w:ins>
      <w:ins w:id="162" w:author="Alejandro Andreas Jaume Losa" w:date="2024-04-16T11:31:00Z">
        <w:r w:rsidR="0058021D" w:rsidRPr="00450283">
          <w:rPr>
            <w:rFonts w:ascii="Times New Roman" w:hAnsi="Times New Roman" w:cs="Times New Roman"/>
          </w:rPr>
          <w:t>enjoyment,</w:t>
        </w:r>
      </w:ins>
      <w:ins w:id="163" w:author="Alejandro Andreas Jaume Losa" w:date="2024-04-16T11:33:00Z">
        <w:r w:rsidR="0058021D" w:rsidRPr="00450283">
          <w:rPr>
            <w:rFonts w:ascii="Times New Roman" w:hAnsi="Times New Roman" w:cs="Times New Roman"/>
          </w:rPr>
          <w:t xml:space="preserve"> language policy and integration, cultural and identity aspects,</w:t>
        </w:r>
      </w:ins>
      <w:ins w:id="164" w:author="Alejandro Andreas Jaume Losa" w:date="2024-04-16T11:34:00Z">
        <w:r w:rsidR="0058021D" w:rsidRPr="00450283">
          <w:rPr>
            <w:rFonts w:ascii="Times New Roman" w:hAnsi="Times New Roman" w:cs="Times New Roman"/>
          </w:rPr>
          <w:t xml:space="preserve"> and popular trends, and they are a </w:t>
        </w:r>
      </w:ins>
      <w:ins w:id="165" w:author="Alejandro Andreas Jaume Losa" w:date="2024-04-16T11:35:00Z">
        <w:r w:rsidR="0058021D" w:rsidRPr="00450283">
          <w:rPr>
            <w:rFonts w:ascii="Times New Roman" w:hAnsi="Times New Roman" w:cs="Times New Roman"/>
          </w:rPr>
          <w:t>reflection</w:t>
        </w:r>
      </w:ins>
      <w:ins w:id="166" w:author="Alejandro Andreas Jaume Losa" w:date="2024-04-16T11:34:00Z">
        <w:r w:rsidR="0058021D" w:rsidRPr="00450283">
          <w:rPr>
            <w:rFonts w:ascii="Times New Roman" w:hAnsi="Times New Roman" w:cs="Times New Roman"/>
          </w:rPr>
          <w:t xml:space="preserve"> of ongoing discourses surrounding Catalan and Spanish in the Balearic context. For a full list of statements, see Appendix 1.</w:t>
        </w:r>
      </w:ins>
      <w:ins w:id="167" w:author="Alejandro Andreas Jaume Losa" w:date="2024-04-16T11:31:00Z">
        <w:r w:rsidR="0058021D" w:rsidRPr="00450283">
          <w:rPr>
            <w:rFonts w:ascii="Times New Roman" w:hAnsi="Times New Roman" w:cs="Times New Roman"/>
          </w:rPr>
          <w:t xml:space="preserve"> </w:t>
        </w:r>
      </w:ins>
      <w:r w:rsidR="00711495" w:rsidRPr="00450283">
        <w:rPr>
          <w:rFonts w:ascii="Times New Roman" w:hAnsi="Times New Roman" w:cs="Times New Roman"/>
        </w:rPr>
        <w:t xml:space="preserve"> </w:t>
      </w:r>
      <w:commentRangeStart w:id="168"/>
      <w:r w:rsidR="00711495" w:rsidRPr="00450283">
        <w:rPr>
          <w:rFonts w:ascii="Times New Roman" w:hAnsi="Times New Roman" w:cs="Times New Roman"/>
        </w:rPr>
        <w:t>The</w:t>
      </w:r>
      <w:commentRangeEnd w:id="168"/>
      <w:r w:rsidR="009D63B8" w:rsidRPr="00450283">
        <w:rPr>
          <w:rStyle w:val="CommentReference"/>
          <w:rFonts w:ascii="Times New Roman" w:eastAsia="Times New Roman" w:hAnsi="Times New Roman" w:cs="Times New Roman"/>
          <w:kern w:val="0"/>
          <w:sz w:val="24"/>
          <w:szCs w:val="24"/>
          <w14:ligatures w14:val="none"/>
          <w:rPrChange w:id="169" w:author="Alejandro Andreas Jaume Losa" w:date="2024-04-16T11:37:00Z">
            <w:rPr>
              <w:rStyle w:val="CommentReference"/>
              <w:rFonts w:ascii="Times New Roman" w:eastAsia="Times New Roman" w:hAnsi="Times New Roman" w:cs="Times New Roman"/>
              <w:kern w:val="0"/>
              <w14:ligatures w14:val="none"/>
            </w:rPr>
          </w:rPrChange>
        </w:rPr>
        <w:commentReference w:id="168"/>
      </w:r>
      <w:r w:rsidR="00711495" w:rsidRPr="00450283">
        <w:rPr>
          <w:rFonts w:ascii="Times New Roman" w:hAnsi="Times New Roman" w:cs="Times New Roman"/>
        </w:rPr>
        <w:t xml:space="preserve"> present study analyzes the data from this final section, focusing on the relationship between these attitudes and participants’ reported political orientation.</w:t>
      </w:r>
    </w:p>
    <w:p w14:paraId="6AD1BF0E" w14:textId="531BAFD8" w:rsidR="00882DA8" w:rsidRPr="00450283" w:rsidRDefault="00532F9B">
      <w:pPr>
        <w:spacing w:line="480" w:lineRule="auto"/>
        <w:jc w:val="both"/>
        <w:rPr>
          <w:rFonts w:ascii="Times New Roman" w:hAnsi="Times New Roman" w:cs="Times New Roman"/>
          <w:i/>
          <w:iCs/>
        </w:rPr>
        <w:pPrChange w:id="170" w:author="Kendra Dickinson" w:date="2024-04-14T09:51:00Z">
          <w:pPr>
            <w:spacing w:line="480" w:lineRule="auto"/>
            <w:ind w:firstLine="720"/>
            <w:jc w:val="both"/>
          </w:pPr>
        </w:pPrChange>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xml:space="preserve">, </w:t>
      </w:r>
      <w:r w:rsidR="00711495" w:rsidRPr="00450283">
        <w:rPr>
          <w:rFonts w:ascii="Times New Roman" w:hAnsi="Times New Roman" w:cs="Times New Roman"/>
        </w:rPr>
        <w:lastRenderedPageBreak/>
        <w:t>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pPr>
        <w:spacing w:line="480" w:lineRule="auto"/>
        <w:jc w:val="both"/>
        <w:rPr>
          <w:rFonts w:ascii="Times New Roman" w:hAnsi="Times New Roman" w:cs="Times New Roman"/>
          <w:i/>
          <w:iCs/>
        </w:rPr>
        <w:pPrChange w:id="171" w:author="Kendra Dickinson" w:date="2024-04-14T09:51:00Z">
          <w:pPr>
            <w:spacing w:line="480" w:lineRule="auto"/>
            <w:ind w:firstLine="720"/>
            <w:jc w:val="both"/>
          </w:pPr>
        </w:pPrChange>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commentRangeStart w:id="172"/>
      <w:r w:rsidRPr="00450283">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commentRangeEnd w:id="172"/>
      <w:r w:rsidR="005910A4" w:rsidRPr="00450283">
        <w:rPr>
          <w:rStyle w:val="CommentReference"/>
          <w:rFonts w:ascii="Times New Roman" w:eastAsia="Times New Roman" w:hAnsi="Times New Roman" w:cs="Times New Roman"/>
          <w:kern w:val="0"/>
          <w:sz w:val="24"/>
          <w:szCs w:val="24"/>
          <w14:ligatures w14:val="none"/>
          <w:rPrChange w:id="173" w:author="Alejandro Andreas Jaume Losa" w:date="2024-04-16T11:37:00Z">
            <w:rPr>
              <w:rStyle w:val="CommentReference"/>
              <w:rFonts w:ascii="Times New Roman" w:eastAsia="Times New Roman" w:hAnsi="Times New Roman" w:cs="Times New Roman"/>
              <w:kern w:val="0"/>
              <w14:ligatures w14:val="none"/>
            </w:rPr>
          </w:rPrChange>
        </w:rPr>
        <w:commentReference w:id="172"/>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commentRangeStart w:id="174"/>
      <w:commentRangeStart w:id="175"/>
      <w:r w:rsidRPr="00450283">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commentRangeEnd w:id="174"/>
      <w:r w:rsidR="005910A4" w:rsidRPr="00450283">
        <w:rPr>
          <w:rStyle w:val="CommentReference"/>
          <w:rFonts w:ascii="Times New Roman" w:eastAsia="Times New Roman" w:hAnsi="Times New Roman" w:cs="Times New Roman"/>
          <w:kern w:val="0"/>
          <w:sz w:val="24"/>
          <w:szCs w:val="24"/>
          <w14:ligatures w14:val="none"/>
          <w:rPrChange w:id="176" w:author="Alejandro Andreas Jaume Losa" w:date="2024-04-16T11:37:00Z">
            <w:rPr>
              <w:rStyle w:val="CommentReference"/>
              <w:rFonts w:ascii="Times New Roman" w:eastAsia="Times New Roman" w:hAnsi="Times New Roman" w:cs="Times New Roman"/>
              <w:kern w:val="0"/>
              <w14:ligatures w14:val="none"/>
            </w:rPr>
          </w:rPrChange>
        </w:rPr>
        <w:commentReference w:id="174"/>
      </w:r>
      <w:commentRangeEnd w:id="175"/>
      <w:r w:rsidR="005910A4" w:rsidRPr="00450283">
        <w:rPr>
          <w:rStyle w:val="CommentReference"/>
          <w:rFonts w:ascii="Times New Roman" w:eastAsia="Times New Roman" w:hAnsi="Times New Roman" w:cs="Times New Roman"/>
          <w:kern w:val="0"/>
          <w:sz w:val="24"/>
          <w:szCs w:val="24"/>
          <w14:ligatures w14:val="none"/>
          <w:rPrChange w:id="177" w:author="Alejandro Andreas Jaume Losa" w:date="2024-04-16T11:37:00Z">
            <w:rPr>
              <w:rStyle w:val="CommentReference"/>
              <w:rFonts w:ascii="Times New Roman" w:eastAsia="Times New Roman" w:hAnsi="Times New Roman" w:cs="Times New Roman"/>
              <w:kern w:val="0"/>
              <w14:ligatures w14:val="none"/>
            </w:rPr>
          </w:rPrChange>
        </w:rPr>
        <w:commentReference w:id="175"/>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1D3F0DF6" w:rsidR="00882DA8" w:rsidRPr="00450283" w:rsidRDefault="009F4FE8" w:rsidP="00C542C0">
      <w:pPr>
        <w:spacing w:line="480" w:lineRule="auto"/>
        <w:jc w:val="both"/>
        <w:rPr>
          <w:rFonts w:ascii="Times New Roman" w:hAnsi="Times New Roman" w:cs="Times New Roman"/>
          <w:i/>
          <w:iCs/>
        </w:rPr>
      </w:pPr>
      <w:del w:id="178" w:author="Kendra Dickinson" w:date="2024-04-14T09:51:00Z">
        <w:r w:rsidRPr="00450283" w:rsidDel="009C6E87">
          <w:rPr>
            <w:rFonts w:ascii="Times New Roman" w:hAnsi="Times New Roman" w:cs="Times New Roman"/>
            <w:i/>
            <w:iCs/>
          </w:rPr>
          <w:tab/>
        </w:r>
      </w:del>
      <w:r w:rsidR="00D44E1F"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1BF418F8"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ins w:id="179" w:author="Kendra Dickinson" w:date="2024-04-13T17:56:00Z">
        <w:r w:rsidR="005910A4" w:rsidRPr="00450283">
          <w:rPr>
            <w:rFonts w:ascii="Times New Roman" w:hAnsi="Times New Roman" w:cs="Times New Roman"/>
          </w:rPr>
          <w:t>of</w:t>
        </w:r>
      </w:ins>
      <w:del w:id="180" w:author="Kendra Dickinson" w:date="2024-04-13T17:56:00Z">
        <w:r w:rsidR="00882DA8" w:rsidRPr="00450283" w:rsidDel="005910A4">
          <w:rPr>
            <w:rFonts w:ascii="Times New Roman" w:hAnsi="Times New Roman" w:cs="Times New Roman"/>
          </w:rPr>
          <w:delText>in</w:delText>
        </w:r>
      </w:del>
      <w:r w:rsidR="00882DA8" w:rsidRPr="00450283">
        <w:rPr>
          <w:rFonts w:ascii="Times New Roman" w:hAnsi="Times New Roman" w:cs="Times New Roman"/>
        </w:rPr>
        <w:t xml:space="preserve"> creating a series of plots and tables to summarize and describe the features of the 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5AFDEA12"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ins w:id="181" w:author="Kendra Dickinson" w:date="2024-04-13T17:56:00Z">
        <w:r w:rsidR="005910A4" w:rsidRPr="00450283">
          <w:rPr>
            <w:rFonts w:ascii="Times New Roman" w:hAnsi="Times New Roman" w:cs="Times New Roman"/>
          </w:rPr>
          <w:t>be</w:t>
        </w:r>
      </w:ins>
      <w:ins w:id="182" w:author="Kendra Dickinson" w:date="2024-04-13T17:57:00Z">
        <w:r w:rsidR="005910A4" w:rsidRPr="00450283">
          <w:rPr>
            <w:rFonts w:ascii="Times New Roman" w:hAnsi="Times New Roman" w:cs="Times New Roman"/>
          </w:rPr>
          <w:t>tween</w:t>
        </w:r>
      </w:ins>
      <w:ins w:id="183" w:author="Alejandro Andreas Jaume Losa" w:date="2024-04-16T11:35:00Z">
        <w:r w:rsidR="00450283" w:rsidRPr="00450283">
          <w:rPr>
            <w:rFonts w:ascii="Times New Roman" w:hAnsi="Times New Roman" w:cs="Times New Roman"/>
          </w:rPr>
          <w:t xml:space="preserve"> </w:t>
        </w:r>
      </w:ins>
      <w:del w:id="184" w:author="Kendra Dickinson" w:date="2024-04-13T17:56:00Z">
        <w:r w:rsidRPr="00450283" w:rsidDel="005910A4">
          <w:rPr>
            <w:rFonts w:ascii="Times New Roman" w:hAnsi="Times New Roman" w:cs="Times New Roman"/>
          </w:rPr>
          <w:delText xml:space="preserve">of </w:delText>
        </w:r>
      </w:del>
      <w:r w:rsidRPr="00450283">
        <w:rPr>
          <w:rFonts w:ascii="Times New Roman" w:hAnsi="Times New Roman" w:cs="Times New Roman"/>
        </w:rPr>
        <w:t xml:space="preserve">political orientation (p &lt; .05) </w:t>
      </w:r>
      <w:ins w:id="185" w:author="Kendra Dickinson" w:date="2024-04-13T17:57:00Z">
        <w:r w:rsidR="005910A4" w:rsidRPr="00450283">
          <w:rPr>
            <w:rFonts w:ascii="Times New Roman" w:hAnsi="Times New Roman" w:cs="Times New Roman"/>
          </w:rPr>
          <w:t>and</w:t>
        </w:r>
      </w:ins>
      <w:del w:id="186" w:author="Kendra Dickinson" w:date="2024-04-13T17:57:00Z">
        <w:r w:rsidRPr="00450283" w:rsidDel="005910A4">
          <w:rPr>
            <w:rFonts w:ascii="Times New Roman" w:hAnsi="Times New Roman" w:cs="Times New Roman"/>
          </w:rPr>
          <w:delText>on</w:delText>
        </w:r>
      </w:del>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ins w:id="187" w:author="Kendra Dickinson" w:date="2024-04-13T17:57:00Z">
        <w:r w:rsidR="005910A4" w:rsidRPr="00450283">
          <w:rPr>
            <w:rFonts w:ascii="Times New Roman" w:hAnsi="Times New Roman" w:cs="Times New Roman"/>
          </w:rPr>
          <w:t xml:space="preserve">of the </w:t>
        </w:r>
      </w:ins>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w:t>
      </w:r>
      <w:r w:rsidRPr="00450283">
        <w:rPr>
          <w:rFonts w:ascii="Times New Roman" w:hAnsi="Times New Roman" w:cs="Times New Roman"/>
        </w:rPr>
        <w:lastRenderedPageBreak/>
        <w:t>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ins w:id="188" w:author="Kendra Dickinson [2]" w:date="2024-04-14T06:58:00Z">
        <w:r w:rsidR="00CC705A" w:rsidRPr="00450283">
          <w:rPr>
            <w:rFonts w:ascii="Times New Roman" w:hAnsi="Times New Roman" w:cs="Times New Roman"/>
          </w:rPr>
          <w:t xml:space="preserve"> A full list of </w:t>
        </w:r>
      </w:ins>
      <w:ins w:id="189" w:author="Kendra Dickinson [2]" w:date="2024-04-14T07:00:00Z">
        <w:r w:rsidR="00CC705A" w:rsidRPr="00450283">
          <w:rPr>
            <w:rFonts w:ascii="Times New Roman" w:hAnsi="Times New Roman" w:cs="Times New Roman"/>
          </w:rPr>
          <w:t xml:space="preserve">the original </w:t>
        </w:r>
      </w:ins>
      <w:ins w:id="190" w:author="Kendra Dickinson [2]" w:date="2024-04-14T06:58:00Z">
        <w:r w:rsidR="00CC705A" w:rsidRPr="00450283">
          <w:rPr>
            <w:rFonts w:ascii="Times New Roman" w:hAnsi="Times New Roman" w:cs="Times New Roman"/>
          </w:rPr>
          <w:t>statements in Catalan</w:t>
        </w:r>
      </w:ins>
      <w:ins w:id="191" w:author="Kendra Dickinson [2]" w:date="2024-04-14T07:00:00Z">
        <w:r w:rsidR="00CC705A" w:rsidRPr="00450283">
          <w:rPr>
            <w:rFonts w:ascii="Times New Roman" w:hAnsi="Times New Roman" w:cs="Times New Roman"/>
          </w:rPr>
          <w:t xml:space="preserve"> and </w:t>
        </w:r>
      </w:ins>
      <w:ins w:id="192" w:author="Kendra Dickinson [2]" w:date="2024-04-14T06:58:00Z">
        <w:r w:rsidR="00CC705A" w:rsidRPr="00450283">
          <w:rPr>
            <w:rFonts w:ascii="Times New Roman" w:hAnsi="Times New Roman" w:cs="Times New Roman"/>
          </w:rPr>
          <w:t xml:space="preserve">Spanish, </w:t>
        </w:r>
      </w:ins>
      <w:ins w:id="193" w:author="Kendra Dickinson [2]" w:date="2024-04-14T07:00:00Z">
        <w:r w:rsidR="00CC705A" w:rsidRPr="00450283">
          <w:rPr>
            <w:rFonts w:ascii="Times New Roman" w:hAnsi="Times New Roman" w:cs="Times New Roman"/>
          </w:rPr>
          <w:t xml:space="preserve">as well as their translations to </w:t>
        </w:r>
      </w:ins>
      <w:ins w:id="194" w:author="Kendra Dickinson [2]" w:date="2024-04-14T06:58:00Z">
        <w:r w:rsidR="00CC705A" w:rsidRPr="00450283">
          <w:rPr>
            <w:rFonts w:ascii="Times New Roman" w:hAnsi="Times New Roman" w:cs="Times New Roman"/>
          </w:rPr>
          <w:t xml:space="preserve">English, can be found in </w:t>
        </w:r>
        <w:commentRangeStart w:id="195"/>
        <w:r w:rsidR="00CC705A" w:rsidRPr="00450283">
          <w:rPr>
            <w:rFonts w:ascii="Times New Roman" w:hAnsi="Times New Roman" w:cs="Times New Roman"/>
          </w:rPr>
          <w:t>Appendix 1.</w:t>
        </w:r>
      </w:ins>
      <w:commentRangeEnd w:id="195"/>
      <w:ins w:id="196" w:author="Kendra Dickinson [2]" w:date="2024-04-14T07:00:00Z">
        <w:r w:rsidR="00CC705A" w:rsidRPr="00450283">
          <w:rPr>
            <w:rStyle w:val="CommentReference"/>
            <w:rFonts w:ascii="Times New Roman" w:eastAsia="Times New Roman" w:hAnsi="Times New Roman" w:cs="Times New Roman"/>
            <w:kern w:val="0"/>
            <w:sz w:val="24"/>
            <w:szCs w:val="24"/>
            <w14:ligatures w14:val="none"/>
            <w:rPrChange w:id="197" w:author="Alejandro Andreas Jaume Losa" w:date="2024-04-16T11:37:00Z">
              <w:rPr>
                <w:rStyle w:val="CommentReference"/>
                <w:rFonts w:ascii="Times New Roman" w:eastAsia="Times New Roman" w:hAnsi="Times New Roman" w:cs="Times New Roman"/>
                <w:kern w:val="0"/>
                <w14:ligatures w14:val="none"/>
              </w:rPr>
            </w:rPrChange>
          </w:rPr>
          <w:commentReference w:id="195"/>
        </w:r>
      </w:ins>
    </w:p>
    <w:p w14:paraId="7401C490" w14:textId="77EF5D67" w:rsidR="00882DA8" w:rsidRPr="00450283" w:rsidRDefault="00711495">
      <w:pPr>
        <w:spacing w:line="480" w:lineRule="auto"/>
        <w:jc w:val="both"/>
        <w:rPr>
          <w:rFonts w:ascii="Times New Roman" w:hAnsi="Times New Roman" w:cs="Times New Roman"/>
          <w:i/>
          <w:iCs/>
        </w:rPr>
        <w:pPrChange w:id="198" w:author="Kendra Dickinson" w:date="2024-04-14T09:51:00Z">
          <w:pPr>
            <w:spacing w:line="480" w:lineRule="auto"/>
            <w:ind w:firstLine="720"/>
            <w:jc w:val="both"/>
          </w:pPr>
        </w:pPrChange>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292B76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related to language preference. </w:t>
      </w:r>
      <w:del w:id="199" w:author="Kendra Dickinson [2]" w:date="2024-04-14T06:58:00Z">
        <w:r w:rsidRPr="00450283" w:rsidDel="00CC705A">
          <w:rPr>
            <w:rFonts w:ascii="Times New Roman" w:hAnsi="Times New Roman" w:cs="Times New Roman"/>
          </w:rPr>
          <w:delText xml:space="preserve">These statements are shown in </w:delText>
        </w:r>
        <w:r w:rsidR="00CB13B8"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3A792490" w14:textId="545B8236" w:rsidR="00882DA8" w:rsidRPr="00450283" w:rsidRDefault="00CB13B8" w:rsidP="00450283">
      <w:pPr>
        <w:spacing w:line="480" w:lineRule="auto"/>
        <w:jc w:val="both"/>
        <w:rPr>
          <w:rFonts w:ascii="Times New Roman" w:hAnsi="Times New Roman" w:cs="Times New Roman"/>
        </w:rPr>
        <w:pPrChange w:id="200" w:author="Alejandro Andreas Jaume Losa" w:date="2024-04-16T11:37:00Z">
          <w:pPr>
            <w:spacing w:line="480" w:lineRule="auto"/>
            <w:jc w:val="center"/>
          </w:pPr>
        </w:pPrChange>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r w:rsidR="008C06C5" w:rsidRPr="00450283">
        <w:rPr>
          <w:rFonts w:ascii="Times New Roman" w:hAnsi="Times New Roman" w:cs="Times New Roman"/>
        </w:rPr>
        <w:t>) indicating that th</w:t>
      </w:r>
      <w:ins w:id="201" w:author="Kendra Dickinson" w:date="2024-04-13T18:04:00Z">
        <w:r w:rsidR="0070275A" w:rsidRPr="00450283">
          <w:rPr>
            <w:rFonts w:ascii="Times New Roman" w:hAnsi="Times New Roman" w:cs="Times New Roman"/>
          </w:rPr>
          <w:t>is</w:t>
        </w:r>
      </w:ins>
      <w:del w:id="202" w:author="Kendra Dickinson" w:date="2024-04-13T18:04: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ins w:id="203" w:author="Kendra Dickinson" w:date="2024-04-13T18:04:00Z">
        <w:r w:rsidR="0070275A" w:rsidRPr="00450283">
          <w:rPr>
            <w:rFonts w:ascii="Times New Roman" w:hAnsi="Times New Roman" w:cs="Times New Roman"/>
          </w:rPr>
          <w:t xml:space="preserve"> is</w:t>
        </w:r>
      </w:ins>
      <w:del w:id="204" w:author="Kendra Dickinson" w:date="2024-04-13T18:04:00Z">
        <w:r w:rsidR="008C06C5" w:rsidRPr="00450283" w:rsidDel="0070275A">
          <w:rPr>
            <w:rFonts w:ascii="Times New Roman" w:hAnsi="Times New Roman" w:cs="Times New Roman"/>
          </w:rPr>
          <w:delText>s are</w:delText>
        </w:r>
      </w:del>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ins w:id="205" w:author="Kendra Dickinson" w:date="2024-04-13T17:59:00Z">
        <w:r w:rsidR="00290745" w:rsidRPr="00450283">
          <w:rPr>
            <w:rFonts w:ascii="Times New Roman" w:hAnsi="Times New Roman" w:cs="Times New Roman"/>
          </w:rPr>
          <w:t xml:space="preserve">In this regression table, </w:t>
        </w:r>
      </w:ins>
      <w:ins w:id="206" w:author="Alejandro Andreas Jaume Losa" w:date="2024-04-16T11:36:00Z">
        <w:r w:rsidR="00450283" w:rsidRPr="00450283">
          <w:rPr>
            <w:rFonts w:ascii="Times New Roman" w:hAnsi="Times New Roman" w:cs="Times New Roman"/>
          </w:rPr>
          <w:t xml:space="preserve">and </w:t>
        </w:r>
      </w:ins>
      <w:ins w:id="207" w:author="Kendra Dickinson" w:date="2024-04-13T18:01:00Z">
        <w:r w:rsidR="002216C2" w:rsidRPr="00450283">
          <w:rPr>
            <w:rFonts w:ascii="Times New Roman" w:hAnsi="Times New Roman" w:cs="Times New Roman"/>
          </w:rPr>
          <w:t>for all the statements that follow</w:t>
        </w:r>
      </w:ins>
      <w:ins w:id="208" w:author="Kendra Dickinson" w:date="2024-04-13T17:59:00Z">
        <w:r w:rsidR="00290745" w:rsidRPr="00450283">
          <w:rPr>
            <w:rFonts w:ascii="Times New Roman" w:hAnsi="Times New Roman" w:cs="Times New Roman"/>
          </w:rPr>
          <w:t xml:space="preserve">, far-left is </w:t>
        </w:r>
        <w:commentRangeStart w:id="209"/>
        <w:r w:rsidR="00290745" w:rsidRPr="00450283">
          <w:rPr>
            <w:rFonts w:ascii="Times New Roman" w:hAnsi="Times New Roman" w:cs="Times New Roman"/>
          </w:rPr>
          <w:t>the reference level.</w:t>
        </w:r>
      </w:ins>
      <w:commentRangeEnd w:id="209"/>
      <w:ins w:id="210" w:author="Kendra Dickinson" w:date="2024-04-13T18:00:00Z">
        <w:r w:rsidR="00290745" w:rsidRPr="00450283">
          <w:rPr>
            <w:rStyle w:val="CommentReference"/>
            <w:rFonts w:ascii="Times New Roman" w:eastAsia="Times New Roman" w:hAnsi="Times New Roman" w:cs="Times New Roman"/>
            <w:kern w:val="0"/>
            <w:sz w:val="24"/>
            <w:szCs w:val="24"/>
            <w14:ligatures w14:val="none"/>
            <w:rPrChange w:id="211" w:author="Alejandro Andreas Jaume Losa" w:date="2024-04-16T11:37:00Z">
              <w:rPr>
                <w:rStyle w:val="CommentReference"/>
                <w:rFonts w:ascii="Times New Roman" w:eastAsia="Times New Roman" w:hAnsi="Times New Roman" w:cs="Times New Roman"/>
                <w:kern w:val="0"/>
                <w14:ligatures w14:val="none"/>
              </w:rPr>
            </w:rPrChange>
          </w:rPr>
          <w:commentReference w:id="209"/>
        </w:r>
      </w:ins>
    </w:p>
    <w:p w14:paraId="547C7975" w14:textId="2EAD69EC" w:rsidR="00882DA8" w:rsidRPr="00450283" w:rsidRDefault="00882DA8" w:rsidP="00450283">
      <w:pPr>
        <w:spacing w:before="240" w:line="480" w:lineRule="auto"/>
        <w:jc w:val="both"/>
        <w:rPr>
          <w:rFonts w:ascii="Times New Roman" w:hAnsi="Times New Roman" w:cs="Times New Roman"/>
          <w:b/>
          <w:bCs/>
        </w:rPr>
        <w:pPrChange w:id="212" w:author="Alejandro Andreas Jaume Losa" w:date="2024-04-16T11:4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6046A1B" w:rsidR="00CB13B8" w:rsidRPr="00450283" w:rsidRDefault="00882DA8" w:rsidP="008C06C5">
      <w:pPr>
        <w:spacing w:line="480" w:lineRule="auto"/>
        <w:ind w:firstLine="720"/>
        <w:jc w:val="both"/>
        <w:rPr>
          <w:rFonts w:ascii="Times New Roman" w:hAnsi="Times New Roman" w:cs="Times New Roman"/>
        </w:rPr>
      </w:pPr>
      <w:r w:rsidRPr="00450283">
        <w:rPr>
          <w:rFonts w:ascii="Times New Roman" w:hAnsi="Times New Roman" w:cs="Times New Roman"/>
        </w:rPr>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rsidP="00450283">
      <w:pPr>
        <w:spacing w:line="480" w:lineRule="auto"/>
        <w:jc w:val="center"/>
        <w:rPr>
          <w:rFonts w:ascii="Times New Roman" w:hAnsi="Times New Roman" w:cs="Times New Roman"/>
        </w:rPr>
        <w:pPrChange w:id="213" w:author="Alejandro Andreas Jaume Losa" w:date="2024-04-16T11:40:00Z">
          <w:pPr>
            <w:spacing w:line="480" w:lineRule="auto"/>
            <w:jc w:val="both"/>
          </w:pPr>
        </w:pPrChange>
      </w:pPr>
      <w:r w:rsidRPr="00450283">
        <w:rPr>
          <w:rFonts w:ascii="Times New Roman" w:hAnsi="Times New Roman" w:cs="Times New Roman"/>
          <w:noProof/>
        </w:rPr>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41F9D47A" w14:textId="77777777" w:rsidR="009F4FE8" w:rsidRPr="00450283" w:rsidDel="00450283" w:rsidRDefault="009F4FE8" w:rsidP="008536D1">
      <w:pPr>
        <w:spacing w:line="480" w:lineRule="auto"/>
        <w:jc w:val="center"/>
        <w:rPr>
          <w:del w:id="214" w:author="Alejandro Andreas Jaume Losa" w:date="2024-04-16T11:39:00Z"/>
          <w:rFonts w:ascii="Times New Roman" w:hAnsi="Times New Roman" w:cs="Times New Roman"/>
        </w:rPr>
        <w:pPrChange w:id="215" w:author="Alejandro Andreas Jaume Losa" w:date="2024-04-16T11:49:00Z">
          <w:pPr>
            <w:spacing w:line="480" w:lineRule="auto"/>
            <w:jc w:val="center"/>
          </w:pPr>
        </w:pPrChange>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33E399FF" w14:textId="77777777" w:rsidR="009F4FE8" w:rsidRPr="00450283" w:rsidDel="00450283" w:rsidRDefault="009F4FE8" w:rsidP="008536D1">
      <w:pPr>
        <w:spacing w:line="480" w:lineRule="auto"/>
        <w:jc w:val="center"/>
        <w:rPr>
          <w:del w:id="216" w:author="Alejandro Andreas Jaume Losa" w:date="2024-04-16T11:40:00Z"/>
          <w:rFonts w:ascii="Times New Roman" w:hAnsi="Times New Roman" w:cs="Times New Roman"/>
        </w:rPr>
        <w:pPrChange w:id="217" w:author="Alejandro Andreas Jaume Losa" w:date="2024-04-16T11:49:00Z">
          <w:pPr>
            <w:spacing w:line="480" w:lineRule="auto"/>
            <w:ind w:firstLine="720"/>
            <w:jc w:val="both"/>
          </w:pPr>
        </w:pPrChange>
      </w:pPr>
    </w:p>
    <w:p w14:paraId="6AA202C8" w14:textId="77777777" w:rsidR="00450283" w:rsidRDefault="00450283" w:rsidP="008536D1">
      <w:pPr>
        <w:spacing w:line="480" w:lineRule="auto"/>
        <w:jc w:val="center"/>
        <w:rPr>
          <w:ins w:id="218" w:author="Alejandro Andreas Jaume Losa" w:date="2024-04-16T11:39:00Z"/>
          <w:rFonts w:ascii="Times New Roman" w:hAnsi="Times New Roman" w:cs="Times New Roman"/>
        </w:rPr>
        <w:pPrChange w:id="219" w:author="Alejandro Andreas Jaume Losa" w:date="2024-04-16T11:49:00Z">
          <w:pPr>
            <w:spacing w:line="480" w:lineRule="auto"/>
            <w:ind w:firstLine="720"/>
            <w:jc w:val="both"/>
          </w:pPr>
        </w:pPrChange>
      </w:pPr>
    </w:p>
    <w:p w14:paraId="1EE9DD95" w14:textId="5148A72D" w:rsidR="00450283" w:rsidRPr="00450283" w:rsidRDefault="00882DA8" w:rsidP="00450283">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ins w:id="220" w:author="Kendra Dickinson" w:date="2024-04-13T18:05:00Z">
        <w:r w:rsidR="0070275A" w:rsidRPr="00450283">
          <w:rPr>
            <w:rFonts w:ascii="Times New Roman" w:hAnsi="Times New Roman" w:cs="Times New Roman"/>
          </w:rPr>
          <w:t>is</w:t>
        </w:r>
      </w:ins>
      <w:del w:id="221" w:author="Kendra Dickinson" w:date="2024-04-13T18:05: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ins w:id="222" w:author="Kendra Dickinson" w:date="2024-04-13T18:05:00Z">
        <w:r w:rsidR="0070275A" w:rsidRPr="00450283">
          <w:rPr>
            <w:rFonts w:ascii="Times New Roman" w:hAnsi="Times New Roman" w:cs="Times New Roman"/>
          </w:rPr>
          <w:t xml:space="preserve"> is</w:t>
        </w:r>
      </w:ins>
      <w:del w:id="223" w:author="Kendra Dickinson" w:date="2024-04-13T18:05: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del w:id="224" w:author="Kendra Dickinson" w:date="2024-04-13T18:05:00Z">
        <w:r w:rsidR="008C06C5" w:rsidRPr="00450283" w:rsidDel="0070275A">
          <w:rPr>
            <w:rFonts w:ascii="Times New Roman" w:hAnsi="Times New Roman" w:cs="Times New Roman"/>
          </w:rPr>
          <w:delText xml:space="preserve">are </w:delText>
        </w:r>
      </w:del>
      <w:r w:rsidR="008C06C5"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Pr="00450283">
        <w:rPr>
          <w:rFonts w:ascii="Times New Roman" w:hAnsi="Times New Roman" w:cs="Times New Roman"/>
        </w:rPr>
        <w:t>.</w:t>
      </w:r>
    </w:p>
    <w:p w14:paraId="57AEB243" w14:textId="31DC9554" w:rsidR="00882DA8" w:rsidRPr="00450283" w:rsidRDefault="00882DA8" w:rsidP="00450283">
      <w:pPr>
        <w:spacing w:before="240" w:line="480" w:lineRule="auto"/>
        <w:rPr>
          <w:rFonts w:ascii="Times New Roman" w:hAnsi="Times New Roman" w:cs="Times New Roman"/>
          <w:b/>
          <w:bCs/>
        </w:rPr>
        <w:pPrChange w:id="225" w:author="Alejandro Andreas Jaume Losa" w:date="2024-04-16T11:4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 xml:space="preserve">Best fit linear regression model output for the statement ‘I like listening to </w:t>
      </w:r>
      <w:commentRangeStart w:id="226"/>
      <w:r w:rsidR="0070546B" w:rsidRPr="00450283">
        <w:rPr>
          <w:rFonts w:ascii="Times New Roman" w:hAnsi="Times New Roman" w:cs="Times New Roman"/>
        </w:rPr>
        <w:t>Catalan’.</w:t>
      </w:r>
      <w:commentRangeEnd w:id="226"/>
      <w:r w:rsidR="009C6E87" w:rsidRPr="00450283">
        <w:rPr>
          <w:rStyle w:val="CommentReference"/>
          <w:rFonts w:ascii="Times New Roman" w:eastAsia="Times New Roman" w:hAnsi="Times New Roman" w:cs="Times New Roman"/>
          <w:kern w:val="0"/>
          <w:sz w:val="24"/>
          <w:szCs w:val="24"/>
          <w14:ligatures w14:val="none"/>
          <w:rPrChange w:id="227" w:author="Alejandro Andreas Jaume Losa" w:date="2024-04-16T11:39:00Z">
            <w:rPr>
              <w:rStyle w:val="CommentReference"/>
              <w:rFonts w:ascii="Times New Roman" w:eastAsia="Times New Roman" w:hAnsi="Times New Roman" w:cs="Times New Roman"/>
              <w:kern w:val="0"/>
              <w14:ligatures w14:val="none"/>
            </w:rPr>
          </w:rPrChange>
        </w:rPr>
        <w:commentReference w:id="226"/>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1FDAAA0A"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450283">
      <w:pPr>
        <w:spacing w:after="240" w:line="480" w:lineRule="auto"/>
        <w:jc w:val="center"/>
        <w:rPr>
          <w:rFonts w:ascii="Times New Roman" w:hAnsi="Times New Roman" w:cs="Times New Roman"/>
        </w:rPr>
        <w:pPrChange w:id="228" w:author="Alejandro Andreas Jaume Losa" w:date="2024-04-16T11:41:00Z">
          <w:pPr>
            <w:spacing w:line="480" w:lineRule="auto"/>
            <w:jc w:val="center"/>
          </w:pPr>
        </w:pPrChange>
      </w:pPr>
      <w:r w:rsidRPr="00450283">
        <w:rPr>
          <w:rFonts w:ascii="Times New Roman" w:hAnsi="Times New Roman" w:cs="Times New Roman"/>
          <w:b/>
          <w:bCs/>
        </w:rPr>
        <w:t>Figure 5.</w:t>
      </w:r>
      <w:r w:rsidRPr="00450283">
        <w:rPr>
          <w:rFonts w:ascii="Times New Roman" w:hAnsi="Times New Roman" w:cs="Times New Roman"/>
        </w:rPr>
        <w:t xml:space="preserve"> Participant responses to the statement ‘I like listening to Catalan’.</w:t>
      </w:r>
    </w:p>
    <w:p w14:paraId="35CD5B2C" w14:textId="43228BFF" w:rsidR="00450283" w:rsidRDefault="00882DA8" w:rsidP="008536D1">
      <w:pPr>
        <w:spacing w:line="480" w:lineRule="auto"/>
        <w:ind w:firstLine="720"/>
        <w:jc w:val="both"/>
        <w:rPr>
          <w:ins w:id="229" w:author="Alejandro Andreas Jaume Losa" w:date="2024-04-16T11:49:00Z"/>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ins w:id="230" w:author="Kendra Dickinson" w:date="2024-04-13T18:05:00Z">
        <w:r w:rsidR="0070275A" w:rsidRPr="00450283">
          <w:rPr>
            <w:rFonts w:ascii="Times New Roman" w:hAnsi="Times New Roman" w:cs="Times New Roman"/>
          </w:rPr>
          <w:t>is</w:t>
        </w:r>
      </w:ins>
      <w:del w:id="231" w:author="Kendra Dickinson" w:date="2024-04-13T18:05: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232" w:author="Kendra Dickinson" w:date="2024-04-13T18:05: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ins w:id="233" w:author="Kendra Dickinson" w:date="2024-04-13T18:05:00Z">
        <w:r w:rsidR="0070275A" w:rsidRPr="00450283">
          <w:rPr>
            <w:rFonts w:ascii="Times New Roman" w:hAnsi="Times New Roman" w:cs="Times New Roman"/>
          </w:rPr>
          <w:t>is</w:t>
        </w:r>
      </w:ins>
      <w:ins w:id="234" w:author="Alejandro Andreas Jaume Losa" w:date="2024-04-16T11:49:00Z">
        <w:r w:rsidR="008536D1">
          <w:rPr>
            <w:rFonts w:ascii="Times New Roman" w:hAnsi="Times New Roman" w:cs="Times New Roman"/>
          </w:rPr>
          <w:t xml:space="preserve"> </w:t>
        </w:r>
      </w:ins>
      <w:del w:id="235" w:author="Kendra Dickinson" w:date="2024-04-13T18:05:00Z">
        <w:r w:rsidR="008C06C5" w:rsidRPr="00450283" w:rsidDel="0070275A">
          <w:rPr>
            <w:rFonts w:ascii="Times New Roman" w:hAnsi="Times New Roman" w:cs="Times New Roman"/>
          </w:rPr>
          <w:delText xml:space="preserve">are </w:delText>
        </w:r>
      </w:del>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del w:id="236" w:author="Alejandro Andreas Jaume Losa" w:date="2024-04-16T11:41:00Z">
        <w:r w:rsidRPr="00450283" w:rsidDel="00450283">
          <w:rPr>
            <w:rFonts w:ascii="Times New Roman" w:hAnsi="Times New Roman" w:cs="Times New Roman"/>
          </w:rPr>
          <w:delText xml:space="preserve"> </w:delText>
        </w:r>
      </w:del>
    </w:p>
    <w:p w14:paraId="4BFCB1CF" w14:textId="77777777" w:rsidR="008536D1" w:rsidRPr="00450283" w:rsidRDefault="008536D1" w:rsidP="008536D1">
      <w:pPr>
        <w:spacing w:line="480" w:lineRule="auto"/>
        <w:ind w:firstLine="720"/>
        <w:jc w:val="both"/>
        <w:rPr>
          <w:rFonts w:ascii="Times New Roman" w:hAnsi="Times New Roman" w:cs="Times New Roman"/>
        </w:rPr>
      </w:pPr>
    </w:p>
    <w:p w14:paraId="2678383A" w14:textId="32A4F3CA" w:rsidR="00882DA8" w:rsidRPr="00450283" w:rsidRDefault="00882DA8" w:rsidP="00450283">
      <w:pPr>
        <w:spacing w:before="240" w:line="480" w:lineRule="auto"/>
        <w:jc w:val="both"/>
        <w:rPr>
          <w:rFonts w:ascii="Times New Roman" w:hAnsi="Times New Roman" w:cs="Times New Roman"/>
          <w:b/>
          <w:bCs/>
        </w:rPr>
        <w:pPrChange w:id="237" w:author="Alejandro Andreas Jaume Losa" w:date="2024-04-16T11:41:00Z">
          <w:pPr>
            <w:spacing w:line="480" w:lineRule="auto"/>
            <w:jc w:val="both"/>
          </w:pPr>
        </w:pPrChange>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3A6D504A" w:rsidR="00882DA8" w:rsidRPr="00450283" w:rsidRDefault="00882DA8" w:rsidP="00882DA8">
      <w:pPr>
        <w:spacing w:line="480" w:lineRule="auto"/>
        <w:ind w:firstLine="720"/>
        <w:jc w:val="both"/>
        <w:rPr>
          <w:rFonts w:ascii="Times New Roman" w:hAnsi="Times New Roman" w:cs="Times New Roman"/>
        </w:rPr>
      </w:pPr>
      <w:commentRangeStart w:id="238"/>
      <w:del w:id="239" w:author="Alejandro Andreas Jaume Losa" w:date="2024-04-16T11:41:00Z">
        <w:r w:rsidRPr="00450283" w:rsidDel="00450283">
          <w:rPr>
            <w:rFonts w:ascii="Times New Roman" w:hAnsi="Times New Roman" w:cs="Times New Roman"/>
          </w:rPr>
          <w:delText xml:space="preserve">As was the case with the two previous statements, those who identified themselves as centrist showed a lower level of agreement with this statement than those who identified their political orientation as center-right, </w:delText>
        </w:r>
        <w:r w:rsidR="00286B68" w:rsidRPr="00450283" w:rsidDel="00450283">
          <w:rPr>
            <w:rFonts w:ascii="Times New Roman" w:hAnsi="Times New Roman" w:cs="Times New Roman"/>
          </w:rPr>
          <w:delText>reinforcing the</w:delText>
        </w:r>
        <w:r w:rsidRPr="00450283" w:rsidDel="00450283">
          <w:rPr>
            <w:rFonts w:ascii="Times New Roman" w:hAnsi="Times New Roman" w:cs="Times New Roman"/>
          </w:rPr>
          <w:delText xml:space="preserve"> emerging trend proposed previously</w:delText>
        </w:r>
        <w:commentRangeEnd w:id="238"/>
        <w:r w:rsidR="0070275A" w:rsidRPr="00450283" w:rsidDel="00450283">
          <w:rPr>
            <w:rStyle w:val="CommentReference"/>
            <w:rFonts w:ascii="Times New Roman" w:eastAsia="Times New Roman" w:hAnsi="Times New Roman" w:cs="Times New Roman"/>
            <w:kern w:val="0"/>
            <w:sz w:val="24"/>
            <w:szCs w:val="24"/>
            <w14:ligatures w14:val="none"/>
            <w:rPrChange w:id="240" w:author="Alejandro Andreas Jaume Losa" w:date="2024-04-16T11:37:00Z">
              <w:rPr>
                <w:rStyle w:val="CommentReference"/>
                <w:rFonts w:ascii="Times New Roman" w:eastAsia="Times New Roman" w:hAnsi="Times New Roman" w:cs="Times New Roman"/>
                <w:kern w:val="0"/>
                <w14:ligatures w14:val="none"/>
              </w:rPr>
            </w:rPrChange>
          </w:rPr>
          <w:commentReference w:id="238"/>
        </w:r>
        <w:r w:rsidRPr="00450283" w:rsidDel="00450283">
          <w:rPr>
            <w:rFonts w:ascii="Times New Roman" w:hAnsi="Times New Roman" w:cs="Times New Roman"/>
          </w:rPr>
          <w:delText xml:space="preserve">. </w:delText>
        </w:r>
      </w:del>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8536D1">
      <w:pPr>
        <w:spacing w:after="240" w:line="480" w:lineRule="auto"/>
        <w:jc w:val="center"/>
        <w:rPr>
          <w:rFonts w:ascii="Times New Roman" w:hAnsi="Times New Roman" w:cs="Times New Roman"/>
        </w:rPr>
        <w:pPrChange w:id="241" w:author="Alejandro Andreas Jaume Losa" w:date="2024-04-16T11:49:00Z">
          <w:pPr>
            <w:spacing w:line="480" w:lineRule="auto"/>
            <w:jc w:val="both"/>
          </w:pPr>
        </w:pPrChange>
      </w:pPr>
      <w:r w:rsidRPr="00450283">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3939B841"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xml:space="preserve">. Analysis of the first statement </w:t>
      </w:r>
      <w:r w:rsidRPr="00450283">
        <w:rPr>
          <w:rFonts w:ascii="Times New Roman" w:hAnsi="Times New Roman" w:cs="Times New Roman"/>
        </w:rPr>
        <w:lastRenderedPageBreak/>
        <w:t>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ins w:id="242" w:author="Kendra Dickinson" w:date="2024-04-13T18:04:00Z">
        <w:r w:rsidR="0070275A" w:rsidRPr="00450283">
          <w:rPr>
            <w:rFonts w:ascii="Times New Roman" w:hAnsi="Times New Roman" w:cs="Times New Roman"/>
          </w:rPr>
          <w:t>is</w:t>
        </w:r>
      </w:ins>
      <w:del w:id="243" w:author="Kendra Dickinson" w:date="2024-04-13T18:04: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244" w:author="Kendra Dickinson" w:date="2024-04-13T18:04: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ins w:id="245" w:author="Kendra Dickinson" w:date="2024-04-13T18:04:00Z">
        <w:r w:rsidR="0070275A" w:rsidRPr="00450283">
          <w:rPr>
            <w:rFonts w:ascii="Times New Roman" w:hAnsi="Times New Roman" w:cs="Times New Roman"/>
          </w:rPr>
          <w:t>is</w:t>
        </w:r>
      </w:ins>
      <w:del w:id="246" w:author="Kendra Dickinson" w:date="2024-04-13T18:04:00Z">
        <w:r w:rsidR="008C06C5" w:rsidRPr="00450283" w:rsidDel="0070275A">
          <w:rPr>
            <w:rFonts w:ascii="Times New Roman" w:hAnsi="Times New Roman" w:cs="Times New Roman"/>
          </w:rPr>
          <w:delText>are</w:delText>
        </w:r>
      </w:del>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8536D1">
      <w:pPr>
        <w:spacing w:before="240" w:line="480" w:lineRule="auto"/>
        <w:jc w:val="both"/>
        <w:rPr>
          <w:rFonts w:ascii="Times New Roman" w:hAnsi="Times New Roman" w:cs="Times New Roman"/>
        </w:rPr>
        <w:pPrChange w:id="247"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3FC500CB" w:rsidR="00882DA8" w:rsidRPr="00450283"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450283">
      <w:pPr>
        <w:spacing w:after="240" w:line="480" w:lineRule="auto"/>
        <w:jc w:val="center"/>
        <w:rPr>
          <w:rFonts w:ascii="Times New Roman" w:hAnsi="Times New Roman" w:cs="Times New Roman"/>
        </w:rPr>
        <w:pPrChange w:id="248" w:author="Alejandro Andreas Jaume Losa" w:date="2024-04-16T11:42:00Z">
          <w:pPr>
            <w:spacing w:line="480" w:lineRule="auto"/>
            <w:jc w:val="center"/>
          </w:pPr>
        </w:pPrChange>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15A99A9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del w:id="249" w:author="Kendra Dickinson [2]" w:date="2024-04-14T06:48:00Z">
        <w:r w:rsidR="0080544E" w:rsidRPr="00450283" w:rsidDel="009A1EDC">
          <w:rPr>
            <w:rFonts w:ascii="Times New Roman" w:hAnsi="Times New Roman" w:cs="Times New Roman"/>
          </w:rPr>
          <w:delText xml:space="preserve">opposite </w:delText>
        </w:r>
      </w:del>
      <w:ins w:id="250" w:author="Kendra Dickinson [2]" w:date="2024-04-14T06:48:00Z">
        <w:r w:rsidR="009A1EDC" w:rsidRPr="00450283">
          <w:rPr>
            <w:rFonts w:ascii="Times New Roman" w:hAnsi="Times New Roman" w:cs="Times New Roman"/>
          </w:rPr>
          <w:t xml:space="preserve">divergent </w:t>
        </w:r>
      </w:ins>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8536D1">
      <w:pPr>
        <w:spacing w:before="240" w:line="480" w:lineRule="auto"/>
        <w:jc w:val="both"/>
        <w:rPr>
          <w:rFonts w:ascii="Times New Roman" w:hAnsi="Times New Roman" w:cs="Times New Roman"/>
        </w:rPr>
        <w:pPrChange w:id="251"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8536D1">
      <w:pPr>
        <w:spacing w:line="480" w:lineRule="auto"/>
        <w:jc w:val="center"/>
        <w:rPr>
          <w:rFonts w:ascii="Times New Roman" w:hAnsi="Times New Roman" w:cs="Times New Roman"/>
        </w:rPr>
        <w:pPrChange w:id="252" w:author="Alejandro Andreas Jaume Losa" w:date="2024-04-16T11:50:00Z">
          <w:pPr>
            <w:spacing w:line="480" w:lineRule="auto"/>
            <w:jc w:val="both"/>
          </w:pPr>
        </w:pPrChange>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450283">
      <w:pPr>
        <w:spacing w:after="240" w:line="480" w:lineRule="auto"/>
        <w:jc w:val="center"/>
        <w:rPr>
          <w:rFonts w:ascii="Times New Roman" w:hAnsi="Times New Roman" w:cs="Times New Roman"/>
        </w:rPr>
        <w:pPrChange w:id="253" w:author="Alejandro Andreas Jaume Losa" w:date="2024-04-16T11:42:00Z">
          <w:pPr>
            <w:spacing w:line="480" w:lineRule="auto"/>
            <w:jc w:val="center"/>
          </w:pPr>
        </w:pPrChange>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56940B37" w:rsidR="00882DA8" w:rsidRPr="00450283" w:rsidRDefault="00250EA3" w:rsidP="00882DA8">
      <w:pPr>
        <w:spacing w:line="480" w:lineRule="auto"/>
        <w:ind w:firstLine="720"/>
        <w:jc w:val="both"/>
        <w:rPr>
          <w:rFonts w:ascii="Times New Roman" w:hAnsi="Times New Roman" w:cs="Times New Roman"/>
        </w:rPr>
      </w:pPr>
      <w:ins w:id="254" w:author="Kendra Dickinson [2]" w:date="2024-04-14T06:49:00Z">
        <w:r w:rsidRPr="00450283">
          <w:rPr>
            <w:rFonts w:ascii="Times New Roman" w:hAnsi="Times New Roman" w:cs="Times New Roman"/>
          </w:rPr>
          <w:t>The inverse trend was</w:t>
        </w:r>
      </w:ins>
      <w:del w:id="255" w:author="Kendra Dickinson [2]" w:date="2024-04-14T06:49:00Z">
        <w:r w:rsidR="00882DA8" w:rsidRPr="00450283" w:rsidDel="00250EA3">
          <w:rPr>
            <w:rFonts w:ascii="Times New Roman" w:hAnsi="Times New Roman" w:cs="Times New Roman"/>
          </w:rPr>
          <w:delText>Opposite trends were</w:delText>
        </w:r>
      </w:del>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8536D1">
      <w:pPr>
        <w:spacing w:before="240" w:line="480" w:lineRule="auto"/>
        <w:jc w:val="both"/>
        <w:rPr>
          <w:rFonts w:ascii="Times New Roman" w:hAnsi="Times New Roman" w:cs="Times New Roman"/>
          <w:b/>
          <w:bCs/>
        </w:rPr>
        <w:pPrChange w:id="256"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11936A14" w:rsidR="00882DA8" w:rsidRPr="00450283" w:rsidRDefault="00882DA8" w:rsidP="0070546B">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This could offer an explanation as to why centrists</w:t>
      </w:r>
      <w:r w:rsidR="007F749E" w:rsidRPr="00450283">
        <w:rPr>
          <w:rFonts w:ascii="Times New Roman" w:hAnsi="Times New Roman" w:cs="Times New Roman"/>
        </w:rPr>
        <w:t xml:space="preserve"> </w:t>
      </w:r>
      <w:r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Pr="00450283">
        <w:rPr>
          <w:rFonts w:ascii="Times New Roman" w:hAnsi="Times New Roman" w:cs="Times New Roman"/>
        </w:rPr>
        <w:t xml:space="preserve">It is also important to note that people who self-identified as center-right showed a greater level of agreement with this statement than those who identified as right-wing. Additionally, the analysis also </w:t>
      </w:r>
      <w:r w:rsidR="00DD7F99" w:rsidRPr="00450283">
        <w:rPr>
          <w:rFonts w:ascii="Times New Roman" w:hAnsi="Times New Roman" w:cs="Times New Roman"/>
        </w:rPr>
        <w:t>revealed a</w:t>
      </w:r>
      <w:r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450283">
      <w:pPr>
        <w:spacing w:after="240" w:line="480" w:lineRule="auto"/>
        <w:jc w:val="center"/>
        <w:rPr>
          <w:rFonts w:ascii="Times New Roman" w:hAnsi="Times New Roman" w:cs="Times New Roman"/>
        </w:rPr>
        <w:pPrChange w:id="257" w:author="Alejandro Andreas Jaume Losa" w:date="2024-04-16T11:43:00Z">
          <w:pPr>
            <w:spacing w:line="480" w:lineRule="auto"/>
            <w:jc w:val="center"/>
          </w:pPr>
        </w:pPrChange>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73F1D1E7"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ins w:id="258" w:author="Kendra Dickinson [2]" w:date="2024-04-14T06:55:00Z">
        <w:r w:rsidR="00CC705A" w:rsidRPr="00450283">
          <w:rPr>
            <w:rFonts w:ascii="Times New Roman" w:hAnsi="Times New Roman" w:cs="Times New Roman"/>
          </w:rPr>
          <w:t>is</w:t>
        </w:r>
      </w:ins>
      <w:del w:id="259" w:author="Kendra Dickinson [2]" w:date="2024-04-14T06:55:00Z">
        <w:r w:rsidR="008C06C5" w:rsidRPr="00450283" w:rsidDel="00CC70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260" w:author="Kendra Dickinson [2]" w:date="2024-04-14T06:55:00Z">
        <w:r w:rsidR="008C06C5" w:rsidRPr="00450283" w:rsidDel="00CC705A">
          <w:rPr>
            <w:rFonts w:ascii="Times New Roman" w:hAnsi="Times New Roman" w:cs="Times New Roman"/>
          </w:rPr>
          <w:delText>s</w:delText>
        </w:r>
      </w:del>
      <w:r w:rsidR="008C06C5" w:rsidRPr="00450283">
        <w:rPr>
          <w:rFonts w:ascii="Times New Roman" w:hAnsi="Times New Roman" w:cs="Times New Roman"/>
        </w:rPr>
        <w:t xml:space="preserve"> </w:t>
      </w:r>
      <w:ins w:id="261" w:author="Kendra Dickinson [2]" w:date="2024-04-14T06:55:00Z">
        <w:r w:rsidR="00CC705A" w:rsidRPr="00450283">
          <w:rPr>
            <w:rFonts w:ascii="Times New Roman" w:hAnsi="Times New Roman" w:cs="Times New Roman"/>
          </w:rPr>
          <w:t>is</w:t>
        </w:r>
      </w:ins>
      <w:del w:id="262" w:author="Kendra Dickinson [2]" w:date="2024-04-14T06:55:00Z">
        <w:r w:rsidR="008C06C5" w:rsidRPr="00450283" w:rsidDel="00CC705A">
          <w:rPr>
            <w:rFonts w:ascii="Times New Roman" w:hAnsi="Times New Roman" w:cs="Times New Roman"/>
          </w:rPr>
          <w:delText>are</w:delText>
        </w:r>
      </w:del>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8536D1">
      <w:pPr>
        <w:spacing w:before="240" w:line="480" w:lineRule="auto"/>
        <w:jc w:val="both"/>
        <w:rPr>
          <w:rFonts w:ascii="Times New Roman" w:hAnsi="Times New Roman" w:cs="Times New Roman"/>
          <w:b/>
          <w:bCs/>
        </w:rPr>
        <w:pPrChange w:id="263" w:author="Alejandro Andreas Jaume Losa" w:date="2024-04-16T11:50:00Z">
          <w:pPr>
            <w:spacing w:line="480" w:lineRule="auto"/>
            <w:jc w:val="both"/>
          </w:pPr>
        </w:pPrChange>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3126B29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w:t>
      </w:r>
      <w:ins w:id="264" w:author="Kendra Dickinson [2]" w:date="2024-04-14T06:51:00Z">
        <w:r w:rsidR="00D53CB2" w:rsidRPr="00450283">
          <w:rPr>
            <w:rFonts w:ascii="Times New Roman" w:hAnsi="Times New Roman" w:cs="Times New Roman"/>
          </w:rPr>
          <w:t>age patterns</w:t>
        </w:r>
      </w:ins>
      <w:del w:id="265" w:author="Kendra Dickinson [2]" w:date="2024-04-14T06:51:00Z">
        <w:r w:rsidRPr="00450283" w:rsidDel="00D53CB2">
          <w:rPr>
            <w:rFonts w:ascii="Times New Roman" w:hAnsi="Times New Roman" w:cs="Times New Roman"/>
          </w:rPr>
          <w:delText>es</w:delText>
        </w:r>
      </w:del>
      <w:r w:rsidRPr="00450283">
        <w:rPr>
          <w:rFonts w:ascii="Times New Roman" w:hAnsi="Times New Roman" w:cs="Times New Roman"/>
        </w:rPr>
        <w:t xml:space="preserve"> in people whose political orientation </w:t>
      </w:r>
      <w:del w:id="266" w:author="Kendra Dickinson [2]" w:date="2024-04-14T06:54:00Z">
        <w:r w:rsidRPr="00450283" w:rsidDel="00D53CB2">
          <w:rPr>
            <w:rFonts w:ascii="Times New Roman" w:hAnsi="Times New Roman" w:cs="Times New Roman"/>
          </w:rPr>
          <w:delText>is not sided</w:delText>
        </w:r>
      </w:del>
      <w:ins w:id="267" w:author="Kendra Dickinson [2]" w:date="2024-04-14T06:54:00Z">
        <w:r w:rsidR="00D53CB2" w:rsidRPr="00450283">
          <w:rPr>
            <w:rFonts w:ascii="Times New Roman" w:hAnsi="Times New Roman" w:cs="Times New Roman"/>
          </w:rPr>
          <w:t>as polarized</w:t>
        </w:r>
      </w:ins>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450283">
      <w:pPr>
        <w:spacing w:after="240" w:line="480" w:lineRule="auto"/>
        <w:jc w:val="center"/>
        <w:rPr>
          <w:rFonts w:ascii="Times New Roman" w:hAnsi="Times New Roman" w:cs="Times New Roman"/>
        </w:rPr>
        <w:pPrChange w:id="268" w:author="Alejandro Andreas Jaume Losa" w:date="2024-04-16T11:43:00Z">
          <w:pPr>
            <w:spacing w:line="480" w:lineRule="auto"/>
            <w:jc w:val="center"/>
          </w:pPr>
        </w:pPrChange>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2BFD00F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ins w:id="269" w:author="Kendra Dickinson [2]" w:date="2024-04-14T06:55:00Z">
        <w:r w:rsidR="00CC705A" w:rsidRPr="00450283">
          <w:rPr>
            <w:rFonts w:ascii="Times New Roman" w:hAnsi="Times New Roman" w:cs="Times New Roman"/>
          </w:rPr>
          <w:t>is</w:t>
        </w:r>
      </w:ins>
      <w:del w:id="270" w:author="Kendra Dickinson [2]" w:date="2024-04-14T06:55:00Z">
        <w:r w:rsidR="009B28A1" w:rsidRPr="00450283" w:rsidDel="00CC705A">
          <w:rPr>
            <w:rFonts w:ascii="Times New Roman" w:hAnsi="Times New Roman" w:cs="Times New Roman"/>
          </w:rPr>
          <w:delText>ese</w:delText>
        </w:r>
      </w:del>
      <w:r w:rsidR="009B28A1" w:rsidRPr="00450283">
        <w:rPr>
          <w:rFonts w:ascii="Times New Roman" w:hAnsi="Times New Roman" w:cs="Times New Roman"/>
        </w:rPr>
        <w:t xml:space="preserve"> particular attitude</w:t>
      </w:r>
      <w:del w:id="271" w:author="Kendra Dickinson [2]" w:date="2024-04-14T06:55:00Z">
        <w:r w:rsidR="009B28A1" w:rsidRPr="00450283" w:rsidDel="00CC705A">
          <w:rPr>
            <w:rFonts w:ascii="Times New Roman" w:hAnsi="Times New Roman" w:cs="Times New Roman"/>
          </w:rPr>
          <w:delText>s</w:delText>
        </w:r>
      </w:del>
      <w:ins w:id="272" w:author="Alejandro Andreas Jaume Losa" w:date="2024-04-16T11:56:00Z">
        <w:r w:rsidR="00E61EEA">
          <w:rPr>
            <w:rFonts w:ascii="Times New Roman" w:hAnsi="Times New Roman" w:cs="Times New Roman"/>
          </w:rPr>
          <w:t xml:space="preserve"> </w:t>
        </w:r>
      </w:ins>
      <w:ins w:id="273" w:author="Kendra Dickinson [2]" w:date="2024-04-14T06:55:00Z">
        <w:del w:id="274" w:author="Alejandro Andreas Jaume Losa" w:date="2024-04-16T11:56:00Z">
          <w:r w:rsidR="00CC705A" w:rsidRPr="00450283" w:rsidDel="00E61EEA">
            <w:rPr>
              <w:rFonts w:ascii="Times New Roman" w:hAnsi="Times New Roman" w:cs="Times New Roman"/>
            </w:rPr>
            <w:delText xml:space="preserve">i </w:delText>
          </w:r>
        </w:del>
        <w:r w:rsidR="00CC705A" w:rsidRPr="00450283">
          <w:rPr>
            <w:rFonts w:ascii="Times New Roman" w:hAnsi="Times New Roman" w:cs="Times New Roman"/>
          </w:rPr>
          <w:t>is</w:t>
        </w:r>
      </w:ins>
      <w:del w:id="275" w:author="Kendra Dickinson [2]" w:date="2024-04-14T06:55:00Z">
        <w:r w:rsidR="009B28A1" w:rsidRPr="00450283" w:rsidDel="00CC705A">
          <w:rPr>
            <w:rFonts w:ascii="Times New Roman" w:hAnsi="Times New Roman" w:cs="Times New Roman"/>
          </w:rPr>
          <w:delText xml:space="preserve"> 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5C656C4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could be due, once again, to a possible separation between language attitudes and linguistic uses in people whose political orientation is not </w:t>
      </w:r>
      <w:del w:id="276" w:author="Kendra Dickinson [2]" w:date="2024-04-14T06:56:00Z">
        <w:r w:rsidRPr="00450283" w:rsidDel="00CC705A">
          <w:rPr>
            <w:rFonts w:ascii="Times New Roman" w:hAnsi="Times New Roman" w:cs="Times New Roman"/>
          </w:rPr>
          <w:delText>sided</w:delText>
        </w:r>
      </w:del>
      <w:ins w:id="277" w:author="Kendra Dickinson [2]" w:date="2024-04-14T06:56:00Z">
        <w:r w:rsidR="00CC705A" w:rsidRPr="00450283">
          <w:rPr>
            <w:rFonts w:ascii="Times New Roman" w:hAnsi="Times New Roman" w:cs="Times New Roman"/>
          </w:rPr>
          <w:t>clearly aligned with eithe</w:t>
        </w:r>
      </w:ins>
      <w:ins w:id="278" w:author="Kendra Dickinson [2]" w:date="2024-04-14T06:57:00Z">
        <w:r w:rsidR="00CC705A" w:rsidRPr="00450283">
          <w:rPr>
            <w:rFonts w:ascii="Times New Roman" w:hAnsi="Times New Roman" w:cs="Times New Roman"/>
          </w:rPr>
          <w:t>r side</w:t>
        </w:r>
      </w:ins>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450283">
      <w:pPr>
        <w:spacing w:after="240" w:line="480" w:lineRule="auto"/>
        <w:jc w:val="center"/>
        <w:rPr>
          <w:rFonts w:ascii="Times New Roman" w:hAnsi="Times New Roman" w:cs="Times New Roman"/>
        </w:rPr>
        <w:pPrChange w:id="279" w:author="Alejandro Andreas Jaume Losa" w:date="2024-04-16T11:44:00Z">
          <w:pPr>
            <w:spacing w:line="480" w:lineRule="auto"/>
            <w:jc w:val="center"/>
          </w:pPr>
        </w:pPrChange>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pPr>
        <w:spacing w:line="480" w:lineRule="auto"/>
        <w:jc w:val="both"/>
        <w:rPr>
          <w:rFonts w:ascii="Times New Roman" w:hAnsi="Times New Roman" w:cs="Times New Roman"/>
          <w:i/>
          <w:iCs/>
        </w:rPr>
        <w:pPrChange w:id="280" w:author="Kendra Dickinson" w:date="2024-04-14T09:53:00Z">
          <w:pPr>
            <w:spacing w:line="480" w:lineRule="auto"/>
            <w:ind w:firstLine="720"/>
            <w:jc w:val="both"/>
          </w:pPr>
        </w:pPrChange>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569FC758"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 xml:space="preserve">Several of the statements that participants evaluated also related to language difficulty and enjoyment. </w:t>
      </w:r>
      <w:del w:id="281" w:author="Kendra Dickinson [2]" w:date="2024-04-14T06:58:00Z">
        <w:r w:rsidRPr="00450283" w:rsidDel="00CC705A">
          <w:rPr>
            <w:rFonts w:ascii="Times New Roman" w:hAnsi="Times New Roman" w:cs="Times New Roman"/>
          </w:rPr>
          <w:delText xml:space="preserve">These statements are shown in the Appendix. </w:delText>
        </w:r>
      </w:del>
      <w:r w:rsidRPr="00450283">
        <w:rPr>
          <w:rFonts w:ascii="Times New Roman" w:hAnsi="Times New Roman" w:cs="Times New Roman"/>
        </w:rPr>
        <w:t>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ins w:id="282" w:author="Alejandro Andreas Jaume Losa" w:date="2024-04-16T12:01:00Z">
        <w:r w:rsidR="00E61EEA">
          <w:rPr>
            <w:rFonts w:ascii="Times New Roman" w:hAnsi="Times New Roman" w:cs="Times New Roman"/>
          </w:rPr>
          <w:t xml:space="preserve"> (mean=</w:t>
        </w:r>
      </w:ins>
      <w:ins w:id="283" w:author="Alejandro Andreas Jaume Losa" w:date="2024-04-16T12:02:00Z">
        <w:r w:rsidR="00E61EEA">
          <w:rPr>
            <w:rFonts w:ascii="Times New Roman" w:hAnsi="Times New Roman" w:cs="Times New Roman"/>
          </w:rPr>
          <w:t>3</w:t>
        </w:r>
      </w:ins>
      <w:ins w:id="284" w:author="Alejandro Andreas Jaume Losa" w:date="2024-04-16T12:01:00Z">
        <w:r w:rsidR="00E61EEA">
          <w:rPr>
            <w:rFonts w:ascii="Times New Roman" w:hAnsi="Times New Roman" w:cs="Times New Roman"/>
          </w:rPr>
          <w:t>6.0)</w:t>
        </w:r>
      </w:ins>
      <w:r w:rsidR="00882DA8" w:rsidRPr="00450283">
        <w:rPr>
          <w:rFonts w:ascii="Times New Roman" w:hAnsi="Times New Roman" w:cs="Times New Roman"/>
        </w:rPr>
        <w:t>, ‘Spanish is a difficult language to learn’</w:t>
      </w:r>
      <w:ins w:id="285" w:author="Alejandro Andreas Jaume Losa" w:date="2024-04-16T12:02:00Z">
        <w:r w:rsidR="00E61EEA">
          <w:rPr>
            <w:rFonts w:ascii="Times New Roman" w:hAnsi="Times New Roman" w:cs="Times New Roman"/>
          </w:rPr>
          <w:t xml:space="preserve"> (mean=30.47)</w:t>
        </w:r>
      </w:ins>
      <w:r w:rsidR="00882DA8" w:rsidRPr="00450283">
        <w:rPr>
          <w:rFonts w:ascii="Times New Roman" w:hAnsi="Times New Roman" w:cs="Times New Roman"/>
        </w:rPr>
        <w:t>, ‘Catalan is a language that sounds bad’</w:t>
      </w:r>
      <w:ins w:id="286" w:author="Alejandro Andreas Jaume Losa" w:date="2024-04-16T12:03:00Z">
        <w:r w:rsidR="00E61EEA">
          <w:rPr>
            <w:rFonts w:ascii="Times New Roman" w:hAnsi="Times New Roman" w:cs="Times New Roman"/>
          </w:rPr>
          <w:t xml:space="preserve"> (mean=8.14)</w:t>
        </w:r>
      </w:ins>
      <w:r w:rsidR="00882DA8" w:rsidRPr="00450283">
        <w:rPr>
          <w:rFonts w:ascii="Times New Roman" w:hAnsi="Times New Roman" w:cs="Times New Roman"/>
        </w:rPr>
        <w:t xml:space="preserve">, and ‘Spanish is a language that sounds bad’ </w:t>
      </w:r>
      <w:ins w:id="287" w:author="Alejandro Andreas Jaume Losa" w:date="2024-04-16T12:04:00Z">
        <w:r w:rsidR="00E61EEA">
          <w:rPr>
            <w:rFonts w:ascii="Times New Roman" w:hAnsi="Times New Roman" w:cs="Times New Roman"/>
          </w:rPr>
          <w:t xml:space="preserve">(mean=8.1) </w:t>
        </w:r>
      </w:ins>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8536D1">
      <w:pPr>
        <w:spacing w:before="240" w:line="480" w:lineRule="auto"/>
        <w:jc w:val="both"/>
        <w:rPr>
          <w:rFonts w:ascii="Times New Roman" w:hAnsi="Times New Roman" w:cs="Times New Roman"/>
          <w:b/>
          <w:bCs/>
        </w:rPr>
        <w:pPrChange w:id="288"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0B1801B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aligns with the </w:t>
      </w:r>
      <w:del w:id="289" w:author="Kendra Dickinson" w:date="2024-04-14T09:22:00Z">
        <w:r w:rsidR="005F3B77" w:rsidRPr="00450283" w:rsidDel="009A343B">
          <w:rPr>
            <w:rFonts w:ascii="Times New Roman" w:hAnsi="Times New Roman" w:cs="Times New Roman"/>
          </w:rPr>
          <w:delText>previously-noted</w:delText>
        </w:r>
      </w:del>
      <w:ins w:id="290" w:author="Kendra Dickinson" w:date="2024-04-14T09:22:00Z">
        <w:r w:rsidR="009A343B" w:rsidRPr="00450283">
          <w:rPr>
            <w:rFonts w:ascii="Times New Roman" w:hAnsi="Times New Roman" w:cs="Times New Roman"/>
          </w:rPr>
          <w:t>previously noted</w:t>
        </w:r>
      </w:ins>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commentRangeStart w:id="291"/>
      <w:del w:id="292" w:author="Kendra Dickinson" w:date="2024-04-14T09:23:00Z">
        <w:r w:rsidR="007F749E" w:rsidRPr="00450283" w:rsidDel="009A343B">
          <w:rPr>
            <w:rFonts w:ascii="Times New Roman" w:hAnsi="Times New Roman" w:cs="Times New Roman"/>
          </w:rPr>
          <w:delText>A</w:delText>
        </w:r>
        <w:r w:rsidRPr="00450283" w:rsidDel="009A343B">
          <w:rPr>
            <w:rFonts w:ascii="Times New Roman" w:hAnsi="Times New Roman" w:cs="Times New Roman"/>
          </w:rPr>
          <w:delText>dditionally</w:delText>
        </w:r>
      </w:del>
      <w:commentRangeEnd w:id="291"/>
      <w:r w:rsidR="009A343B" w:rsidRPr="00450283">
        <w:rPr>
          <w:rStyle w:val="CommentReference"/>
          <w:rFonts w:ascii="Times New Roman" w:eastAsia="Times New Roman" w:hAnsi="Times New Roman" w:cs="Times New Roman"/>
          <w:kern w:val="0"/>
          <w:sz w:val="24"/>
          <w:szCs w:val="24"/>
          <w14:ligatures w14:val="none"/>
          <w:rPrChange w:id="293" w:author="Alejandro Andreas Jaume Losa" w:date="2024-04-16T11:37:00Z">
            <w:rPr>
              <w:rStyle w:val="CommentReference"/>
              <w:rFonts w:ascii="Times New Roman" w:eastAsia="Times New Roman" w:hAnsi="Times New Roman" w:cs="Times New Roman"/>
              <w:kern w:val="0"/>
              <w14:ligatures w14:val="none"/>
            </w:rPr>
          </w:rPrChange>
        </w:rPr>
        <w:commentReference w:id="291"/>
      </w:r>
      <w:del w:id="294" w:author="Kendra Dickinson" w:date="2024-04-14T09:23:00Z">
        <w:r w:rsidRPr="00450283" w:rsidDel="009A343B">
          <w:rPr>
            <w:rFonts w:ascii="Times New Roman" w:hAnsi="Times New Roman" w:cs="Times New Roman"/>
          </w:rPr>
          <w:delText xml:space="preserve">, the analysis also revealed  a greater level of consensus among participants in both extremes, far-left and right, as shown by the much wider range of responses in Figure </w:delText>
        </w:r>
        <w:r w:rsidR="007A177F" w:rsidRPr="00450283" w:rsidDel="009A343B">
          <w:rPr>
            <w:rFonts w:ascii="Times New Roman" w:hAnsi="Times New Roman" w:cs="Times New Roman"/>
          </w:rPr>
          <w:delText>12.</w:delText>
        </w:r>
      </w:del>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450283">
      <w:pPr>
        <w:spacing w:after="240" w:line="480" w:lineRule="auto"/>
        <w:jc w:val="center"/>
        <w:rPr>
          <w:rFonts w:ascii="Times New Roman" w:hAnsi="Times New Roman" w:cs="Times New Roman"/>
        </w:rPr>
        <w:pPrChange w:id="295" w:author="Alejandro Andreas Jaume Losa" w:date="2024-04-16T11:44:00Z">
          <w:pPr>
            <w:spacing w:line="480" w:lineRule="auto"/>
            <w:jc w:val="center"/>
          </w:pPr>
        </w:pPrChange>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4F92081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ins w:id="296" w:author="Kendra Dickinson" w:date="2024-04-14T09:24:00Z">
        <w:r w:rsidR="009A343B" w:rsidRPr="00450283">
          <w:rPr>
            <w:rFonts w:ascii="Times New Roman" w:hAnsi="Times New Roman" w:cs="Times New Roman"/>
          </w:rPr>
          <w:t>is</w:t>
        </w:r>
      </w:ins>
      <w:ins w:id="297" w:author="Alejandro Andreas Jaume Losa" w:date="2024-04-16T11:51:00Z">
        <w:r w:rsidR="008536D1">
          <w:rPr>
            <w:rFonts w:ascii="Times New Roman" w:hAnsi="Times New Roman" w:cs="Times New Roman"/>
          </w:rPr>
          <w:t xml:space="preserve"> </w:t>
        </w:r>
      </w:ins>
      <w:del w:id="298" w:author="Kendra Dickinson" w:date="2024-04-14T09:24:00Z">
        <w:r w:rsidR="009B28A1" w:rsidRPr="00450283" w:rsidDel="009A343B">
          <w:rPr>
            <w:rFonts w:ascii="Times New Roman" w:hAnsi="Times New Roman" w:cs="Times New Roman"/>
          </w:rPr>
          <w:delText xml:space="preserve">ese </w:delText>
        </w:r>
      </w:del>
      <w:r w:rsidR="009B28A1" w:rsidRPr="00450283">
        <w:rPr>
          <w:rFonts w:ascii="Times New Roman" w:hAnsi="Times New Roman" w:cs="Times New Roman"/>
        </w:rPr>
        <w:t>particular attitude</w:t>
      </w:r>
      <w:del w:id="299" w:author="Kendra Dickinson" w:date="2024-04-14T09:24:00Z">
        <w:r w:rsidR="009B28A1" w:rsidRPr="00450283" w:rsidDel="009A343B">
          <w:rPr>
            <w:rFonts w:ascii="Times New Roman" w:hAnsi="Times New Roman" w:cs="Times New Roman"/>
          </w:rPr>
          <w:delText>s</w:delText>
        </w:r>
      </w:del>
      <w:r w:rsidR="009B28A1" w:rsidRPr="00450283">
        <w:rPr>
          <w:rFonts w:ascii="Times New Roman" w:hAnsi="Times New Roman" w:cs="Times New Roman"/>
        </w:rPr>
        <w:t xml:space="preserve"> </w:t>
      </w:r>
      <w:ins w:id="300" w:author="Kendra Dickinson" w:date="2024-04-14T09:24:00Z">
        <w:r w:rsidR="009A343B" w:rsidRPr="00450283">
          <w:rPr>
            <w:rFonts w:ascii="Times New Roman" w:hAnsi="Times New Roman" w:cs="Times New Roman"/>
          </w:rPr>
          <w:t>is</w:t>
        </w:r>
      </w:ins>
      <w:del w:id="301" w:author="Kendra Dickinson" w:date="2024-04-14T09:24:00Z">
        <w:r w:rsidR="009B28A1" w:rsidRPr="00450283" w:rsidDel="009A343B">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8536D1">
      <w:pPr>
        <w:spacing w:line="480" w:lineRule="auto"/>
        <w:jc w:val="center"/>
        <w:rPr>
          <w:rFonts w:ascii="Times New Roman" w:hAnsi="Times New Roman" w:cs="Times New Roman"/>
          <w:b/>
          <w:bCs/>
        </w:rPr>
        <w:pPrChange w:id="302" w:author="Alejandro Andreas Jaume Losa" w:date="2024-04-16T11:51:00Z">
          <w:pPr>
            <w:spacing w:line="480" w:lineRule="auto"/>
            <w:jc w:val="both"/>
          </w:pPr>
        </w:pPrChange>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450283">
      <w:pPr>
        <w:spacing w:after="240" w:line="480" w:lineRule="auto"/>
        <w:jc w:val="center"/>
        <w:rPr>
          <w:rFonts w:ascii="Times New Roman" w:hAnsi="Times New Roman" w:cs="Times New Roman"/>
        </w:rPr>
        <w:pPrChange w:id="303" w:author="Alejandro Andreas Jaume Losa" w:date="2024-04-16T11:44:00Z">
          <w:pPr>
            <w:spacing w:line="480" w:lineRule="auto"/>
            <w:jc w:val="center"/>
          </w:pPr>
        </w:pPrChange>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9A1F78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ins w:id="304" w:author="Kendra Dickinson" w:date="2024-04-14T09:25:00Z">
        <w:r w:rsidR="009A343B" w:rsidRPr="00450283">
          <w:rPr>
            <w:rFonts w:ascii="Times New Roman" w:hAnsi="Times New Roman" w:cs="Times New Roman"/>
          </w:rPr>
          <w:t>is</w:t>
        </w:r>
      </w:ins>
      <w:del w:id="305" w:author="Kendra Dickinson" w:date="2024-04-14T09:25:00Z">
        <w:r w:rsidR="009B28A1" w:rsidRPr="00450283" w:rsidDel="009A343B">
          <w:rPr>
            <w:rFonts w:ascii="Times New Roman" w:hAnsi="Times New Roman" w:cs="Times New Roman"/>
          </w:rPr>
          <w:delText>ese</w:delText>
        </w:r>
      </w:del>
      <w:r w:rsidR="009B28A1" w:rsidRPr="00450283">
        <w:rPr>
          <w:rFonts w:ascii="Times New Roman" w:hAnsi="Times New Roman" w:cs="Times New Roman"/>
        </w:rPr>
        <w:t xml:space="preserve"> particular attitude</w:t>
      </w:r>
      <w:del w:id="306" w:author="Kendra Dickinson" w:date="2024-04-14T09:25:00Z">
        <w:r w:rsidR="009B28A1" w:rsidRPr="00450283" w:rsidDel="009A343B">
          <w:rPr>
            <w:rFonts w:ascii="Times New Roman" w:hAnsi="Times New Roman" w:cs="Times New Roman"/>
          </w:rPr>
          <w:delText>s</w:delText>
        </w:r>
      </w:del>
      <w:r w:rsidR="009B28A1" w:rsidRPr="00450283">
        <w:rPr>
          <w:rFonts w:ascii="Times New Roman" w:hAnsi="Times New Roman" w:cs="Times New Roman"/>
        </w:rPr>
        <w:t xml:space="preserve"> </w:t>
      </w:r>
      <w:ins w:id="307" w:author="Kendra Dickinson" w:date="2024-04-14T09:25:00Z">
        <w:r w:rsidR="009A343B" w:rsidRPr="00450283">
          <w:rPr>
            <w:rFonts w:ascii="Times New Roman" w:hAnsi="Times New Roman" w:cs="Times New Roman"/>
          </w:rPr>
          <w:t>is</w:t>
        </w:r>
      </w:ins>
      <w:del w:id="308" w:author="Kendra Dickinson" w:date="2024-04-14T09:25:00Z">
        <w:r w:rsidR="009B28A1" w:rsidRPr="00450283" w:rsidDel="009A343B">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8536D1">
      <w:pPr>
        <w:spacing w:before="240" w:line="480" w:lineRule="auto"/>
        <w:jc w:val="both"/>
        <w:rPr>
          <w:rFonts w:ascii="Times New Roman" w:hAnsi="Times New Roman" w:cs="Times New Roman"/>
          <w:b/>
          <w:bCs/>
        </w:rPr>
        <w:pPrChange w:id="309"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7D5476E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w:t>
      </w:r>
      <w:del w:id="310" w:author="Kendra Dickinson" w:date="2024-04-14T09:26:00Z">
        <w:r w:rsidRPr="00450283" w:rsidDel="009A343B">
          <w:rPr>
            <w:rFonts w:ascii="Times New Roman" w:hAnsi="Times New Roman" w:cs="Times New Roman"/>
          </w:rPr>
          <w:delText>related to</w:delText>
        </w:r>
      </w:del>
      <w:ins w:id="311" w:author="Kendra Dickinson" w:date="2024-04-14T09:26:00Z">
        <w:r w:rsidR="009A343B" w:rsidRPr="00450283">
          <w:rPr>
            <w:rFonts w:ascii="Times New Roman" w:hAnsi="Times New Roman" w:cs="Times New Roman"/>
          </w:rPr>
          <w:t>closely tied to</w:t>
        </w:r>
      </w:ins>
      <w:r w:rsidRPr="00450283">
        <w:rPr>
          <w:rFonts w:ascii="Times New Roman" w:hAnsi="Times New Roman" w:cs="Times New Roman"/>
        </w:rPr>
        <w:t xml:space="preserve"> language attitudes than to linguistic </w:t>
      </w:r>
      <w:ins w:id="312" w:author="Kendra Dickinson" w:date="2024-04-14T09:26:00Z">
        <w:r w:rsidR="009A343B" w:rsidRPr="00450283">
          <w:rPr>
            <w:rFonts w:ascii="Times New Roman" w:hAnsi="Times New Roman" w:cs="Times New Roman"/>
          </w:rPr>
          <w:t>usage patterns</w:t>
        </w:r>
      </w:ins>
      <w:del w:id="313" w:author="Kendra Dickinson" w:date="2024-04-14T09:26:00Z">
        <w:r w:rsidRPr="00450283" w:rsidDel="009A343B">
          <w:rPr>
            <w:rFonts w:ascii="Times New Roman" w:hAnsi="Times New Roman" w:cs="Times New Roman"/>
          </w:rPr>
          <w:delText>uses</w:delText>
        </w:r>
      </w:del>
      <w:r w:rsidRPr="00450283">
        <w:rPr>
          <w:rFonts w:ascii="Times New Roman" w:hAnsi="Times New Roman" w:cs="Times New Roman"/>
        </w:rPr>
        <w:t>. Additionally, the analysis also revealed  a greater level of consensus among more progressive participants (</w:t>
      </w:r>
      <w:commentRangeStart w:id="314"/>
      <w:commentRangeStart w:id="315"/>
      <w:r w:rsidRPr="00450283">
        <w:rPr>
          <w:rFonts w:ascii="Times New Roman" w:hAnsi="Times New Roman" w:cs="Times New Roman"/>
        </w:rPr>
        <w:t xml:space="preserve">far-left </w:t>
      </w:r>
      <w:commentRangeEnd w:id="314"/>
      <w:r w:rsidR="009A343B" w:rsidRPr="00450283">
        <w:rPr>
          <w:rStyle w:val="CommentReference"/>
          <w:rFonts w:ascii="Times New Roman" w:eastAsia="Times New Roman" w:hAnsi="Times New Roman" w:cs="Times New Roman"/>
          <w:kern w:val="0"/>
          <w:sz w:val="24"/>
          <w:szCs w:val="24"/>
          <w14:ligatures w14:val="none"/>
          <w:rPrChange w:id="316" w:author="Alejandro Andreas Jaume Losa" w:date="2024-04-16T11:37:00Z">
            <w:rPr>
              <w:rStyle w:val="CommentReference"/>
              <w:rFonts w:ascii="Times New Roman" w:eastAsia="Times New Roman" w:hAnsi="Times New Roman" w:cs="Times New Roman"/>
              <w:kern w:val="0"/>
              <w14:ligatures w14:val="none"/>
            </w:rPr>
          </w:rPrChange>
        </w:rPr>
        <w:commentReference w:id="314"/>
      </w:r>
      <w:commentRangeEnd w:id="315"/>
      <w:r w:rsidR="009A2F91" w:rsidRPr="00450283">
        <w:rPr>
          <w:rStyle w:val="CommentReference"/>
          <w:rFonts w:ascii="Times New Roman" w:eastAsia="Times New Roman" w:hAnsi="Times New Roman" w:cs="Times New Roman"/>
          <w:kern w:val="0"/>
          <w:sz w:val="24"/>
          <w:szCs w:val="24"/>
          <w14:ligatures w14:val="none"/>
          <w:rPrChange w:id="317" w:author="Alejandro Andreas Jaume Losa" w:date="2024-04-16T11:37:00Z">
            <w:rPr>
              <w:rStyle w:val="CommentReference"/>
              <w:rFonts w:ascii="Times New Roman" w:eastAsia="Times New Roman" w:hAnsi="Times New Roman" w:cs="Times New Roman"/>
              <w:kern w:val="0"/>
              <w14:ligatures w14:val="none"/>
            </w:rPr>
          </w:rPrChange>
        </w:rPr>
        <w:commentReference w:id="315"/>
      </w:r>
      <w:r w:rsidRPr="00450283">
        <w:rPr>
          <w:rFonts w:ascii="Times New Roman" w:hAnsi="Times New Roman" w:cs="Times New Roman"/>
        </w:rPr>
        <w:t xml:space="preserve">and left), as shown by the </w:t>
      </w:r>
      <w:r w:rsidR="002D1F44" w:rsidRPr="00450283">
        <w:rPr>
          <w:rFonts w:ascii="Times New Roman" w:hAnsi="Times New Roman" w:cs="Times New Roman"/>
        </w:rPr>
        <w:lastRenderedPageBreak/>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450283">
      <w:pPr>
        <w:spacing w:after="240" w:line="480" w:lineRule="auto"/>
        <w:jc w:val="center"/>
        <w:rPr>
          <w:rFonts w:ascii="Times New Roman" w:hAnsi="Times New Roman" w:cs="Times New Roman"/>
        </w:rPr>
        <w:pPrChange w:id="318" w:author="Alejandro Andreas Jaume Losa" w:date="2024-04-16T11:44:00Z">
          <w:pPr>
            <w:spacing w:line="480" w:lineRule="auto"/>
            <w:jc w:val="center"/>
          </w:pPr>
        </w:pPrChange>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1E0C419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 xml:space="preserve">presented </w:t>
      </w:r>
      <w:del w:id="319" w:author="Kendra Dickinson" w:date="2024-04-14T09:28:00Z">
        <w:r w:rsidR="007F749E" w:rsidRPr="00450283" w:rsidDel="002E59EC">
          <w:rPr>
            <w:rFonts w:ascii="Times New Roman" w:hAnsi="Times New Roman" w:cs="Times New Roman"/>
          </w:rPr>
          <w:delText xml:space="preserve">engaging </w:delText>
        </w:r>
      </w:del>
      <w:r w:rsidR="007F749E" w:rsidRPr="00450283">
        <w:rPr>
          <w:rFonts w:ascii="Times New Roman" w:hAnsi="Times New Roman" w:cs="Times New Roman"/>
        </w:rPr>
        <w:t>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ins w:id="320" w:author="Kendra Dickinson" w:date="2024-04-14T09:28:00Z">
        <w:r w:rsidR="002E59EC" w:rsidRPr="00450283">
          <w:rPr>
            <w:rFonts w:ascii="Times New Roman" w:hAnsi="Times New Roman" w:cs="Times New Roman"/>
          </w:rPr>
          <w:t>is</w:t>
        </w:r>
      </w:ins>
      <w:del w:id="321" w:author="Kendra Dickinson" w:date="2024-04-14T09:28:00Z">
        <w:r w:rsidR="009B28A1" w:rsidRPr="00450283" w:rsidDel="002E59EC">
          <w:rPr>
            <w:rFonts w:ascii="Times New Roman" w:hAnsi="Times New Roman" w:cs="Times New Roman"/>
          </w:rPr>
          <w:delText>ese</w:delText>
        </w:r>
      </w:del>
      <w:r w:rsidR="009B28A1" w:rsidRPr="00450283">
        <w:rPr>
          <w:rFonts w:ascii="Times New Roman" w:hAnsi="Times New Roman" w:cs="Times New Roman"/>
        </w:rPr>
        <w:t xml:space="preserve"> particular attitude</w:t>
      </w:r>
      <w:del w:id="322" w:author="Kendra Dickinson" w:date="2024-04-14T09:28:00Z">
        <w:r w:rsidR="009B28A1" w:rsidRPr="00450283" w:rsidDel="002E59EC">
          <w:rPr>
            <w:rFonts w:ascii="Times New Roman" w:hAnsi="Times New Roman" w:cs="Times New Roman"/>
          </w:rPr>
          <w:delText>s</w:delText>
        </w:r>
      </w:del>
      <w:r w:rsidR="009B28A1" w:rsidRPr="00450283">
        <w:rPr>
          <w:rFonts w:ascii="Times New Roman" w:hAnsi="Times New Roman" w:cs="Times New Roman"/>
        </w:rPr>
        <w:t xml:space="preserve"> </w:t>
      </w:r>
      <w:ins w:id="323" w:author="Kendra Dickinson" w:date="2024-04-14T09:28:00Z">
        <w:r w:rsidR="002E59EC" w:rsidRPr="00450283">
          <w:rPr>
            <w:rFonts w:ascii="Times New Roman" w:hAnsi="Times New Roman" w:cs="Times New Roman"/>
          </w:rPr>
          <w:t>is</w:t>
        </w:r>
      </w:ins>
      <w:del w:id="324" w:author="Kendra Dickinson" w:date="2024-04-14T09:28:00Z">
        <w:r w:rsidR="009B28A1" w:rsidRPr="00450283" w:rsidDel="002E59EC">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8536D1">
      <w:pPr>
        <w:spacing w:before="240" w:line="480" w:lineRule="auto"/>
        <w:jc w:val="both"/>
        <w:rPr>
          <w:rFonts w:ascii="Times New Roman" w:hAnsi="Times New Roman" w:cs="Times New Roman"/>
          <w:b/>
          <w:bCs/>
        </w:rPr>
        <w:pPrChange w:id="325"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1923DB6E"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w:t>
      </w:r>
      <w:ins w:id="326" w:author="Kendra Dickinson" w:date="2024-04-14T09:29:00Z">
        <w:r w:rsidR="002E59EC" w:rsidRPr="00450283">
          <w:rPr>
            <w:rFonts w:ascii="Times New Roman" w:hAnsi="Times New Roman" w:cs="Times New Roman"/>
          </w:rPr>
          <w:t xml:space="preserve"> in terms of attitudes towards Catalan.</w:t>
        </w:r>
      </w:ins>
      <w:del w:id="327" w:author="Kendra Dickinson" w:date="2024-04-14T09:29:00Z">
        <w:r w:rsidRPr="00450283" w:rsidDel="002E59EC">
          <w:rPr>
            <w:rFonts w:ascii="Times New Roman" w:hAnsi="Times New Roman" w:cs="Times New Roman"/>
          </w:rPr>
          <w:delText>, at least in terms of language attitudes.</w:delText>
        </w:r>
      </w:del>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450283">
      <w:pPr>
        <w:spacing w:after="240" w:line="480" w:lineRule="auto"/>
        <w:jc w:val="center"/>
        <w:rPr>
          <w:rFonts w:ascii="Times New Roman" w:hAnsi="Times New Roman" w:cs="Times New Roman"/>
        </w:rPr>
        <w:pPrChange w:id="328" w:author="Alejandro Andreas Jaume Losa" w:date="2024-04-16T11:45:00Z">
          <w:pPr>
            <w:spacing w:line="480" w:lineRule="auto"/>
            <w:jc w:val="center"/>
          </w:pPr>
        </w:pPrChange>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pPr>
        <w:spacing w:line="480" w:lineRule="auto"/>
        <w:jc w:val="both"/>
        <w:rPr>
          <w:rFonts w:ascii="Times New Roman" w:hAnsi="Times New Roman" w:cs="Times New Roman"/>
          <w:i/>
          <w:iCs/>
        </w:rPr>
        <w:pPrChange w:id="329" w:author="Kendra Dickinson" w:date="2024-04-14T09:54:00Z">
          <w:pPr>
            <w:spacing w:line="480" w:lineRule="auto"/>
            <w:ind w:firstLine="720"/>
            <w:jc w:val="both"/>
          </w:pPr>
        </w:pPrChange>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3AB1036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language importance and usefulness. </w:t>
      </w:r>
      <w:del w:id="330" w:author="Kendra Dickinson [2]" w:date="2024-04-14T06:59:00Z">
        <w:r w:rsidRPr="00450283" w:rsidDel="00CC705A">
          <w:rPr>
            <w:rFonts w:ascii="Times New Roman" w:hAnsi="Times New Roman" w:cs="Times New Roman"/>
          </w:rPr>
          <w:delText xml:space="preserve">These statements are shown in </w:delText>
        </w:r>
        <w:r w:rsidR="00621A22"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ins w:id="331" w:author="Alejandro Andreas Jaume Losa" w:date="2024-04-16T12:05:00Z">
        <w:r w:rsidR="00E61EEA">
          <w:rPr>
            <w:rFonts w:ascii="Times New Roman" w:hAnsi="Times New Roman" w:cs="Times New Roman"/>
          </w:rPr>
          <w:t xml:space="preserve"> (mean=75.5)</w:t>
        </w:r>
      </w:ins>
      <w:r w:rsidR="00882DA8" w:rsidRPr="00450283">
        <w:rPr>
          <w:rFonts w:ascii="Times New Roman" w:hAnsi="Times New Roman" w:cs="Times New Roman"/>
        </w:rPr>
        <w:t>, ‘Learning Catalan will be useful to find a job in the future’</w:t>
      </w:r>
      <w:ins w:id="332" w:author="Alejandro Andreas Jaume Losa" w:date="2024-04-16T12:08:00Z">
        <w:r w:rsidR="00E61EEA">
          <w:rPr>
            <w:rFonts w:ascii="Times New Roman" w:hAnsi="Times New Roman" w:cs="Times New Roman"/>
          </w:rPr>
          <w:t xml:space="preserve"> (mean=52.6)</w:t>
        </w:r>
      </w:ins>
      <w:r w:rsidR="00882DA8" w:rsidRPr="00450283">
        <w:rPr>
          <w:rFonts w:ascii="Times New Roman" w:hAnsi="Times New Roman" w:cs="Times New Roman"/>
        </w:rPr>
        <w:t>, ‘Learning Spanish will be useful to find a job in the future’</w:t>
      </w:r>
      <w:ins w:id="333" w:author="Alejandro Andreas Jaume Losa" w:date="2024-04-16T12:08:00Z">
        <w:r w:rsidR="00E61EEA">
          <w:rPr>
            <w:rFonts w:ascii="Times New Roman" w:hAnsi="Times New Roman" w:cs="Times New Roman"/>
          </w:rPr>
          <w:t xml:space="preserve"> (mean=63.6)</w:t>
        </w:r>
      </w:ins>
      <w:r w:rsidR="00882DA8" w:rsidRPr="00450283">
        <w:rPr>
          <w:rFonts w:ascii="Times New Roman" w:hAnsi="Times New Roman" w:cs="Times New Roman"/>
        </w:rPr>
        <w:t>, ‘Catalan is used in some contexts and Spanish in some others’</w:t>
      </w:r>
      <w:ins w:id="334" w:author="Alejandro Andreas Jaume Losa" w:date="2024-04-16T12:08:00Z">
        <w:r w:rsidR="00E61EEA">
          <w:rPr>
            <w:rFonts w:ascii="Times New Roman" w:hAnsi="Times New Roman" w:cs="Times New Roman"/>
          </w:rPr>
          <w:t xml:space="preserve"> (mean=15.8)</w:t>
        </w:r>
      </w:ins>
      <w:r w:rsidR="00882DA8" w:rsidRPr="00450283">
        <w:rPr>
          <w:rFonts w:ascii="Times New Roman" w:hAnsi="Times New Roman" w:cs="Times New Roman"/>
        </w:rPr>
        <w:t xml:space="preserve">, and ‘Catalan is a rural </w:t>
      </w:r>
      <w:commentRangeStart w:id="335"/>
      <w:r w:rsidR="00882DA8" w:rsidRPr="00450283">
        <w:rPr>
          <w:rFonts w:ascii="Times New Roman" w:hAnsi="Times New Roman" w:cs="Times New Roman"/>
        </w:rPr>
        <w:t>language</w:t>
      </w:r>
      <w:commentRangeEnd w:id="335"/>
      <w:r w:rsidR="00CC2398" w:rsidRPr="00450283">
        <w:rPr>
          <w:rStyle w:val="CommentReference"/>
          <w:rFonts w:ascii="Times New Roman" w:eastAsia="Times New Roman" w:hAnsi="Times New Roman" w:cs="Times New Roman"/>
          <w:kern w:val="0"/>
          <w:sz w:val="24"/>
          <w:szCs w:val="24"/>
          <w14:ligatures w14:val="none"/>
          <w:rPrChange w:id="336" w:author="Alejandro Andreas Jaume Losa" w:date="2024-04-16T11:37:00Z">
            <w:rPr>
              <w:rStyle w:val="CommentReference"/>
              <w:rFonts w:ascii="Times New Roman" w:eastAsia="Times New Roman" w:hAnsi="Times New Roman" w:cs="Times New Roman"/>
              <w:kern w:val="0"/>
              <w14:ligatures w14:val="none"/>
            </w:rPr>
          </w:rPrChange>
        </w:rPr>
        <w:commentReference w:id="335"/>
      </w:r>
      <w:r w:rsidR="00882DA8" w:rsidRPr="00450283">
        <w:rPr>
          <w:rFonts w:ascii="Times New Roman" w:hAnsi="Times New Roman" w:cs="Times New Roman"/>
        </w:rPr>
        <w:t>’</w:t>
      </w:r>
      <w:ins w:id="337" w:author="Alejandro Andreas Jaume Losa" w:date="2024-04-16T12:09:00Z">
        <w:r w:rsidR="00E61EEA">
          <w:rPr>
            <w:rFonts w:ascii="Times New Roman" w:hAnsi="Times New Roman" w:cs="Times New Roman"/>
          </w:rPr>
          <w:t xml:space="preserve"> (mean=11.12)</w:t>
        </w:r>
      </w:ins>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4AF20BDE"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ins w:id="338" w:author="Kendra Dickinson" w:date="2024-04-14T09:31:00Z">
        <w:r w:rsidR="00CC2398" w:rsidRPr="00450283">
          <w:rPr>
            <w:rFonts w:ascii="Times New Roman" w:hAnsi="Times New Roman" w:cs="Times New Roman"/>
          </w:rPr>
          <w:t xml:space="preserve">revealing </w:t>
        </w:r>
      </w:ins>
      <w:r w:rsidR="00621A22" w:rsidRPr="00450283">
        <w:rPr>
          <w:rFonts w:ascii="Times New Roman" w:hAnsi="Times New Roman" w:cs="Times New Roman"/>
        </w:rPr>
        <w:t>that th</w:t>
      </w:r>
      <w:ins w:id="339" w:author="Kendra Dickinson" w:date="2024-04-14T09:31:00Z">
        <w:r w:rsidR="00CC2398" w:rsidRPr="00450283">
          <w:rPr>
            <w:rFonts w:ascii="Times New Roman" w:hAnsi="Times New Roman" w:cs="Times New Roman"/>
          </w:rPr>
          <w:t>is</w:t>
        </w:r>
      </w:ins>
      <w:del w:id="340" w:author="Kendra Dickinson" w:date="2024-04-14T09:31:00Z">
        <w:r w:rsidR="00621A22" w:rsidRPr="00450283" w:rsidDel="00CC2398">
          <w:rPr>
            <w:rFonts w:ascii="Times New Roman" w:hAnsi="Times New Roman" w:cs="Times New Roman"/>
          </w:rPr>
          <w:delText>ese</w:delText>
        </w:r>
      </w:del>
      <w:r w:rsidR="00621A22" w:rsidRPr="00450283">
        <w:rPr>
          <w:rFonts w:ascii="Times New Roman" w:hAnsi="Times New Roman" w:cs="Times New Roman"/>
        </w:rPr>
        <w:t xml:space="preserve"> particular attitude</w:t>
      </w:r>
      <w:del w:id="341" w:author="Kendra Dickinson" w:date="2024-04-14T09:31:00Z">
        <w:r w:rsidR="00621A22" w:rsidRPr="00450283" w:rsidDel="00CC2398">
          <w:rPr>
            <w:rFonts w:ascii="Times New Roman" w:hAnsi="Times New Roman" w:cs="Times New Roman"/>
          </w:rPr>
          <w:delText>s</w:delText>
        </w:r>
      </w:del>
      <w:r w:rsidR="00621A22" w:rsidRPr="00450283">
        <w:rPr>
          <w:rFonts w:ascii="Times New Roman" w:hAnsi="Times New Roman" w:cs="Times New Roman"/>
        </w:rPr>
        <w:t xml:space="preserve"> </w:t>
      </w:r>
      <w:ins w:id="342" w:author="Kendra Dickinson" w:date="2024-04-14T09:31:00Z">
        <w:r w:rsidR="00CC2398" w:rsidRPr="00450283">
          <w:rPr>
            <w:rFonts w:ascii="Times New Roman" w:hAnsi="Times New Roman" w:cs="Times New Roman"/>
          </w:rPr>
          <w:t>is</w:t>
        </w:r>
      </w:ins>
      <w:del w:id="343" w:author="Kendra Dickinson" w:date="2024-04-14T09:31:00Z">
        <w:r w:rsidR="00621A22" w:rsidRPr="00450283" w:rsidDel="00CC2398">
          <w:rPr>
            <w:rFonts w:ascii="Times New Roman" w:hAnsi="Times New Roman" w:cs="Times New Roman"/>
          </w:rPr>
          <w:delText>are</w:delText>
        </w:r>
      </w:del>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8536D1">
      <w:pPr>
        <w:spacing w:before="240" w:line="480" w:lineRule="auto"/>
        <w:jc w:val="both"/>
        <w:rPr>
          <w:rFonts w:ascii="Times New Roman" w:hAnsi="Times New Roman" w:cs="Times New Roman"/>
          <w:b/>
          <w:bCs/>
        </w:rPr>
        <w:pPrChange w:id="344"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05E16248"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w:t>
      </w:r>
      <w:del w:id="345" w:author="Kendra Dickinson" w:date="2024-04-14T09:31:00Z">
        <w:r w:rsidRPr="00450283" w:rsidDel="00CC2398">
          <w:rPr>
            <w:rFonts w:ascii="Times New Roman" w:hAnsi="Times New Roman" w:cs="Times New Roman"/>
          </w:rPr>
          <w:delText xml:space="preserve">were the ones who </w:delText>
        </w:r>
      </w:del>
      <w:r w:rsidRPr="00450283">
        <w:rPr>
          <w:rFonts w:ascii="Times New Roman" w:hAnsi="Times New Roman" w:cs="Times New Roman"/>
        </w:rPr>
        <w:t xml:space="preserve">showed the greatest degree of disagreement with the statement, even greater than </w:t>
      </w:r>
      <w:del w:id="346" w:author="Kendra Dickinson" w:date="2024-04-14T09:31:00Z">
        <w:r w:rsidRPr="00450283" w:rsidDel="00CC2398">
          <w:rPr>
            <w:rFonts w:ascii="Times New Roman" w:hAnsi="Times New Roman" w:cs="Times New Roman"/>
          </w:rPr>
          <w:delText xml:space="preserve">that indicated by </w:delText>
        </w:r>
      </w:del>
      <w:r w:rsidRPr="00450283">
        <w:rPr>
          <w:rFonts w:ascii="Times New Roman" w:hAnsi="Times New Roman" w:cs="Times New Roman"/>
        </w:rPr>
        <w:t>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Pr="00450283">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ins w:id="347" w:author="Kendra Dickinson" w:date="2024-04-14T09:32:00Z">
        <w:r w:rsidR="008D2EDB" w:rsidRPr="00450283">
          <w:rPr>
            <w:rFonts w:ascii="Times New Roman" w:hAnsi="Times New Roman" w:cs="Times New Roman"/>
          </w:rPr>
          <w:t xml:space="preserve">as illustrated by the generally lower </w:t>
        </w:r>
        <w:r w:rsidR="008D2EDB" w:rsidRPr="00450283">
          <w:rPr>
            <w:rFonts w:ascii="Times New Roman" w:hAnsi="Times New Roman" w:cs="Times New Roman"/>
          </w:rPr>
          <w:lastRenderedPageBreak/>
          <w:t xml:space="preserve">mean levels of agreement with this statement compared to other statements about Catalan, </w:t>
        </w:r>
      </w:ins>
      <w:r w:rsidRPr="00450283">
        <w:rPr>
          <w:rFonts w:ascii="Times New Roman" w:hAnsi="Times New Roman" w:cs="Times New Roman"/>
        </w:rPr>
        <w:t>especially among those who define themselves as center-left. It is clear, however,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450283">
      <w:pPr>
        <w:spacing w:after="240" w:line="480" w:lineRule="auto"/>
        <w:jc w:val="center"/>
        <w:rPr>
          <w:rFonts w:ascii="Times New Roman" w:hAnsi="Times New Roman" w:cs="Times New Roman"/>
        </w:rPr>
        <w:pPrChange w:id="348" w:author="Alejandro Andreas Jaume Losa" w:date="2024-04-16T11:45:00Z">
          <w:pPr>
            <w:spacing w:line="480" w:lineRule="auto"/>
            <w:jc w:val="center"/>
          </w:pPr>
        </w:pPrChange>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65AB07AD" w:rsidR="00882DA8" w:rsidRPr="00450283" w:rsidRDefault="00882DA8" w:rsidP="00882DA8">
      <w:pPr>
        <w:spacing w:line="480" w:lineRule="auto"/>
        <w:ind w:firstLine="720"/>
        <w:jc w:val="both"/>
        <w:rPr>
          <w:rFonts w:ascii="Times New Roman" w:hAnsi="Times New Roman" w:cs="Times New Roman"/>
        </w:rPr>
      </w:pPr>
      <w:del w:id="349" w:author="Kendra Dickinson" w:date="2024-04-14T09:33:00Z">
        <w:r w:rsidRPr="00450283" w:rsidDel="005A139D">
          <w:rPr>
            <w:rFonts w:ascii="Times New Roman" w:hAnsi="Times New Roman" w:cs="Times New Roman"/>
          </w:rPr>
          <w:delText>Participant responses to the</w:delText>
        </w:r>
      </w:del>
      <w:ins w:id="350" w:author="Kendra Dickinson" w:date="2024-04-14T09:33:00Z">
        <w:r w:rsidR="005A139D" w:rsidRPr="00450283">
          <w:rPr>
            <w:rFonts w:ascii="Times New Roman" w:hAnsi="Times New Roman" w:cs="Times New Roman"/>
          </w:rPr>
          <w:t>Analysis of responses to the</w:t>
        </w:r>
      </w:ins>
      <w:r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Pr="00450283">
        <w:rPr>
          <w:rFonts w:ascii="Times New Roman" w:hAnsi="Times New Roman" w:cs="Times New Roman"/>
        </w:rPr>
        <w:t>differences</w:t>
      </w:r>
      <w:ins w:id="351" w:author="Alejandro Andreas Jaume Losa" w:date="2024-04-16T11:45:00Z">
        <w:r w:rsidR="00450283">
          <w:rPr>
            <w:rFonts w:ascii="Times New Roman" w:hAnsi="Times New Roman" w:cs="Times New Roman"/>
          </w:rPr>
          <w:t xml:space="preserve"> </w:t>
        </w:r>
      </w:ins>
      <w:del w:id="352" w:author="Kendra Dickinson" w:date="2024-04-14T09:34:00Z">
        <w:r w:rsidRPr="00450283" w:rsidDel="005A139D">
          <w:rPr>
            <w:rFonts w:ascii="Times New Roman" w:hAnsi="Times New Roman" w:cs="Times New Roman"/>
          </w:rPr>
          <w:delText xml:space="preserve">. Analysis of both statements </w:delText>
        </w:r>
      </w:del>
      <w:r w:rsidRPr="00450283">
        <w:rPr>
          <w:rFonts w:ascii="Times New Roman" w:hAnsi="Times New Roman" w:cs="Times New Roman"/>
        </w:rPr>
        <w:t>revealed statistically significant differences in responses with regard to political orientation</w:t>
      </w:r>
      <w:ins w:id="353" w:author="Kendra Dickinson" w:date="2024-04-14T09:34:00Z">
        <w:r w:rsidR="005A139D" w:rsidRPr="00450283">
          <w:rPr>
            <w:rFonts w:ascii="Times New Roman" w:hAnsi="Times New Roman" w:cs="Times New Roman"/>
          </w:rPr>
          <w:t xml:space="preserve"> in both cases</w:t>
        </w:r>
      </w:ins>
      <w:del w:id="354" w:author="Kendra Dickinson" w:date="2024-04-14T09:34:00Z">
        <w:r w:rsidRPr="00450283" w:rsidDel="005A139D">
          <w:rPr>
            <w:rFonts w:ascii="Times New Roman" w:hAnsi="Times New Roman" w:cs="Times New Roman"/>
          </w:rPr>
          <w:delText>.</w:delText>
        </w:r>
      </w:del>
      <w:r w:rsidRPr="00450283">
        <w:rPr>
          <w:rFonts w:ascii="Times New Roman" w:hAnsi="Times New Roman" w:cs="Times New Roman"/>
        </w:rPr>
        <w:t xml:space="preserve"> When presented with the statement ‘Catalan is as important as English’, participants with a more progressive political orientation (far-left and left) indicated a greater level of agreement with this statement, compared </w:t>
      </w:r>
      <w:r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Pr="00450283">
        <w:rPr>
          <w:rFonts w:ascii="Times New Roman" w:hAnsi="Times New Roman" w:cs="Times New Roman"/>
        </w:rPr>
        <w:t>.</w:t>
      </w:r>
    </w:p>
    <w:p w14:paraId="3385052B" w14:textId="12C0FC5C" w:rsidR="00882DA8" w:rsidRPr="00450283" w:rsidRDefault="00882DA8" w:rsidP="008536D1">
      <w:pPr>
        <w:spacing w:before="240" w:line="480" w:lineRule="auto"/>
        <w:jc w:val="both"/>
        <w:rPr>
          <w:rFonts w:ascii="Times New Roman" w:hAnsi="Times New Roman" w:cs="Times New Roman"/>
          <w:b/>
          <w:bCs/>
        </w:rPr>
        <w:pPrChange w:id="355"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26E6822D"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 in particular</w:t>
      </w:r>
      <w:r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Pr="00450283">
        <w:rPr>
          <w:rFonts w:ascii="Times New Roman" w:hAnsi="Times New Roman" w:cs="Times New Roman"/>
        </w:rPr>
        <w:t xml:space="preserve">positive attitudes toward Catalan, to the point of putting it </w:t>
      </w:r>
      <w:r w:rsidR="000C64D9" w:rsidRPr="00450283">
        <w:rPr>
          <w:rFonts w:ascii="Times New Roman" w:hAnsi="Times New Roman" w:cs="Times New Roman"/>
        </w:rPr>
        <w:t>at a similar</w:t>
      </w:r>
      <w:r w:rsidRPr="00450283">
        <w:rPr>
          <w:rFonts w:ascii="Times New Roman" w:hAnsi="Times New Roman" w:cs="Times New Roman"/>
        </w:rPr>
        <w:t xml:space="preserve"> level </w:t>
      </w:r>
      <w:r w:rsidR="000C64D9" w:rsidRPr="00450283">
        <w:rPr>
          <w:rFonts w:ascii="Times New Roman" w:hAnsi="Times New Roman" w:cs="Times New Roman"/>
        </w:rPr>
        <w:t xml:space="preserve">of importance </w:t>
      </w:r>
      <w:r w:rsidRPr="00450283">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450283">
      <w:pPr>
        <w:spacing w:after="240" w:line="480" w:lineRule="auto"/>
        <w:jc w:val="center"/>
        <w:rPr>
          <w:rFonts w:ascii="Times New Roman" w:hAnsi="Times New Roman" w:cs="Times New Roman"/>
        </w:rPr>
        <w:pPrChange w:id="356" w:author="Alejandro Andreas Jaume Losa" w:date="2024-04-16T11:45:00Z">
          <w:pPr>
            <w:spacing w:line="480" w:lineRule="auto"/>
            <w:jc w:val="center"/>
          </w:pPr>
        </w:pPrChange>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51663A8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results were found when participants were presented with the statement ‘Spanish is as important as English’. Interestingly, participants of all political orientation, </w:t>
      </w:r>
      <w:r w:rsidR="000C64D9" w:rsidRPr="00450283">
        <w:rPr>
          <w:rFonts w:ascii="Times New Roman" w:hAnsi="Times New Roman" w:cs="Times New Roman"/>
        </w:rPr>
        <w:t xml:space="preserve">except for </w:t>
      </w:r>
      <w:r w:rsidRPr="00450283">
        <w:rPr>
          <w:rFonts w:ascii="Times New Roman" w:hAnsi="Times New Roman" w:cs="Times New Roman"/>
        </w:rPr>
        <w:t xml:space="preserve"> 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8536D1">
      <w:pPr>
        <w:spacing w:before="240" w:line="480" w:lineRule="auto"/>
        <w:jc w:val="both"/>
        <w:rPr>
          <w:rFonts w:ascii="Times New Roman" w:hAnsi="Times New Roman" w:cs="Times New Roman"/>
        </w:rPr>
        <w:pPrChange w:id="357"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26B6D36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w:t>
      </w:r>
      <w:commentRangeStart w:id="358"/>
      <w:r w:rsidRPr="00450283">
        <w:rPr>
          <w:rFonts w:ascii="Times New Roman" w:hAnsi="Times New Roman" w:cs="Times New Roman"/>
        </w:rPr>
        <w:t>or</w:t>
      </w:r>
      <w:commentRangeEnd w:id="358"/>
      <w:r w:rsidR="00B66F4C" w:rsidRPr="00450283">
        <w:rPr>
          <w:rStyle w:val="CommentReference"/>
          <w:rFonts w:ascii="Times New Roman" w:eastAsia="Times New Roman" w:hAnsi="Times New Roman" w:cs="Times New Roman"/>
          <w:kern w:val="0"/>
          <w:sz w:val="24"/>
          <w:szCs w:val="24"/>
          <w14:ligatures w14:val="none"/>
          <w:rPrChange w:id="359" w:author="Alejandro Andreas Jaume Losa" w:date="2024-04-16T11:37:00Z">
            <w:rPr>
              <w:rStyle w:val="CommentReference"/>
              <w:rFonts w:ascii="Times New Roman" w:eastAsia="Times New Roman" w:hAnsi="Times New Roman" w:cs="Times New Roman"/>
              <w:kern w:val="0"/>
              <w14:ligatures w14:val="none"/>
            </w:rPr>
          </w:rPrChange>
        </w:rPr>
        <w:commentReference w:id="358"/>
      </w:r>
      <w:r w:rsidRPr="00450283">
        <w:rPr>
          <w:rFonts w:ascii="Times New Roman" w:hAnsi="Times New Roman" w:cs="Times New Roman"/>
        </w:rPr>
        <w:t xml:space="preserve">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450283">
      <w:pPr>
        <w:spacing w:after="240" w:line="480" w:lineRule="auto"/>
        <w:jc w:val="center"/>
        <w:rPr>
          <w:rFonts w:ascii="Times New Roman" w:hAnsi="Times New Roman" w:cs="Times New Roman"/>
        </w:rPr>
        <w:pPrChange w:id="360" w:author="Alejandro Andreas Jaume Losa" w:date="2024-04-16T11:45:00Z">
          <w:pPr>
            <w:spacing w:line="480" w:lineRule="auto"/>
            <w:jc w:val="center"/>
          </w:pPr>
        </w:pPrChange>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136DF71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450283">
        <w:rPr>
          <w:rFonts w:ascii="Times New Roman" w:hAnsi="Times New Roman" w:cs="Times New Roman"/>
        </w:rPr>
        <w:lastRenderedPageBreak/>
        <w:t>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w:t>
      </w:r>
      <w:del w:id="361" w:author="Kendra Dickinson" w:date="2024-04-14T09:36:00Z">
        <w:r w:rsidRPr="00450283" w:rsidDel="00B66F4C">
          <w:rPr>
            <w:rFonts w:ascii="Times New Roman" w:hAnsi="Times New Roman" w:cs="Times New Roman"/>
          </w:rPr>
          <w:delText xml:space="preserve"> with it</w:delText>
        </w:r>
      </w:del>
      <w:r w:rsidRPr="00450283">
        <w:rPr>
          <w:rFonts w:ascii="Times New Roman" w:hAnsi="Times New Roman" w:cs="Times New Roman"/>
        </w:rPr>
        <w:t xml:space="preserve">,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8536D1">
      <w:pPr>
        <w:spacing w:before="240" w:line="480" w:lineRule="auto"/>
        <w:jc w:val="both"/>
        <w:rPr>
          <w:rFonts w:ascii="Times New Roman" w:hAnsi="Times New Roman" w:cs="Times New Roman"/>
        </w:rPr>
        <w:pPrChange w:id="362"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1557EC8C" w:rsidR="00882DA8" w:rsidRPr="00450283" w:rsidRDefault="00882DA8" w:rsidP="00F51C79">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w:t>
      </w:r>
      <w:r w:rsidR="00F51C79" w:rsidRPr="00450283">
        <w:rPr>
          <w:rFonts w:ascii="Times New Roman" w:hAnsi="Times New Roman" w:cs="Times New Roman"/>
        </w:rPr>
        <w:t xml:space="preserve">. These results align to previously mentioned trend of centrists’ alignment with conservative attitudes. </w:t>
      </w:r>
      <w:r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450283">
        <w:rPr>
          <w:rFonts w:ascii="Times New Roman" w:hAnsi="Times New Roman" w:cs="Times New Roman"/>
        </w:rPr>
        <w:lastRenderedPageBreak/>
        <w:t>revealed greater consensus around this statement among participants self-identified as far-left-wing, as shown by the much wider range of responses</w:t>
      </w:r>
      <w:r w:rsidR="00B00901" w:rsidRPr="00450283">
        <w:rPr>
          <w:rFonts w:ascii="Times New Roman" w:hAnsi="Times New Roman" w:cs="Times New Roman"/>
        </w:rPr>
        <w:t xml:space="preserve"> among conservatives</w:t>
      </w:r>
      <w:r w:rsidRPr="00450283">
        <w:rPr>
          <w:rFonts w:ascii="Times New Roman" w:hAnsi="Times New Roman" w:cs="Times New Roman"/>
        </w:rPr>
        <w:t xml:space="preserve"> in Figure </w:t>
      </w:r>
      <w:r w:rsidR="007A177F" w:rsidRPr="00450283">
        <w:rPr>
          <w:rFonts w:ascii="Times New Roman" w:hAnsi="Times New Roman" w:cs="Times New Roman"/>
        </w:rPr>
        <w:t>19</w:t>
      </w:r>
      <w:r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450283">
      <w:pPr>
        <w:spacing w:after="240" w:line="480" w:lineRule="auto"/>
        <w:jc w:val="center"/>
        <w:rPr>
          <w:rFonts w:ascii="Times New Roman" w:hAnsi="Times New Roman" w:cs="Times New Roman"/>
        </w:rPr>
        <w:pPrChange w:id="363" w:author="Alejandro Andreas Jaume Losa" w:date="2024-04-16T11:46:00Z">
          <w:pPr>
            <w:spacing w:line="480" w:lineRule="auto"/>
            <w:jc w:val="center"/>
          </w:pPr>
        </w:pPrChange>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pPr>
        <w:spacing w:line="480" w:lineRule="auto"/>
        <w:jc w:val="both"/>
        <w:rPr>
          <w:rFonts w:ascii="Times New Roman" w:hAnsi="Times New Roman" w:cs="Times New Roman"/>
          <w:i/>
          <w:iCs/>
        </w:rPr>
        <w:pPrChange w:id="364" w:author="Kendra Dickinson" w:date="2024-04-14T09:55:00Z">
          <w:pPr>
            <w:spacing w:line="480" w:lineRule="auto"/>
            <w:ind w:firstLine="720"/>
            <w:jc w:val="both"/>
          </w:pPr>
        </w:pPrChange>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065C273D"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language policy and integration. </w:t>
      </w:r>
      <w:del w:id="365" w:author="Kendra Dickinson [2]" w:date="2024-04-14T06:59:00Z">
        <w:r w:rsidRPr="00450283" w:rsidDel="00CC705A">
          <w:rPr>
            <w:rFonts w:ascii="Times New Roman" w:hAnsi="Times New Roman" w:cs="Times New Roman"/>
          </w:rPr>
          <w:delText xml:space="preserve">These statements are shown in </w:delText>
        </w:r>
        <w:r w:rsidR="00F51C79"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8536D1">
      <w:pPr>
        <w:spacing w:before="240" w:line="480" w:lineRule="auto"/>
        <w:jc w:val="both"/>
        <w:rPr>
          <w:rFonts w:ascii="Times New Roman" w:hAnsi="Times New Roman" w:cs="Times New Roman"/>
        </w:rPr>
        <w:pPrChange w:id="366"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450283">
      <w:pPr>
        <w:spacing w:after="240" w:line="480" w:lineRule="auto"/>
        <w:jc w:val="center"/>
        <w:rPr>
          <w:rFonts w:ascii="Times New Roman" w:hAnsi="Times New Roman" w:cs="Times New Roman"/>
        </w:rPr>
        <w:pPrChange w:id="367" w:author="Alejandro Andreas Jaume Losa" w:date="2024-04-16T11:46:00Z">
          <w:pPr>
            <w:spacing w:line="480" w:lineRule="auto"/>
            <w:jc w:val="center"/>
          </w:pPr>
        </w:pPrChange>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8536D1">
      <w:pPr>
        <w:spacing w:before="240" w:line="480" w:lineRule="auto"/>
        <w:jc w:val="both"/>
        <w:rPr>
          <w:rFonts w:ascii="Times New Roman" w:hAnsi="Times New Roman" w:cs="Times New Roman"/>
        </w:rPr>
        <w:pPrChange w:id="368" w:author="Alejandro Andreas Jaume Losa" w:date="2024-04-16T11:53: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ins w:id="369" w:author="Alejandro Andreas Jaume Losa" w:date="2024-04-16T11:46:00Z"/>
          <w:rFonts w:ascii="Times New Roman" w:hAnsi="Times New Roman" w:cs="Times New Roman"/>
        </w:rPr>
      </w:pPr>
      <w:r w:rsidRPr="00450283">
        <w:rPr>
          <w:rFonts w:ascii="Times New Roman" w:hAnsi="Times New Roman" w:cs="Times New Roman"/>
        </w:rPr>
        <w:tab/>
      </w:r>
    </w:p>
    <w:p w14:paraId="0D2BDBAA" w14:textId="1D6C2B42" w:rsidR="00882DA8" w:rsidRPr="00450283" w:rsidRDefault="00882DA8" w:rsidP="00450283">
      <w:pPr>
        <w:spacing w:line="480" w:lineRule="auto"/>
        <w:ind w:firstLine="720"/>
        <w:jc w:val="both"/>
        <w:rPr>
          <w:rFonts w:ascii="Times New Roman" w:hAnsi="Times New Roman" w:cs="Times New Roman"/>
        </w:rPr>
        <w:pPrChange w:id="370" w:author="Alejandro Andreas Jaume Losa" w:date="2024-04-16T11:46:00Z">
          <w:pPr>
            <w:spacing w:line="480" w:lineRule="auto"/>
            <w:jc w:val="both"/>
          </w:pPr>
        </w:pPrChange>
      </w:pPr>
      <w:r w:rsidRPr="00450283">
        <w:rPr>
          <w:rFonts w:ascii="Times New Roman" w:hAnsi="Times New Roman" w:cs="Times New Roman"/>
        </w:rPr>
        <w:t>Similar to what has been observed with other statements, the responses from those who identified themselves ideologically as center-left</w:t>
      </w:r>
      <w:r w:rsidR="00403817" w:rsidRPr="00450283">
        <w:rPr>
          <w:rFonts w:ascii="Times New Roman" w:hAnsi="Times New Roman" w:cs="Times New Roman"/>
        </w:rPr>
        <w:t xml:space="preserve"> were </w:t>
      </w:r>
      <w:commentRangeStart w:id="371"/>
      <w:del w:id="372" w:author="Kendra Dickinson" w:date="2024-04-14T09:56:00Z">
        <w:r w:rsidR="00403817" w:rsidRPr="00450283" w:rsidDel="00340123">
          <w:rPr>
            <w:rFonts w:ascii="Times New Roman" w:hAnsi="Times New Roman" w:cs="Times New Roman"/>
          </w:rPr>
          <w:delText>significantly</w:delText>
        </w:r>
      </w:del>
      <w:commentRangeEnd w:id="371"/>
      <w:r w:rsidR="00340123" w:rsidRPr="00450283">
        <w:rPr>
          <w:rStyle w:val="CommentReference"/>
          <w:rFonts w:ascii="Times New Roman" w:eastAsia="Times New Roman" w:hAnsi="Times New Roman" w:cs="Times New Roman"/>
          <w:kern w:val="0"/>
          <w:sz w:val="24"/>
          <w:szCs w:val="24"/>
          <w14:ligatures w14:val="none"/>
          <w:rPrChange w:id="373" w:author="Alejandro Andreas Jaume Losa" w:date="2024-04-16T11:37:00Z">
            <w:rPr>
              <w:rStyle w:val="CommentReference"/>
              <w:rFonts w:ascii="Times New Roman" w:eastAsia="Times New Roman" w:hAnsi="Times New Roman" w:cs="Times New Roman"/>
              <w:kern w:val="0"/>
              <w14:ligatures w14:val="none"/>
            </w:rPr>
          </w:rPrChange>
        </w:rPr>
        <w:commentReference w:id="371"/>
      </w:r>
      <w:r w:rsidR="00403817" w:rsidRPr="00450283">
        <w:rPr>
          <w:rFonts w:ascii="Times New Roman" w:hAnsi="Times New Roman" w:cs="Times New Roman"/>
        </w:rPr>
        <w:t xml:space="preserve"> different than that of the other two left positions. </w:t>
      </w:r>
      <w:r w:rsidRPr="00450283">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450283">
      <w:pPr>
        <w:spacing w:after="240" w:line="480" w:lineRule="auto"/>
        <w:jc w:val="center"/>
        <w:rPr>
          <w:rFonts w:ascii="Times New Roman" w:hAnsi="Times New Roman" w:cs="Times New Roman"/>
        </w:rPr>
        <w:pPrChange w:id="374" w:author="Alejandro Andreas Jaume Losa" w:date="2024-04-16T11:46:00Z">
          <w:pPr>
            <w:spacing w:line="480" w:lineRule="auto"/>
            <w:jc w:val="center"/>
          </w:pPr>
        </w:pPrChange>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1472885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ins w:id="375" w:author="Kendra Dickinson" w:date="2024-04-14T09:57:00Z">
        <w:r w:rsidR="00340123" w:rsidRPr="00450283">
          <w:rPr>
            <w:rFonts w:ascii="Times New Roman" w:hAnsi="Times New Roman" w:cs="Times New Roman"/>
          </w:rPr>
          <w:t>is</w:t>
        </w:r>
      </w:ins>
      <w:ins w:id="376" w:author="Alejandro Andreas Jaume Losa" w:date="2024-04-16T12:13:00Z">
        <w:r w:rsidR="004F7E6E">
          <w:rPr>
            <w:rFonts w:ascii="Times New Roman" w:hAnsi="Times New Roman" w:cs="Times New Roman"/>
          </w:rPr>
          <w:t xml:space="preserve"> </w:t>
        </w:r>
      </w:ins>
      <w:del w:id="377" w:author="Kendra Dickinson" w:date="2024-04-14T09:57:00Z">
        <w:r w:rsidR="009B28A1" w:rsidRPr="00450283" w:rsidDel="00340123">
          <w:rPr>
            <w:rFonts w:ascii="Times New Roman" w:hAnsi="Times New Roman" w:cs="Times New Roman"/>
          </w:rPr>
          <w:delText xml:space="preserve">ese </w:delText>
        </w:r>
      </w:del>
      <w:r w:rsidR="009B28A1" w:rsidRPr="00450283">
        <w:rPr>
          <w:rFonts w:ascii="Times New Roman" w:hAnsi="Times New Roman" w:cs="Times New Roman"/>
        </w:rPr>
        <w:t>particular attitude</w:t>
      </w:r>
      <w:del w:id="378" w:author="Kendra Dickinson" w:date="2024-04-14T09:57:00Z">
        <w:r w:rsidR="009B28A1" w:rsidRPr="00450283" w:rsidDel="00340123">
          <w:rPr>
            <w:rFonts w:ascii="Times New Roman" w:hAnsi="Times New Roman" w:cs="Times New Roman"/>
          </w:rPr>
          <w:delText>s</w:delText>
        </w:r>
      </w:del>
      <w:r w:rsidR="009B28A1" w:rsidRPr="00450283">
        <w:rPr>
          <w:rFonts w:ascii="Times New Roman" w:hAnsi="Times New Roman" w:cs="Times New Roman"/>
        </w:rPr>
        <w:t xml:space="preserve"> </w:t>
      </w:r>
      <w:del w:id="379" w:author="Kendra Dickinson" w:date="2024-04-14T09:57:00Z">
        <w:r w:rsidR="009B28A1" w:rsidRPr="00450283" w:rsidDel="00340123">
          <w:rPr>
            <w:rFonts w:ascii="Times New Roman" w:hAnsi="Times New Roman" w:cs="Times New Roman"/>
          </w:rPr>
          <w:delText xml:space="preserve">are </w:delText>
        </w:r>
      </w:del>
      <w:ins w:id="380" w:author="Kendra Dickinson" w:date="2024-04-14T09:57:00Z">
        <w:r w:rsidR="00340123" w:rsidRPr="00450283">
          <w:rPr>
            <w:rFonts w:ascii="Times New Roman" w:hAnsi="Times New Roman" w:cs="Times New Roman"/>
          </w:rPr>
          <w:t xml:space="preserve">is </w:t>
        </w:r>
      </w:ins>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8536D1">
      <w:pPr>
        <w:spacing w:before="240" w:line="480" w:lineRule="auto"/>
        <w:jc w:val="both"/>
        <w:rPr>
          <w:rFonts w:ascii="Times New Roman" w:hAnsi="Times New Roman" w:cs="Times New Roman"/>
        </w:rPr>
        <w:pPrChange w:id="381" w:author="Alejandro Andreas Jaume Losa" w:date="2024-04-16T11:53:00Z">
          <w:pPr>
            <w:spacing w:line="480" w:lineRule="auto"/>
            <w:jc w:val="both"/>
          </w:pPr>
        </w:pPrChange>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436720F2"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w:t>
      </w:r>
      <w:r w:rsidR="00882DA8" w:rsidRPr="00450283">
        <w:rPr>
          <w:rFonts w:ascii="Times New Roman" w:hAnsi="Times New Roman" w:cs="Times New Roman"/>
        </w:rPr>
        <w:lastRenderedPageBreak/>
        <w:t>of neutrality in terms of language attitudes as political orientation moves toward the center. In this case, it is possible that all political orientations are prioritizing the quality medical treatment and not the language used by the healthcare staff.</w:t>
      </w:r>
      <w:r w:rsidRPr="00450283">
        <w:rPr>
          <w:rFonts w:ascii="Times New Roman" w:hAnsi="Times New Roman" w:cs="Times New Roman"/>
        </w:rPr>
        <w:t xml:space="preserve"> </w:t>
      </w:r>
      <w:r w:rsidR="00882DA8" w:rsidRPr="00450283">
        <w:rPr>
          <w:rFonts w:ascii="Times New Roman" w:hAnsi="Times New Roman" w:cs="Times New Roman"/>
        </w:rPr>
        <w:t xml:space="preserve">Additionally, the analysis 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450283">
      <w:pPr>
        <w:spacing w:after="240" w:line="480" w:lineRule="auto"/>
        <w:jc w:val="center"/>
        <w:rPr>
          <w:rFonts w:ascii="Times New Roman" w:hAnsi="Times New Roman" w:cs="Times New Roman"/>
        </w:rPr>
        <w:pPrChange w:id="382" w:author="Alejandro Andreas Jaume Losa" w:date="2024-04-16T11:46:00Z">
          <w:pPr>
            <w:spacing w:line="480" w:lineRule="auto"/>
            <w:jc w:val="center"/>
          </w:pPr>
        </w:pPrChange>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336A6483" w:rsidR="00882DA8" w:rsidRDefault="00882DA8" w:rsidP="00E428C1">
      <w:pPr>
        <w:spacing w:line="480" w:lineRule="auto"/>
        <w:ind w:firstLine="720"/>
        <w:jc w:val="both"/>
        <w:rPr>
          <w:ins w:id="383" w:author="Alejandro Andreas Jaume Losa" w:date="2024-04-16T12:16:00Z"/>
          <w:rFonts w:ascii="Times New Roman" w:hAnsi="Times New Roman" w:cs="Times New Roman"/>
        </w:rPr>
      </w:pPr>
      <w:r w:rsidRPr="00450283">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w:t>
      </w:r>
      <w:ins w:id="384" w:author="Kendra Dickinson" w:date="2024-04-14T10:01:00Z">
        <w:r w:rsidR="009D63B8" w:rsidRPr="00450283">
          <w:rPr>
            <w:rFonts w:ascii="Times New Roman" w:hAnsi="Times New Roman" w:cs="Times New Roman"/>
          </w:rPr>
          <w:t xml:space="preserve"> belief</w:t>
        </w:r>
      </w:ins>
      <w:ins w:id="385" w:author="Alejandro Andreas Jaume Losa" w:date="2024-04-16T12:13:00Z">
        <w:r w:rsidR="004F7E6E">
          <w:rPr>
            <w:rFonts w:ascii="Times New Roman" w:hAnsi="Times New Roman" w:cs="Times New Roman"/>
          </w:rPr>
          <w:t xml:space="preserve"> </w:t>
        </w:r>
      </w:ins>
      <w:del w:id="386" w:author="Kendra Dickinson" w:date="2024-04-14T10:01:00Z">
        <w:r w:rsidRPr="00450283" w:rsidDel="009D63B8">
          <w:rPr>
            <w:rFonts w:ascii="Times New Roman" w:hAnsi="Times New Roman" w:cs="Times New Roman"/>
          </w:rPr>
          <w:delText xml:space="preserve">ized consensus around the idea </w:delText>
        </w:r>
      </w:del>
      <w:r w:rsidRPr="00450283">
        <w:rPr>
          <w:rFonts w:ascii="Times New Roman" w:hAnsi="Times New Roman" w:cs="Times New Roman"/>
        </w:rPr>
        <w:t>that</w:t>
      </w:r>
      <w:r w:rsidR="002427B2" w:rsidRPr="00450283">
        <w:rPr>
          <w:rFonts w:ascii="Times New Roman" w:hAnsi="Times New Roman" w:cs="Times New Roman"/>
        </w:rPr>
        <w:t>, even for foreigners,</w:t>
      </w:r>
      <w:r w:rsidRPr="00450283">
        <w:rPr>
          <w:rFonts w:ascii="Times New Roman" w:hAnsi="Times New Roman" w:cs="Times New Roman"/>
        </w:rPr>
        <w:t xml:space="preserve"> Catalan is </w:t>
      </w:r>
      <w:r w:rsidR="002427B2" w:rsidRPr="00450283">
        <w:rPr>
          <w:rFonts w:ascii="Times New Roman" w:hAnsi="Times New Roman" w:cs="Times New Roman"/>
        </w:rPr>
        <w:t>important</w:t>
      </w:r>
      <w:r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4F7E6E">
      <w:pPr>
        <w:spacing w:line="480" w:lineRule="auto"/>
        <w:jc w:val="center"/>
        <w:rPr>
          <w:ins w:id="387" w:author="Alejandro Andreas Jaume Losa" w:date="2024-04-16T12:15:00Z"/>
          <w:rFonts w:ascii="Times New Roman" w:hAnsi="Times New Roman" w:cs="Times New Roman"/>
        </w:rPr>
        <w:pPrChange w:id="388" w:author="Alejandro Andreas Jaume Losa" w:date="2024-04-16T12:18:00Z">
          <w:pPr>
            <w:spacing w:line="480" w:lineRule="auto"/>
            <w:ind w:firstLine="720"/>
            <w:jc w:val="both"/>
          </w:pPr>
        </w:pPrChange>
      </w:pPr>
      <w:ins w:id="389" w:author="Alejandro Andreas Jaume Losa" w:date="2024-04-16T12:17:00Z">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ins>
    </w:p>
    <w:p w14:paraId="38E0B5D2" w14:textId="13C21505" w:rsidR="004F7E6E" w:rsidRPr="00450283" w:rsidDel="004F7E6E" w:rsidRDefault="004F7E6E" w:rsidP="004F7E6E">
      <w:pPr>
        <w:spacing w:line="480" w:lineRule="auto"/>
        <w:jc w:val="both"/>
        <w:rPr>
          <w:del w:id="390" w:author="Alejandro Andreas Jaume Losa" w:date="2024-04-16T12:16:00Z"/>
          <w:rFonts w:ascii="Times New Roman" w:hAnsi="Times New Roman" w:cs="Times New Roman"/>
        </w:rPr>
        <w:pPrChange w:id="391" w:author="Alejandro Andreas Jaume Losa" w:date="2024-04-16T12:15:00Z">
          <w:pPr>
            <w:spacing w:line="480" w:lineRule="auto"/>
            <w:ind w:firstLine="720"/>
            <w:jc w:val="both"/>
          </w:pPr>
        </w:pPrChange>
      </w:pPr>
    </w:p>
    <w:p w14:paraId="731A2762" w14:textId="17AD138C" w:rsidR="007A177F" w:rsidRPr="00450283" w:rsidDel="004F7E6E" w:rsidRDefault="00882DA8" w:rsidP="004F7E6E">
      <w:pPr>
        <w:spacing w:line="480" w:lineRule="auto"/>
        <w:rPr>
          <w:del w:id="392" w:author="Alejandro Andreas Jaume Losa" w:date="2024-04-16T12:16:00Z"/>
          <w:rFonts w:ascii="Times New Roman" w:hAnsi="Times New Roman" w:cs="Times New Roman"/>
          <w:b/>
          <w:bCs/>
        </w:rPr>
        <w:pPrChange w:id="393" w:author="Alejandro Andreas Jaume Losa" w:date="2024-04-16T12:16:00Z">
          <w:pPr>
            <w:spacing w:line="480" w:lineRule="auto"/>
            <w:ind w:firstLine="720"/>
            <w:jc w:val="both"/>
          </w:pPr>
        </w:pPrChange>
      </w:pPr>
      <w:del w:id="394" w:author="Alejandro Andreas Jaume Losa" w:date="2024-04-16T12:16:00Z">
        <w:r w:rsidRPr="00450283" w:rsidDel="004F7E6E">
          <w:rPr>
            <w:rFonts w:ascii="Times New Roman" w:hAnsi="Times New Roman" w:cs="Times New Roman"/>
            <w:noProof/>
          </w:rPr>
          <w:drawing>
            <wp:inline distT="0" distB="0" distL="0" distR="0" wp14:anchorId="1E9EEA84" wp14:editId="1DAF21DB">
              <wp:extent cx="3714750" cy="2345134"/>
              <wp:effectExtent l="0" t="0" r="0" b="4445"/>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5399" cy="2364483"/>
                      </a:xfrm>
                      <a:prstGeom prst="rect">
                        <a:avLst/>
                      </a:prstGeom>
                    </pic:spPr>
                  </pic:pic>
                </a:graphicData>
              </a:graphic>
            </wp:inline>
          </w:drawing>
        </w:r>
      </w:del>
    </w:p>
    <w:p w14:paraId="31B6EC0C" w14:textId="5B10A6EF" w:rsidR="009F4FE8" w:rsidRPr="00450283" w:rsidRDefault="009F4FE8" w:rsidP="00450283">
      <w:pPr>
        <w:spacing w:after="240" w:line="480" w:lineRule="auto"/>
        <w:jc w:val="center"/>
        <w:rPr>
          <w:rFonts w:ascii="Times New Roman" w:hAnsi="Times New Roman" w:cs="Times New Roman"/>
        </w:rPr>
        <w:pPrChange w:id="395" w:author="Alejandro Andreas Jaume Losa" w:date="2024-04-16T11:46:00Z">
          <w:pPr>
            <w:spacing w:line="480" w:lineRule="auto"/>
            <w:jc w:val="center"/>
          </w:pPr>
        </w:pPrChange>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pPr>
        <w:spacing w:line="480" w:lineRule="auto"/>
        <w:jc w:val="both"/>
        <w:rPr>
          <w:rFonts w:ascii="Times New Roman" w:hAnsi="Times New Roman" w:cs="Times New Roman"/>
          <w:i/>
          <w:iCs/>
        </w:rPr>
        <w:pPrChange w:id="396" w:author="Kendra Dickinson" w:date="2024-04-14T10:01:00Z">
          <w:pPr>
            <w:spacing w:line="480" w:lineRule="auto"/>
            <w:ind w:firstLine="720"/>
            <w:jc w:val="both"/>
          </w:pPr>
        </w:pPrChange>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1F654917"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w:t>
      </w:r>
      <w:del w:id="397" w:author="Kendra Dickinson [2]" w:date="2024-04-14T06:59:00Z">
        <w:r w:rsidRPr="00450283" w:rsidDel="00CC705A">
          <w:rPr>
            <w:rFonts w:ascii="Times New Roman" w:hAnsi="Times New Roman" w:cs="Times New Roman"/>
          </w:rPr>
          <w:delText xml:space="preserve">These statements are shown in </w:delText>
        </w:r>
        <w:r w:rsidR="00DC4790"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466C424A" w14:textId="227DB76A"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002DAA6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450283">
      <w:pPr>
        <w:spacing w:after="240" w:line="480" w:lineRule="auto"/>
        <w:jc w:val="center"/>
        <w:rPr>
          <w:rFonts w:ascii="Times New Roman" w:hAnsi="Times New Roman" w:cs="Times New Roman"/>
        </w:rPr>
        <w:pPrChange w:id="398" w:author="Alejandro Andreas Jaume Losa" w:date="2024-04-16T11:47:00Z">
          <w:pPr>
            <w:spacing w:line="480" w:lineRule="auto"/>
            <w:jc w:val="center"/>
          </w:pPr>
        </w:pPrChange>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02C9DC0B"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del w:id="399" w:author="Kendra Dickinson" w:date="2024-04-14T10:02:00Z">
        <w:r w:rsidRPr="00450283" w:rsidDel="002C7129">
          <w:rPr>
            <w:rFonts w:ascii="Times New Roman" w:hAnsi="Times New Roman" w:cs="Times New Roman"/>
          </w:rPr>
          <w:delText>interesting differences</w:delText>
        </w:r>
      </w:del>
      <w:ins w:id="400" w:author="Kendra Dickinson" w:date="2024-04-14T10:02:00Z">
        <w:r w:rsidR="002C7129" w:rsidRPr="00450283">
          <w:rPr>
            <w:rFonts w:ascii="Times New Roman" w:hAnsi="Times New Roman" w:cs="Times New Roman"/>
          </w:rPr>
          <w:t>differences in evaluation</w:t>
        </w:r>
      </w:ins>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ins w:id="401" w:author="Kendra Dickinson" w:date="2024-04-14T10:02:00Z">
        <w:r w:rsidR="00772A30" w:rsidRPr="00450283">
          <w:rPr>
            <w:rFonts w:ascii="Times New Roman" w:hAnsi="Times New Roman" w:cs="Times New Roman"/>
          </w:rPr>
          <w:t>is</w:t>
        </w:r>
      </w:ins>
      <w:ins w:id="402" w:author="Alejandro Andreas Jaume Losa" w:date="2024-04-16T11:47:00Z">
        <w:r w:rsidR="00450283">
          <w:rPr>
            <w:rFonts w:ascii="Times New Roman" w:hAnsi="Times New Roman" w:cs="Times New Roman"/>
          </w:rPr>
          <w:t xml:space="preserve"> </w:t>
        </w:r>
      </w:ins>
      <w:del w:id="403" w:author="Kendra Dickinson" w:date="2024-04-14T10:02:00Z">
        <w:r w:rsidR="00DC4790" w:rsidRPr="00450283" w:rsidDel="00772A30">
          <w:rPr>
            <w:rFonts w:ascii="Times New Roman" w:hAnsi="Times New Roman" w:cs="Times New Roman"/>
          </w:rPr>
          <w:delText xml:space="preserve">ese </w:delText>
        </w:r>
      </w:del>
      <w:r w:rsidR="00DC4790" w:rsidRPr="00450283">
        <w:rPr>
          <w:rFonts w:ascii="Times New Roman" w:hAnsi="Times New Roman" w:cs="Times New Roman"/>
        </w:rPr>
        <w:t>particular attitude</w:t>
      </w:r>
      <w:ins w:id="404" w:author="Kendra Dickinson" w:date="2024-04-14T10:02:00Z">
        <w:r w:rsidR="00772A30" w:rsidRPr="00450283">
          <w:rPr>
            <w:rFonts w:ascii="Times New Roman" w:hAnsi="Times New Roman" w:cs="Times New Roman"/>
          </w:rPr>
          <w:t xml:space="preserve"> is</w:t>
        </w:r>
      </w:ins>
      <w:del w:id="405" w:author="Kendra Dickinson" w:date="2024-04-14T10:02:00Z">
        <w:r w:rsidR="00DC4790" w:rsidRPr="00450283" w:rsidDel="00772A30">
          <w:rPr>
            <w:rFonts w:ascii="Times New Roman" w:hAnsi="Times New Roman" w:cs="Times New Roman"/>
          </w:rPr>
          <w:delText>s are</w:delText>
        </w:r>
      </w:del>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8536D1">
      <w:pPr>
        <w:spacing w:before="240" w:line="480" w:lineRule="auto"/>
        <w:jc w:val="both"/>
        <w:rPr>
          <w:rFonts w:ascii="Times New Roman" w:hAnsi="Times New Roman" w:cs="Times New Roman"/>
        </w:rPr>
        <w:pPrChange w:id="406" w:author="Alejandro Andreas Jaume Losa" w:date="2024-04-16T11:53: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1E6EE1B7"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ins w:id="407" w:author="Kendra Dickinson" w:date="2024-04-14T10:25:00Z">
        <w:r w:rsidR="006252DE" w:rsidRPr="00450283">
          <w:rPr>
            <w:rFonts w:ascii="Times New Roman" w:hAnsi="Times New Roman" w:cs="Times New Roman"/>
          </w:rPr>
          <w:t>with</w:t>
        </w:r>
      </w:ins>
      <w:del w:id="408" w:author="Kendra Dickinson" w:date="2024-04-14T10:25:00Z">
        <w:r w:rsidRPr="00450283" w:rsidDel="006252DE">
          <w:rPr>
            <w:rFonts w:ascii="Times New Roman" w:hAnsi="Times New Roman" w:cs="Times New Roman"/>
          </w:rPr>
          <w:delText>to</w:delText>
        </w:r>
      </w:del>
      <w:r w:rsidRPr="00450283">
        <w:rPr>
          <w:rFonts w:ascii="Times New Roman" w:hAnsi="Times New Roman" w:cs="Times New Roman"/>
        </w:rPr>
        <w:t xml:space="preserve">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450283">
      <w:pPr>
        <w:spacing w:after="240" w:line="480" w:lineRule="auto"/>
        <w:jc w:val="center"/>
        <w:rPr>
          <w:rFonts w:ascii="Times New Roman" w:hAnsi="Times New Roman" w:cs="Times New Roman"/>
        </w:rPr>
        <w:pPrChange w:id="409" w:author="Alejandro Andreas Jaume Losa" w:date="2024-04-16T11:47:00Z">
          <w:pPr>
            <w:spacing w:line="480" w:lineRule="auto"/>
            <w:jc w:val="center"/>
          </w:pPr>
        </w:pPrChange>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8536D1">
      <w:pPr>
        <w:spacing w:before="240" w:line="480" w:lineRule="auto"/>
        <w:jc w:val="both"/>
        <w:rPr>
          <w:rFonts w:ascii="Times New Roman" w:hAnsi="Times New Roman" w:cs="Times New Roman"/>
        </w:rPr>
        <w:pPrChange w:id="410"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02A83EF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it is particularly interesting that the responses from those who identified themselves ideologically as center-left showed </w:t>
      </w:r>
      <w:del w:id="411" w:author="Kendra Dickinson" w:date="2024-04-14T10:27:00Z">
        <w:r w:rsidRPr="00450283" w:rsidDel="006252DE">
          <w:rPr>
            <w:rFonts w:ascii="Times New Roman" w:hAnsi="Times New Roman" w:cs="Times New Roman"/>
          </w:rPr>
          <w:delText xml:space="preserve">a much lower level of </w:delText>
        </w:r>
      </w:del>
      <w:ins w:id="412" w:author="Kendra Dickinson" w:date="2024-04-14T10:27:00Z">
        <w:r w:rsidR="006252DE" w:rsidRPr="00450283">
          <w:rPr>
            <w:rFonts w:ascii="Times New Roman" w:hAnsi="Times New Roman" w:cs="Times New Roman"/>
          </w:rPr>
          <w:t xml:space="preserve">the lowest level of </w:t>
        </w:r>
      </w:ins>
      <w:commentRangeStart w:id="413"/>
      <w:r w:rsidRPr="00450283">
        <w:rPr>
          <w:rFonts w:ascii="Times New Roman" w:hAnsi="Times New Roman" w:cs="Times New Roman"/>
        </w:rPr>
        <w:t>agreement</w:t>
      </w:r>
      <w:commentRangeEnd w:id="413"/>
      <w:r w:rsidR="006252DE" w:rsidRPr="00450283">
        <w:rPr>
          <w:rStyle w:val="CommentReference"/>
          <w:rFonts w:ascii="Times New Roman" w:eastAsia="Times New Roman" w:hAnsi="Times New Roman" w:cs="Times New Roman"/>
          <w:kern w:val="0"/>
          <w:sz w:val="24"/>
          <w:szCs w:val="24"/>
          <w14:ligatures w14:val="none"/>
          <w:rPrChange w:id="414" w:author="Alejandro Andreas Jaume Losa" w:date="2024-04-16T11:37:00Z">
            <w:rPr>
              <w:rStyle w:val="CommentReference"/>
              <w:rFonts w:ascii="Times New Roman" w:eastAsia="Times New Roman" w:hAnsi="Times New Roman" w:cs="Times New Roman"/>
              <w:kern w:val="0"/>
              <w14:ligatures w14:val="none"/>
            </w:rPr>
          </w:rPrChange>
        </w:rPr>
        <w:commentReference w:id="413"/>
      </w:r>
      <w:r w:rsidRPr="00450283">
        <w:rPr>
          <w:rFonts w:ascii="Times New Roman" w:hAnsi="Times New Roman" w:cs="Times New Roman"/>
        </w:rPr>
        <w:t xml:space="preserve">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450283">
      <w:pPr>
        <w:spacing w:after="240" w:line="480" w:lineRule="auto"/>
        <w:jc w:val="center"/>
        <w:rPr>
          <w:rFonts w:ascii="Times New Roman" w:hAnsi="Times New Roman" w:cs="Times New Roman"/>
        </w:rPr>
        <w:pPrChange w:id="415" w:author="Alejandro Andreas Jaume Losa" w:date="2024-04-16T11:47:00Z">
          <w:pPr>
            <w:spacing w:line="480" w:lineRule="auto"/>
            <w:jc w:val="center"/>
          </w:pPr>
        </w:pPrChange>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566C9CD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ins w:id="416" w:author="Kendra Dickinson" w:date="2024-04-14T10:28:00Z">
        <w:r w:rsidR="006252DE" w:rsidRPr="00450283">
          <w:rPr>
            <w:rFonts w:ascii="Times New Roman" w:hAnsi="Times New Roman" w:cs="Times New Roman"/>
          </w:rPr>
          <w:t>i</w:t>
        </w:r>
      </w:ins>
      <w:ins w:id="417" w:author="Kendra Dickinson" w:date="2024-04-14T10:29:00Z">
        <w:r w:rsidR="006252DE" w:rsidRPr="00450283">
          <w:rPr>
            <w:rFonts w:ascii="Times New Roman" w:hAnsi="Times New Roman" w:cs="Times New Roman"/>
          </w:rPr>
          <w:t>s</w:t>
        </w:r>
      </w:ins>
      <w:del w:id="418" w:author="Kendra Dickinson" w:date="2024-04-14T10:28:00Z">
        <w:r w:rsidR="00E7402C" w:rsidRPr="00450283" w:rsidDel="006252DE">
          <w:rPr>
            <w:rFonts w:ascii="Times New Roman" w:hAnsi="Times New Roman" w:cs="Times New Roman"/>
          </w:rPr>
          <w:delText>ese</w:delText>
        </w:r>
      </w:del>
      <w:r w:rsidR="00E7402C" w:rsidRPr="00450283">
        <w:rPr>
          <w:rFonts w:ascii="Times New Roman" w:hAnsi="Times New Roman" w:cs="Times New Roman"/>
        </w:rPr>
        <w:t xml:space="preserve"> particular attitude</w:t>
      </w:r>
      <w:del w:id="419" w:author="Kendra Dickinson" w:date="2024-04-14T10:29:00Z">
        <w:r w:rsidR="00E7402C" w:rsidRPr="00450283" w:rsidDel="006252DE">
          <w:rPr>
            <w:rFonts w:ascii="Times New Roman" w:hAnsi="Times New Roman" w:cs="Times New Roman"/>
          </w:rPr>
          <w:delText>s</w:delText>
        </w:r>
      </w:del>
      <w:r w:rsidR="00E7402C" w:rsidRPr="00450283">
        <w:rPr>
          <w:rFonts w:ascii="Times New Roman" w:hAnsi="Times New Roman" w:cs="Times New Roman"/>
        </w:rPr>
        <w:t xml:space="preserve"> </w:t>
      </w:r>
      <w:del w:id="420" w:author="Kendra Dickinson" w:date="2024-04-14T10:29:00Z">
        <w:r w:rsidR="00E7402C" w:rsidRPr="00450283" w:rsidDel="006252DE">
          <w:rPr>
            <w:rFonts w:ascii="Times New Roman" w:hAnsi="Times New Roman" w:cs="Times New Roman"/>
          </w:rPr>
          <w:delText xml:space="preserve">are </w:delText>
        </w:r>
      </w:del>
      <w:ins w:id="421" w:author="Kendra Dickinson" w:date="2024-04-14T10:29:00Z">
        <w:r w:rsidR="006252DE" w:rsidRPr="00450283">
          <w:rPr>
            <w:rFonts w:ascii="Times New Roman" w:hAnsi="Times New Roman" w:cs="Times New Roman"/>
          </w:rPr>
          <w:t xml:space="preserve">is </w:t>
        </w:r>
      </w:ins>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8536D1">
      <w:pPr>
        <w:spacing w:before="240" w:line="480" w:lineRule="auto"/>
        <w:jc w:val="both"/>
        <w:rPr>
          <w:rFonts w:ascii="Times New Roman" w:hAnsi="Times New Roman" w:cs="Times New Roman"/>
        </w:rPr>
        <w:pPrChange w:id="422"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450283">
      <w:pPr>
        <w:spacing w:after="240" w:line="480" w:lineRule="auto"/>
        <w:jc w:val="center"/>
        <w:rPr>
          <w:rFonts w:ascii="Times New Roman" w:hAnsi="Times New Roman" w:cs="Times New Roman"/>
        </w:rPr>
        <w:pPrChange w:id="423" w:author="Alejandro Andreas Jaume Losa" w:date="2024-04-16T11:47:00Z">
          <w:pPr>
            <w:spacing w:line="480" w:lineRule="auto"/>
            <w:jc w:val="center"/>
          </w:pPr>
        </w:pPrChange>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pPr>
        <w:spacing w:line="480" w:lineRule="auto"/>
        <w:jc w:val="both"/>
        <w:rPr>
          <w:rFonts w:ascii="Times New Roman" w:hAnsi="Times New Roman" w:cs="Times New Roman"/>
          <w:i/>
          <w:iCs/>
        </w:rPr>
        <w:pPrChange w:id="424" w:author="Kendra Dickinson" w:date="2024-04-14T10:29:00Z">
          <w:pPr>
            <w:spacing w:line="480" w:lineRule="auto"/>
            <w:ind w:firstLine="720"/>
            <w:jc w:val="both"/>
          </w:pPr>
        </w:pPrChange>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4A2957AF"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xml:space="preserve">. </w:t>
      </w:r>
      <w:del w:id="425" w:author="Kendra Dickinson [2]" w:date="2024-04-14T06:59:00Z">
        <w:r w:rsidRPr="00450283" w:rsidDel="00CC705A">
          <w:rPr>
            <w:rFonts w:ascii="Times New Roman" w:hAnsi="Times New Roman" w:cs="Times New Roman"/>
          </w:rPr>
          <w:delText>These statements are shown</w:delText>
        </w:r>
        <w:r w:rsidR="00DC4790" w:rsidRPr="00450283" w:rsidDel="00CC705A">
          <w:rPr>
            <w:rFonts w:ascii="Times New Roman" w:hAnsi="Times New Roman" w:cs="Times New Roman"/>
          </w:rPr>
          <w:delText xml:space="preserve"> in 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2F73A7BF" w14:textId="3197C8ED"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del w:id="426" w:author="Kendra Dickinson" w:date="2024-04-14T10:30:00Z">
        <w:r w:rsidR="00882DA8" w:rsidRPr="00450283" w:rsidDel="00FD2200">
          <w:rPr>
            <w:rFonts w:ascii="Times New Roman" w:hAnsi="Times New Roman" w:cs="Times New Roman"/>
          </w:rPr>
          <w:delText>responses to</w:delText>
        </w:r>
      </w:del>
      <w:ins w:id="427" w:author="Kendra Dickinson" w:date="2024-04-14T10:30:00Z">
        <w:r w:rsidR="00FD2200" w:rsidRPr="00450283">
          <w:rPr>
            <w:rFonts w:ascii="Times New Roman" w:hAnsi="Times New Roman" w:cs="Times New Roman"/>
          </w:rPr>
          <w:t>evaluated</w:t>
        </w:r>
      </w:ins>
      <w:r w:rsidR="00882DA8" w:rsidRPr="00450283">
        <w:rPr>
          <w:rFonts w:ascii="Times New Roman" w:hAnsi="Times New Roman" w:cs="Times New Roman"/>
        </w:rPr>
        <w:t xml:space="preserve"> the statements ‘Fewer and fewer people know Spanish’ and ‘Fewer and fewer people know Catalan’ </w:t>
      </w:r>
      <w:del w:id="428" w:author="Kendra Dickinson" w:date="2024-04-14T10:30:00Z">
        <w:r w:rsidRPr="00450283" w:rsidDel="00FD2200">
          <w:rPr>
            <w:rFonts w:ascii="Times New Roman" w:hAnsi="Times New Roman" w:cs="Times New Roman"/>
          </w:rPr>
          <w:delText>diverged notably</w:delText>
        </w:r>
      </w:del>
      <w:ins w:id="429" w:author="Kendra Dickinson" w:date="2024-04-14T10:30:00Z">
        <w:r w:rsidR="00FD2200" w:rsidRPr="00450283">
          <w:rPr>
            <w:rFonts w:ascii="Times New Roman" w:hAnsi="Times New Roman" w:cs="Times New Roman"/>
          </w:rPr>
          <w:t>in divergent ways</w:t>
        </w:r>
      </w:ins>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agreement</w:t>
      </w:r>
      <w:del w:id="430" w:author="Kendra Dickinson" w:date="2024-04-14T10:30:00Z">
        <w:r w:rsidR="00882DA8" w:rsidRPr="00450283" w:rsidDel="00FD2200">
          <w:rPr>
            <w:rFonts w:ascii="Times New Roman" w:hAnsi="Times New Roman" w:cs="Times New Roman"/>
          </w:rPr>
          <w:delText xml:space="preserve"> with it</w:delText>
        </w:r>
      </w:del>
      <w:r w:rsidR="00882DA8" w:rsidRPr="00450283">
        <w:rPr>
          <w:rFonts w:ascii="Times New Roman" w:hAnsi="Times New Roman" w:cs="Times New Roman"/>
        </w:rPr>
        <w:t xml:space="preserve">.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8536D1">
      <w:pPr>
        <w:spacing w:before="240" w:line="480" w:lineRule="auto"/>
        <w:jc w:val="both"/>
        <w:rPr>
          <w:rFonts w:ascii="Times New Roman" w:hAnsi="Times New Roman" w:cs="Times New Roman"/>
        </w:rPr>
        <w:pPrChange w:id="431"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450283">
      <w:pPr>
        <w:spacing w:after="240" w:line="480" w:lineRule="auto"/>
        <w:jc w:val="center"/>
        <w:rPr>
          <w:rFonts w:ascii="Times New Roman" w:hAnsi="Times New Roman" w:cs="Times New Roman"/>
        </w:rPr>
        <w:pPrChange w:id="432" w:author="Alejandro Andreas Jaume Losa" w:date="2024-04-16T11:47:00Z">
          <w:pPr>
            <w:spacing w:line="480" w:lineRule="auto"/>
            <w:jc w:val="center"/>
          </w:pPr>
        </w:pPrChange>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603766B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ins w:id="433" w:author="Kendra Dickinson" w:date="2024-04-14T10:31:00Z">
        <w:r w:rsidR="00FD2200" w:rsidRPr="00450283">
          <w:rPr>
            <w:rFonts w:ascii="Times New Roman" w:hAnsi="Times New Roman" w:cs="Times New Roman"/>
          </w:rPr>
          <w:t>is</w:t>
        </w:r>
      </w:ins>
      <w:del w:id="434" w:author="Kendra Dickinson" w:date="2024-04-14T10:31:00Z">
        <w:r w:rsidR="00E7402C" w:rsidRPr="00450283" w:rsidDel="00FD2200">
          <w:rPr>
            <w:rFonts w:ascii="Times New Roman" w:hAnsi="Times New Roman" w:cs="Times New Roman"/>
          </w:rPr>
          <w:delText>ese</w:delText>
        </w:r>
      </w:del>
      <w:r w:rsidR="00E7402C" w:rsidRPr="00450283">
        <w:rPr>
          <w:rFonts w:ascii="Times New Roman" w:hAnsi="Times New Roman" w:cs="Times New Roman"/>
        </w:rPr>
        <w:t xml:space="preserve"> particular attitude</w:t>
      </w:r>
      <w:del w:id="435" w:author="Kendra Dickinson" w:date="2024-04-14T10:31:00Z">
        <w:r w:rsidR="00E7402C" w:rsidRPr="00450283" w:rsidDel="00FD2200">
          <w:rPr>
            <w:rFonts w:ascii="Times New Roman" w:hAnsi="Times New Roman" w:cs="Times New Roman"/>
          </w:rPr>
          <w:delText>s</w:delText>
        </w:r>
      </w:del>
      <w:r w:rsidR="00E7402C" w:rsidRPr="00450283">
        <w:rPr>
          <w:rFonts w:ascii="Times New Roman" w:hAnsi="Times New Roman" w:cs="Times New Roman"/>
        </w:rPr>
        <w:t xml:space="preserve"> </w:t>
      </w:r>
      <w:ins w:id="436" w:author="Kendra Dickinson" w:date="2024-04-14T10:31:00Z">
        <w:r w:rsidR="00FD2200" w:rsidRPr="00450283">
          <w:rPr>
            <w:rFonts w:ascii="Times New Roman" w:hAnsi="Times New Roman" w:cs="Times New Roman"/>
          </w:rPr>
          <w:t>is</w:t>
        </w:r>
      </w:ins>
      <w:del w:id="437" w:author="Kendra Dickinson" w:date="2024-04-14T10:31:00Z">
        <w:r w:rsidR="00E7402C" w:rsidRPr="00450283" w:rsidDel="00FD2200">
          <w:rPr>
            <w:rFonts w:ascii="Times New Roman" w:hAnsi="Times New Roman" w:cs="Times New Roman"/>
          </w:rPr>
          <w:delText>are</w:delText>
        </w:r>
      </w:del>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6758BD04"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8536D1">
      <w:pPr>
        <w:spacing w:line="480" w:lineRule="auto"/>
        <w:jc w:val="center"/>
        <w:rPr>
          <w:rFonts w:ascii="Times New Roman" w:hAnsi="Times New Roman" w:cs="Times New Roman"/>
        </w:rPr>
        <w:pPrChange w:id="438" w:author="Alejandro Andreas Jaume Losa" w:date="2024-04-16T11:54:00Z">
          <w:pPr>
            <w:spacing w:line="480" w:lineRule="auto"/>
            <w:jc w:val="both"/>
          </w:pPr>
        </w:pPrChange>
      </w:pPr>
      <w:r w:rsidRPr="00450283">
        <w:rPr>
          <w:rFonts w:ascii="Times New Roman" w:hAnsi="Times New Roman" w:cs="Times New Roman"/>
          <w:noProof/>
        </w:rPr>
        <w:drawing>
          <wp:inline distT="0" distB="0" distL="0" distR="0" wp14:anchorId="4EBEB5CC" wp14:editId="0F4520B0">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450283">
      <w:pPr>
        <w:spacing w:after="240" w:line="480" w:lineRule="auto"/>
        <w:jc w:val="center"/>
        <w:rPr>
          <w:rFonts w:ascii="Times New Roman" w:hAnsi="Times New Roman" w:cs="Times New Roman"/>
        </w:rPr>
        <w:pPrChange w:id="439" w:author="Alejandro Andreas Jaume Losa" w:date="2024-04-16T11:48:00Z">
          <w:pPr>
            <w:spacing w:line="480" w:lineRule="auto"/>
            <w:jc w:val="center"/>
          </w:pPr>
        </w:pPrChange>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3184B32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del w:id="440" w:author="Kendra Dickinson" w:date="2024-04-14T10:32:00Z">
        <w:r w:rsidRPr="00450283" w:rsidDel="008B5658">
          <w:rPr>
            <w:rFonts w:ascii="Times New Roman" w:hAnsi="Times New Roman" w:cs="Times New Roman"/>
          </w:rPr>
          <w:delText xml:space="preserve">revealed </w:delText>
        </w:r>
      </w:del>
      <w:ins w:id="441" w:author="Kendra Dickinson" w:date="2024-04-14T10:32:00Z">
        <w:r w:rsidR="008B5658" w:rsidRPr="00450283">
          <w:rPr>
            <w:rFonts w:ascii="Times New Roman" w:hAnsi="Times New Roman" w:cs="Times New Roman"/>
          </w:rPr>
          <w:t xml:space="preserve">showed </w:t>
        </w:r>
      </w:ins>
      <w:del w:id="442" w:author="Kendra Dickinson" w:date="2024-04-14T10:32:00Z">
        <w:r w:rsidRPr="00450283" w:rsidDel="008B5658">
          <w:rPr>
            <w:rFonts w:ascii="Times New Roman" w:hAnsi="Times New Roman" w:cs="Times New Roman"/>
          </w:rPr>
          <w:delText xml:space="preserve">interesting </w:delText>
        </w:r>
      </w:del>
      <w:ins w:id="443" w:author="Kendra Dickinson" w:date="2024-04-14T10:32:00Z">
        <w:r w:rsidR="008B5658" w:rsidRPr="00450283">
          <w:rPr>
            <w:rFonts w:ascii="Times New Roman" w:hAnsi="Times New Roman" w:cs="Times New Roman"/>
          </w:rPr>
          <w:t xml:space="preserve">clear </w:t>
        </w:r>
      </w:ins>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8536D1">
      <w:pPr>
        <w:spacing w:before="240" w:line="480" w:lineRule="auto"/>
        <w:jc w:val="both"/>
        <w:rPr>
          <w:rFonts w:ascii="Times New Roman" w:hAnsi="Times New Roman" w:cs="Times New Roman"/>
        </w:rPr>
        <w:pPrChange w:id="444" w:author="Alejandro Andreas Jaume Losa" w:date="2024-04-16T11:55: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450283">
      <w:pPr>
        <w:spacing w:after="240" w:line="480" w:lineRule="auto"/>
        <w:jc w:val="center"/>
        <w:rPr>
          <w:rFonts w:ascii="Times New Roman" w:hAnsi="Times New Roman" w:cs="Times New Roman"/>
        </w:rPr>
        <w:pPrChange w:id="445" w:author="Alejandro Andreas Jaume Losa" w:date="2024-04-16T11:48:00Z">
          <w:pPr>
            <w:spacing w:line="480" w:lineRule="auto"/>
            <w:jc w:val="center"/>
          </w:pPr>
        </w:pPrChange>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8536D1">
      <w:pPr>
        <w:spacing w:before="240" w:line="480" w:lineRule="auto"/>
        <w:jc w:val="both"/>
        <w:rPr>
          <w:rFonts w:ascii="Times New Roman" w:hAnsi="Times New Roman" w:cs="Times New Roman"/>
        </w:rPr>
        <w:pPrChange w:id="446" w:author="Alejandro Andreas Jaume Losa" w:date="2024-04-16T11:55: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7BB471DC"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882DA8" w:rsidRPr="00450283">
        <w:rPr>
          <w:rFonts w:ascii="Times New Roman" w:hAnsi="Times New Roman" w:cs="Times New Roman"/>
        </w:rPr>
        <w:t xml:space="preserve">It is worth noting that, despite agreeing more with this statement, the mean score of the responses from conservative participants </w:t>
      </w:r>
      <w:del w:id="447" w:author="Kendra Dickinson" w:date="2024-04-14T10:32:00Z">
        <w:r w:rsidR="00882DA8" w:rsidRPr="00450283" w:rsidDel="000A7409">
          <w:rPr>
            <w:rFonts w:ascii="Times New Roman" w:hAnsi="Times New Roman" w:cs="Times New Roman"/>
          </w:rPr>
          <w:delText xml:space="preserve">barely </w:delText>
        </w:r>
      </w:del>
      <w:ins w:id="448" w:author="Kendra Dickinson" w:date="2024-04-14T10:32:00Z">
        <w:r w:rsidR="000A7409" w:rsidRPr="00450283">
          <w:rPr>
            <w:rFonts w:ascii="Times New Roman" w:hAnsi="Times New Roman" w:cs="Times New Roman"/>
          </w:rPr>
          <w:t>only sli</w:t>
        </w:r>
      </w:ins>
      <w:ins w:id="449" w:author="Kendra Dickinson" w:date="2024-04-14T10:33:00Z">
        <w:r w:rsidR="000A7409" w:rsidRPr="00450283">
          <w:rPr>
            <w:rFonts w:ascii="Times New Roman" w:hAnsi="Times New Roman" w:cs="Times New Roman"/>
          </w:rPr>
          <w:t xml:space="preserve">ghtly </w:t>
        </w:r>
      </w:ins>
      <w:r w:rsidR="00882DA8" w:rsidRPr="00450283">
        <w:rPr>
          <w:rFonts w:ascii="Times New Roman" w:hAnsi="Times New Roman" w:cs="Times New Roman"/>
        </w:rPr>
        <w:t xml:space="preserve">exceeds 50 points out of 100. The highest mean corresponds to those who self- identified as center-right (mean = 54.83). This 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4F7E6E">
      <w:pPr>
        <w:spacing w:line="480" w:lineRule="auto"/>
        <w:jc w:val="center"/>
        <w:rPr>
          <w:rFonts w:ascii="Times New Roman" w:hAnsi="Times New Roman" w:cs="Times New Roman"/>
        </w:rPr>
        <w:pPrChange w:id="450" w:author="Alejandro Andreas Jaume Losa" w:date="2024-04-16T12:20:00Z">
          <w:pPr>
            <w:spacing w:line="480" w:lineRule="auto"/>
            <w:jc w:val="both"/>
          </w:pPr>
        </w:pPrChange>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1AEAC572" w14:textId="77777777" w:rsidR="009F4FE8" w:rsidRPr="00450283" w:rsidDel="00450283" w:rsidRDefault="009F4FE8" w:rsidP="00450283">
      <w:pPr>
        <w:spacing w:after="240" w:line="480" w:lineRule="auto"/>
        <w:jc w:val="center"/>
        <w:rPr>
          <w:del w:id="451" w:author="Alejandro Andreas Jaume Losa" w:date="2024-04-16T11:48:00Z"/>
          <w:rFonts w:ascii="Times New Roman" w:hAnsi="Times New Roman" w:cs="Times New Roman"/>
        </w:rPr>
        <w:pPrChange w:id="452" w:author="Alejandro Andreas Jaume Losa" w:date="2024-04-16T11:48:00Z">
          <w:pPr>
            <w:spacing w:line="480" w:lineRule="auto"/>
            <w:jc w:val="center"/>
          </w:pPr>
        </w:pPrChange>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6CD84648" w14:textId="77777777" w:rsidR="009F4FE8" w:rsidRPr="00450283" w:rsidRDefault="009F4FE8" w:rsidP="00450283">
      <w:pPr>
        <w:spacing w:after="240" w:line="480" w:lineRule="auto"/>
        <w:jc w:val="center"/>
        <w:rPr>
          <w:rFonts w:ascii="Times New Roman" w:hAnsi="Times New Roman" w:cs="Times New Roman"/>
        </w:rPr>
        <w:pPrChange w:id="453" w:author="Alejandro Andreas Jaume Losa" w:date="2024-04-16T11:48:00Z">
          <w:pPr>
            <w:spacing w:line="480" w:lineRule="auto"/>
            <w:jc w:val="both"/>
          </w:pPr>
        </w:pPrChange>
      </w:pP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24707EFF" w:rsidR="00C63FED" w:rsidRPr="00450283" w:rsidRDefault="00882DA8" w:rsidP="00882DA8">
      <w:pPr>
        <w:spacing w:line="480" w:lineRule="auto"/>
        <w:jc w:val="both"/>
        <w:rPr>
          <w:ins w:id="454" w:author="Kendra Dickinson" w:date="2024-04-14T10:58:00Z"/>
          <w:rFonts w:ascii="Times New Roman" w:hAnsi="Times New Roman" w:cs="Times New Roman"/>
          <w:rPrChange w:id="455" w:author="Alejandro Andreas Jaume Losa" w:date="2024-04-16T11:37:00Z">
            <w:rPr>
              <w:ins w:id="456" w:author="Kendra Dickinson" w:date="2024-04-14T10:58:00Z"/>
              <w:rFonts w:ascii="Times New Roman" w:hAnsi="Times New Roman" w:cs="Times New Roman"/>
              <w:highlight w:val="yellow"/>
            </w:rPr>
          </w:rPrChange>
        </w:rPr>
      </w:pPr>
      <w:r w:rsidRPr="00450283">
        <w:rPr>
          <w:rFonts w:ascii="Times New Roman" w:hAnsi="Times New Roman" w:cs="Times New Roman"/>
          <w:b/>
          <w:bCs/>
        </w:rPr>
        <w:tab/>
      </w:r>
      <w:r w:rsidRPr="00450283">
        <w:rPr>
          <w:rFonts w:ascii="Times New Roman" w:hAnsi="Times New Roman" w:cs="Times New Roman"/>
        </w:rPr>
        <w:t>The current study was designed to ascertain whether political orientation is a significant predictor of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w:t>
      </w:r>
      <w:r w:rsidRPr="00450283">
        <w:rPr>
          <w:rFonts w:ascii="Times New Roman" w:hAnsi="Times New Roman" w:cs="Times New Roman"/>
        </w:rPr>
        <w:lastRenderedPageBreak/>
        <w:t>explore what the 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450283">
        <w:rPr>
          <w:rFonts w:ascii="Times New Roman" w:hAnsi="Times New Roman" w:cs="Times New Roman"/>
          <w:rPrChange w:id="457" w:author="Alejandro Andreas Jaume Losa" w:date="2024-04-16T11:37:00Z">
            <w:rPr/>
          </w:rPrChange>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ins w:id="458" w:author="Kendra Dickinson" w:date="2024-04-14T10:58:00Z">
        <w:r w:rsidR="00C63FED" w:rsidRPr="00450283">
          <w:rPr>
            <w:rFonts w:ascii="Times New Roman" w:hAnsi="Times New Roman" w:cs="Times New Roman"/>
            <w:rPrChange w:id="459" w:author="Alejandro Andreas Jaume Losa" w:date="2024-04-16T11:37:00Z">
              <w:rPr>
                <w:rFonts w:ascii="Times New Roman" w:hAnsi="Times New Roman" w:cs="Times New Roman"/>
                <w:highlight w:val="yellow"/>
              </w:rPr>
            </w:rPrChange>
          </w:rPr>
          <w:t xml:space="preserve">, </w:t>
        </w:r>
        <w:commentRangeStart w:id="460"/>
        <w:r w:rsidR="00C63FED" w:rsidRPr="00450283">
          <w:rPr>
            <w:rFonts w:ascii="Times New Roman" w:hAnsi="Times New Roman" w:cs="Times New Roman"/>
            <w:rPrChange w:id="461" w:author="Alejandro Andreas Jaume Losa" w:date="2024-04-16T11:37:00Z">
              <w:rPr>
                <w:rFonts w:ascii="Times New Roman" w:hAnsi="Times New Roman" w:cs="Times New Roman"/>
                <w:highlight w:val="yellow"/>
              </w:rPr>
            </w:rPrChange>
          </w:rPr>
          <w:t xml:space="preserve">namely that (1) there are clear </w:t>
        </w:r>
      </w:ins>
      <w:commentRangeEnd w:id="460"/>
      <w:ins w:id="462" w:author="Kendra Dickinson" w:date="2024-04-14T11:04:00Z">
        <w:r w:rsidR="00C63FED" w:rsidRPr="00450283">
          <w:rPr>
            <w:rStyle w:val="CommentReference"/>
            <w:rFonts w:ascii="Times New Roman" w:eastAsia="Times New Roman" w:hAnsi="Times New Roman" w:cs="Times New Roman"/>
            <w:kern w:val="0"/>
            <w:sz w:val="24"/>
            <w:szCs w:val="24"/>
            <w14:ligatures w14:val="none"/>
            <w:rPrChange w:id="463" w:author="Alejandro Andreas Jaume Losa" w:date="2024-04-16T11:37:00Z">
              <w:rPr>
                <w:rStyle w:val="CommentReference"/>
                <w:rFonts w:ascii="Times New Roman" w:eastAsia="Times New Roman" w:hAnsi="Times New Roman" w:cs="Times New Roman"/>
                <w:kern w:val="0"/>
                <w14:ligatures w14:val="none"/>
              </w:rPr>
            </w:rPrChange>
          </w:rPr>
          <w:commentReference w:id="460"/>
        </w:r>
      </w:ins>
      <w:ins w:id="464" w:author="Kendra Dickinson" w:date="2024-04-14T10:58:00Z">
        <w:r w:rsidR="00C63FED" w:rsidRPr="00450283">
          <w:rPr>
            <w:rFonts w:ascii="Times New Roman" w:hAnsi="Times New Roman" w:cs="Times New Roman"/>
            <w:rPrChange w:id="465" w:author="Alejandro Andreas Jaume Losa" w:date="2024-04-16T11:37:00Z">
              <w:rPr>
                <w:rFonts w:ascii="Times New Roman" w:hAnsi="Times New Roman" w:cs="Times New Roman"/>
                <w:highlight w:val="yellow"/>
              </w:rPr>
            </w:rPrChange>
          </w:rPr>
          <w:t xml:space="preserve">political divisions with regard to </w:t>
        </w:r>
      </w:ins>
      <w:ins w:id="466" w:author="Kendra Dickinson" w:date="2024-04-14T10:59:00Z">
        <w:r w:rsidR="00C63FED" w:rsidRPr="00450283">
          <w:rPr>
            <w:rFonts w:ascii="Times New Roman" w:hAnsi="Times New Roman" w:cs="Times New Roman"/>
            <w:rPrChange w:id="467" w:author="Alejandro Andreas Jaume Losa" w:date="2024-04-16T11:37:00Z">
              <w:rPr>
                <w:rFonts w:ascii="Times New Roman" w:hAnsi="Times New Roman" w:cs="Times New Roman"/>
                <w:highlight w:val="yellow"/>
              </w:rPr>
            </w:rPrChange>
          </w:rPr>
          <w:t xml:space="preserve">language attitudes, (2) </w:t>
        </w:r>
      </w:ins>
      <w:ins w:id="468" w:author="Kendra Dickinson" w:date="2024-04-14T11:01:00Z">
        <w:r w:rsidR="00C63FED" w:rsidRPr="00450283">
          <w:rPr>
            <w:rFonts w:ascii="Times New Roman" w:hAnsi="Times New Roman" w:cs="Times New Roman"/>
            <w:rPrChange w:id="469" w:author="Alejandro Andreas Jaume Losa" w:date="2024-04-16T11:37:00Z">
              <w:rPr>
                <w:rFonts w:ascii="Times New Roman" w:hAnsi="Times New Roman" w:cs="Times New Roman"/>
                <w:highlight w:val="yellow"/>
              </w:rPr>
            </w:rPrChange>
          </w:rPr>
          <w:t>differing attitudes towards Catalan and Spanish reflect their</w:t>
        </w:r>
      </w:ins>
      <w:ins w:id="470" w:author="Kendra Dickinson" w:date="2024-04-14T11:03:00Z">
        <w:r w:rsidR="00C63FED" w:rsidRPr="00450283">
          <w:rPr>
            <w:rFonts w:ascii="Times New Roman" w:hAnsi="Times New Roman" w:cs="Times New Roman"/>
            <w:rPrChange w:id="471" w:author="Alejandro Andreas Jaume Losa" w:date="2024-04-16T11:37:00Z">
              <w:rPr>
                <w:rFonts w:ascii="Times New Roman" w:hAnsi="Times New Roman" w:cs="Times New Roman"/>
                <w:highlight w:val="yellow"/>
              </w:rPr>
            </w:rPrChange>
          </w:rPr>
          <w:t xml:space="preserve"> social and cultural positions in the community, </w:t>
        </w:r>
      </w:ins>
      <w:ins w:id="472" w:author="Kendra Dickinson" w:date="2024-04-14T10:59:00Z">
        <w:r w:rsidR="00C63FED" w:rsidRPr="00450283">
          <w:rPr>
            <w:rFonts w:ascii="Times New Roman" w:hAnsi="Times New Roman" w:cs="Times New Roman"/>
            <w:rPrChange w:id="473" w:author="Alejandro Andreas Jaume Losa" w:date="2024-04-16T11:37:00Z">
              <w:rPr>
                <w:rFonts w:ascii="Times New Roman" w:hAnsi="Times New Roman" w:cs="Times New Roman"/>
                <w:highlight w:val="yellow"/>
              </w:rPr>
            </w:rPrChange>
          </w:rPr>
          <w:t xml:space="preserve">and </w:t>
        </w:r>
      </w:ins>
      <w:ins w:id="474" w:author="Kendra Dickinson" w:date="2024-04-14T11:00:00Z">
        <w:r w:rsidR="00C63FED" w:rsidRPr="00450283">
          <w:rPr>
            <w:rFonts w:ascii="Times New Roman" w:hAnsi="Times New Roman" w:cs="Times New Roman"/>
            <w:rPrChange w:id="475" w:author="Alejandro Andreas Jaume Losa" w:date="2024-04-16T11:37:00Z">
              <w:rPr>
                <w:rFonts w:ascii="Times New Roman" w:hAnsi="Times New Roman" w:cs="Times New Roman"/>
                <w:highlight w:val="yellow"/>
              </w:rPr>
            </w:rPrChange>
          </w:rPr>
          <w:t>(3) individuals language attitudes need not always align with usage patterns</w:t>
        </w:r>
      </w:ins>
      <w:ins w:id="476" w:author="Alejandro Andreas Jaume Losa" w:date="2024-04-16T12:22:00Z">
        <w:r w:rsidR="004F7E6E">
          <w:rPr>
            <w:rFonts w:ascii="Times New Roman" w:hAnsi="Times New Roman" w:cs="Times New Roman"/>
          </w:rPr>
          <w:t>.</w:t>
        </w:r>
      </w:ins>
      <w:del w:id="477" w:author="Kendra Dickinson" w:date="2024-04-14T10:58:00Z">
        <w:r w:rsidRPr="00450283" w:rsidDel="00C63FED">
          <w:rPr>
            <w:rFonts w:ascii="Times New Roman" w:hAnsi="Times New Roman" w:cs="Times New Roman"/>
          </w:rPr>
          <w:delText xml:space="preserve">. </w:delText>
        </w:r>
      </w:del>
    </w:p>
    <w:p w14:paraId="4056271B" w14:textId="258794D6" w:rsidR="00C00239" w:rsidRPr="00450283" w:rsidRDefault="00675109">
      <w:pPr>
        <w:spacing w:line="480" w:lineRule="auto"/>
        <w:ind w:firstLine="720"/>
        <w:jc w:val="both"/>
        <w:rPr>
          <w:rFonts w:ascii="Times New Roman" w:hAnsi="Times New Roman" w:cs="Times New Roman"/>
        </w:rPr>
        <w:pPrChange w:id="478" w:author="Kendra Dickinson" w:date="2024-04-14T10:58:00Z">
          <w:pPr>
            <w:spacing w:line="480" w:lineRule="auto"/>
            <w:jc w:val="both"/>
          </w:pPr>
        </w:pPrChange>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there seems to be a clear division between progressive and conservative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2E0F27E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(Amorós, 2017; Colmenero, 2018; Colom, 2023; </w:t>
      </w:r>
      <w:r w:rsidRPr="00450283">
        <w:rPr>
          <w:rFonts w:ascii="Times New Roman" w:hAnsi="Times New Roman" w:cs="Times New Roman"/>
          <w:kern w:val="0"/>
        </w:rPr>
        <w:lastRenderedPageBreak/>
        <w:t>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 xml:space="preserve">mutually influence each </w:t>
      </w:r>
      <w:commentRangeStart w:id="479"/>
      <w:r w:rsidRPr="00450283">
        <w:rPr>
          <w:rFonts w:ascii="Times New Roman" w:hAnsi="Times New Roman" w:cs="Times New Roman"/>
        </w:rPr>
        <w:t>other.</w:t>
      </w:r>
      <w:commentRangeEnd w:id="479"/>
      <w:r w:rsidR="00D44484" w:rsidRPr="00450283">
        <w:rPr>
          <w:rStyle w:val="CommentReference"/>
          <w:rFonts w:ascii="Times New Roman" w:eastAsia="Times New Roman" w:hAnsi="Times New Roman" w:cs="Times New Roman"/>
          <w:kern w:val="0"/>
          <w:sz w:val="24"/>
          <w:szCs w:val="24"/>
          <w14:ligatures w14:val="none"/>
          <w:rPrChange w:id="480" w:author="Alejandro Andreas Jaume Losa" w:date="2024-04-16T11:37:00Z">
            <w:rPr>
              <w:rStyle w:val="CommentReference"/>
              <w:rFonts w:ascii="Times New Roman" w:eastAsia="Times New Roman" w:hAnsi="Times New Roman" w:cs="Times New Roman"/>
              <w:kern w:val="0"/>
              <w14:ligatures w14:val="none"/>
            </w:rPr>
          </w:rPrChange>
        </w:rPr>
        <w:commentReference w:id="479"/>
      </w:r>
    </w:p>
    <w:p w14:paraId="75DE8EA0" w14:textId="04DBD57D"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ins w:id="481" w:author="Kendra Dickinson" w:date="2024-04-14T10:36:00Z">
        <w:r w:rsidR="00D44484" w:rsidRPr="00450283">
          <w:rPr>
            <w:rFonts w:ascii="Times New Roman" w:hAnsi="Times New Roman" w:cs="Times New Roman"/>
          </w:rPr>
          <w:t xml:space="preserve"> </w:t>
        </w:r>
        <w:commentRangeStart w:id="482"/>
        <w:r w:rsidR="00D44484" w:rsidRPr="00450283">
          <w:rPr>
            <w:rFonts w:ascii="Times New Roman" w:hAnsi="Times New Roman" w:cs="Times New Roman"/>
          </w:rPr>
          <w:t>as measured by t</w:t>
        </w:r>
      </w:ins>
      <w:ins w:id="483" w:author="Kendra Dickinson" w:date="2024-04-14T10:37:00Z">
        <w:r w:rsidR="00D44484" w:rsidRPr="00450283">
          <w:rPr>
            <w:rFonts w:ascii="Times New Roman" w:hAnsi="Times New Roman" w:cs="Times New Roman"/>
          </w:rPr>
          <w:t xml:space="preserve">heir general agreement with the appropriateness of responding in Spanish when </w:t>
        </w:r>
        <w:r w:rsidR="00D44484" w:rsidRPr="00450283">
          <w:rPr>
            <w:rFonts w:ascii="Times New Roman" w:hAnsi="Times New Roman" w:cs="Times New Roman"/>
          </w:rPr>
          <w:lastRenderedPageBreak/>
          <w:t>spoken to in Catalan</w:t>
        </w:r>
        <w:commentRangeEnd w:id="482"/>
        <w:r w:rsidR="00D44484" w:rsidRPr="00450283">
          <w:rPr>
            <w:rStyle w:val="CommentReference"/>
            <w:rFonts w:ascii="Times New Roman" w:eastAsia="Times New Roman" w:hAnsi="Times New Roman" w:cs="Times New Roman"/>
            <w:kern w:val="0"/>
            <w:sz w:val="24"/>
            <w:szCs w:val="24"/>
            <w14:ligatures w14:val="none"/>
            <w:rPrChange w:id="484" w:author="Alejandro Andreas Jaume Losa" w:date="2024-04-16T11:37:00Z">
              <w:rPr>
                <w:rStyle w:val="CommentReference"/>
                <w:rFonts w:ascii="Times New Roman" w:eastAsia="Times New Roman" w:hAnsi="Times New Roman" w:cs="Times New Roman"/>
                <w:kern w:val="0"/>
                <w14:ligatures w14:val="none"/>
              </w:rPr>
            </w:rPrChange>
          </w:rPr>
          <w:commentReference w:id="482"/>
        </w:r>
        <w:r w:rsidR="00D44484" w:rsidRPr="00450283">
          <w:rPr>
            <w:rFonts w:ascii="Times New Roman" w:hAnsi="Times New Roman" w:cs="Times New Roman"/>
          </w:rPr>
          <w:t>,</w:t>
        </w:r>
      </w:ins>
      <w:r w:rsidR="00C00239" w:rsidRPr="00450283">
        <w:rPr>
          <w:rFonts w:ascii="Times New Roman" w:hAnsi="Times New Roman" w:cs="Times New Roman"/>
        </w:rPr>
        <w:t xml:space="preserve"> a</w:t>
      </w:r>
      <w:r w:rsidRPr="00450283">
        <w:rPr>
          <w:rFonts w:ascii="Times New Roman" w:hAnsi="Times New Roman" w:cs="Times New Roman"/>
        </w:rPr>
        <w:t xml:space="preserve">nd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54CACE4E"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277566" w:rsidRPr="00450283">
        <w:rPr>
          <w:rFonts w:ascii="Times New Roman" w:hAnsi="Times New Roman" w:cs="Times New Roman"/>
        </w:rPr>
        <w:t>Opposingly</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an important </w:t>
      </w:r>
      <w:r w:rsidR="00882DA8" w:rsidRPr="00450283">
        <w:rPr>
          <w:rFonts w:ascii="Times New Roman" w:hAnsi="Times New Roman" w:cs="Times New Roman"/>
        </w:rPr>
        <w:lastRenderedPageBreak/>
        <w:t>language in the European context. Likewise, they also believe that only Spanish is as important as English, and they value learning it over Catalan.</w:t>
      </w:r>
    </w:p>
    <w:p w14:paraId="61D0CD63" w14:textId="3CADEBE5"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it is necessary for people coming from Spanish-speaking areas to learn Catalan to fully integrate in the Balearic Islands.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2D5E7BB1"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3C2EEF0E"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revealed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30B42381"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 xml:space="preserve">these data </w:t>
      </w:r>
      <w:del w:id="485" w:author="Kendra Dickinson" w:date="2024-04-14T10:40:00Z">
        <w:r w:rsidR="0086057E" w:rsidRPr="00450283" w:rsidDel="00D44484">
          <w:rPr>
            <w:rFonts w:ascii="Times New Roman" w:hAnsi="Times New Roman" w:cs="Times New Roman"/>
          </w:rPr>
          <w:delText xml:space="preserve">seem to </w:delText>
        </w:r>
      </w:del>
      <w:r w:rsidR="00277566" w:rsidRPr="00450283">
        <w:rPr>
          <w:rFonts w:ascii="Times New Roman" w:hAnsi="Times New Roman" w:cs="Times New Roman"/>
        </w:rPr>
        <w:t>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It is important to note that </w:t>
      </w:r>
      <w:r w:rsidRPr="00450283">
        <w:rPr>
          <w:rFonts w:ascii="Times New Roman" w:hAnsi="Times New Roman" w:cs="Times New Roman"/>
        </w:rPr>
        <w:t xml:space="preserve">the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ins w:id="486" w:author="Kendra Dickinson" w:date="2024-04-14T10:40:00Z">
        <w:r w:rsidR="00D44484" w:rsidRPr="00450283">
          <w:rPr>
            <w:rFonts w:ascii="Times New Roman" w:hAnsi="Times New Roman" w:cs="Times New Roman"/>
          </w:rPr>
          <w:t>also reported</w:t>
        </w:r>
      </w:ins>
      <w:del w:id="487" w:author="Kendra Dickinson" w:date="2024-04-14T10:40:00Z">
        <w:r w:rsidRPr="00450283" w:rsidDel="00D44484">
          <w:rPr>
            <w:rFonts w:ascii="Times New Roman" w:hAnsi="Times New Roman" w:cs="Times New Roman"/>
          </w:rPr>
          <w:delText>had</w:delText>
        </w:r>
      </w:del>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w:t>
      </w:r>
      <w:r w:rsidR="00045E30" w:rsidRPr="00450283">
        <w:rPr>
          <w:rFonts w:ascii="Times New Roman" w:hAnsi="Times New Roman" w:cs="Times New Roman"/>
        </w:rPr>
        <w:lastRenderedPageBreak/>
        <w:t>mother tongue, but those speakers of the socially minoritized language, in this case Catalan, show more favorable attitudes towards bilingualism.</w:t>
      </w:r>
    </w:p>
    <w:p w14:paraId="60BBD6AD" w14:textId="7CD36658"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del w:id="488" w:author="Kendra Dickinson" w:date="2024-04-14T10:41:00Z">
        <w:r w:rsidR="00882DA8" w:rsidRPr="00450283" w:rsidDel="00F4691A">
          <w:rPr>
            <w:rFonts w:ascii="Times New Roman" w:hAnsi="Times New Roman" w:cs="Times New Roman"/>
          </w:rPr>
          <w:delText>could be</w:delText>
        </w:r>
      </w:del>
      <w:ins w:id="489" w:author="Kendra Dickinson" w:date="2024-04-14T10:41:00Z">
        <w:r w:rsidR="00F4691A" w:rsidRPr="00450283">
          <w:rPr>
            <w:rFonts w:ascii="Times New Roman" w:hAnsi="Times New Roman" w:cs="Times New Roman"/>
          </w:rPr>
          <w:t>i</w:t>
        </w:r>
        <w:commentRangeStart w:id="490"/>
        <w:r w:rsidR="00F4691A" w:rsidRPr="00450283">
          <w:rPr>
            <w:rFonts w:ascii="Times New Roman" w:hAnsi="Times New Roman" w:cs="Times New Roman"/>
          </w:rPr>
          <w:t>s</w:t>
        </w:r>
      </w:ins>
      <w:r w:rsidR="00882DA8" w:rsidRPr="00450283">
        <w:rPr>
          <w:rFonts w:ascii="Times New Roman" w:hAnsi="Times New Roman" w:cs="Times New Roman"/>
        </w:rPr>
        <w:t xml:space="preserve"> </w:t>
      </w:r>
      <w:commentRangeEnd w:id="490"/>
      <w:r w:rsidR="002913CB" w:rsidRPr="00450283">
        <w:rPr>
          <w:rStyle w:val="CommentReference"/>
          <w:rFonts w:ascii="Times New Roman" w:eastAsia="Times New Roman" w:hAnsi="Times New Roman" w:cs="Times New Roman"/>
          <w:kern w:val="0"/>
          <w:sz w:val="24"/>
          <w:szCs w:val="24"/>
          <w14:ligatures w14:val="none"/>
          <w:rPrChange w:id="491" w:author="Alejandro Andreas Jaume Losa" w:date="2024-04-16T11:37:00Z">
            <w:rPr>
              <w:rStyle w:val="CommentReference"/>
              <w:rFonts w:ascii="Times New Roman" w:eastAsia="Times New Roman" w:hAnsi="Times New Roman" w:cs="Times New Roman"/>
              <w:kern w:val="0"/>
              <w14:ligatures w14:val="none"/>
            </w:rPr>
          </w:rPrChange>
        </w:rPr>
        <w:commentReference w:id="490"/>
      </w:r>
      <w:r w:rsidR="00882DA8" w:rsidRPr="00450283">
        <w:rPr>
          <w:rFonts w:ascii="Times New Roman" w:hAnsi="Times New Roman" w:cs="Times New Roman"/>
        </w:rPr>
        <w:t xml:space="preserve">related to identity. While the present study did not </w:t>
      </w:r>
      <w:ins w:id="492" w:author="Kendra Dickinson" w:date="2024-04-14T10:41:00Z">
        <w:r w:rsidR="002913CB" w:rsidRPr="00450283">
          <w:rPr>
            <w:rFonts w:ascii="Times New Roman" w:hAnsi="Times New Roman" w:cs="Times New Roman"/>
          </w:rPr>
          <w:t xml:space="preserve">directly </w:t>
        </w:r>
      </w:ins>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 xml:space="preserve">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w:t>
      </w:r>
      <w:commentRangeStart w:id="493"/>
      <w:r w:rsidR="00B65998" w:rsidRPr="00450283">
        <w:rPr>
          <w:rFonts w:ascii="Times New Roman" w:hAnsi="Times New Roman" w:cs="Times New Roman"/>
        </w:rPr>
        <w:t>Spanish</w:t>
      </w:r>
      <w:commentRangeEnd w:id="493"/>
      <w:r w:rsidR="002913CB" w:rsidRPr="00450283">
        <w:rPr>
          <w:rStyle w:val="CommentReference"/>
          <w:rFonts w:ascii="Times New Roman" w:eastAsia="Times New Roman" w:hAnsi="Times New Roman" w:cs="Times New Roman"/>
          <w:kern w:val="0"/>
          <w:sz w:val="24"/>
          <w:szCs w:val="24"/>
          <w14:ligatures w14:val="none"/>
          <w:rPrChange w:id="494" w:author="Alejandro Andreas Jaume Losa" w:date="2024-04-16T11:37:00Z">
            <w:rPr>
              <w:rStyle w:val="CommentReference"/>
              <w:rFonts w:ascii="Times New Roman" w:eastAsia="Times New Roman" w:hAnsi="Times New Roman" w:cs="Times New Roman"/>
              <w:kern w:val="0"/>
              <w14:ligatures w14:val="none"/>
            </w:rPr>
          </w:rPrChange>
        </w:rPr>
        <w:commentReference w:id="493"/>
      </w:r>
      <w:r w:rsidR="00B65998" w:rsidRPr="00450283">
        <w:rPr>
          <w:rFonts w:ascii="Times New Roman" w:hAnsi="Times New Roman" w:cs="Times New Roman"/>
        </w:rPr>
        <w:t>.</w:t>
      </w:r>
    </w:p>
    <w:p w14:paraId="20ADDD76" w14:textId="10A866E6"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ins w:id="495" w:author="Kendra Dickinson" w:date="2024-04-14T10:42:00Z">
        <w:r w:rsidR="00491B54" w:rsidRPr="00450283">
          <w:rPr>
            <w:rFonts w:ascii="Times New Roman" w:hAnsi="Times New Roman" w:cs="Times New Roman"/>
          </w:rPr>
          <w:t xml:space="preserve">principal </w:t>
        </w:r>
      </w:ins>
      <w:r w:rsidRPr="00450283">
        <w:rPr>
          <w:rFonts w:ascii="Times New Roman" w:hAnsi="Times New Roman" w:cs="Times New Roman"/>
        </w:rPr>
        <w:t>finding</w:t>
      </w:r>
      <w:ins w:id="496" w:author="Kendra Dickinson" w:date="2024-04-14T10:42:00Z">
        <w:r w:rsidR="00491B54" w:rsidRPr="00450283">
          <w:rPr>
            <w:rFonts w:ascii="Times New Roman" w:hAnsi="Times New Roman" w:cs="Times New Roman"/>
          </w:rPr>
          <w:t xml:space="preserve"> of this study</w:t>
        </w:r>
      </w:ins>
      <w:r w:rsidR="00882DA8" w:rsidRPr="00450283">
        <w:rPr>
          <w:rFonts w:ascii="Times New Roman" w:hAnsi="Times New Roman" w:cs="Times New Roman"/>
        </w:rPr>
        <w:t xml:space="preserve">, </w:t>
      </w:r>
      <w:r w:rsidRPr="00450283">
        <w:rPr>
          <w:rFonts w:ascii="Times New Roman" w:hAnsi="Times New Roman" w:cs="Times New Roman"/>
        </w:rPr>
        <w:t xml:space="preserve">results </w:t>
      </w:r>
      <w:del w:id="497" w:author="Kendra Dickinson" w:date="2024-04-14T10:42:00Z">
        <w:r w:rsidR="00B65998" w:rsidRPr="00450283" w:rsidDel="00491B54">
          <w:rPr>
            <w:rFonts w:ascii="Times New Roman" w:hAnsi="Times New Roman" w:cs="Times New Roman"/>
          </w:rPr>
          <w:delText xml:space="preserve">in this study </w:delText>
        </w:r>
      </w:del>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  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415331F7"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Finally, </w:t>
      </w:r>
      <w:del w:id="498" w:author="Kendra Dickinson" w:date="2024-04-14T10:47:00Z">
        <w:r w:rsidRPr="00450283" w:rsidDel="00491B54">
          <w:rPr>
            <w:rFonts w:ascii="Times New Roman" w:hAnsi="Times New Roman" w:cs="Times New Roman"/>
          </w:rPr>
          <w:delText xml:space="preserve">and </w:delText>
        </w:r>
      </w:del>
      <w:r w:rsidRPr="00450283">
        <w:rPr>
          <w:rFonts w:ascii="Times New Roman" w:hAnsi="Times New Roman" w:cs="Times New Roman"/>
        </w:rPr>
        <w:t>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ins w:id="499" w:author="Kendra Dickinson" w:date="2024-04-14T10:46:00Z">
        <w:r w:rsidR="00491B54" w:rsidRPr="00450283">
          <w:rPr>
            <w:rFonts w:ascii="Times New Roman" w:hAnsi="Times New Roman" w:cs="Times New Roman"/>
          </w:rPr>
          <w:t xml:space="preserve"> central find</w:t>
        </w:r>
      </w:ins>
      <w:ins w:id="500" w:author="Kendra Dickinson" w:date="2024-04-14T10:47:00Z">
        <w:r w:rsidR="00491B54" w:rsidRPr="00450283">
          <w:rPr>
            <w:rFonts w:ascii="Times New Roman" w:hAnsi="Times New Roman" w:cs="Times New Roman"/>
          </w:rPr>
          <w:t>ing of this work</w:t>
        </w:r>
      </w:ins>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del w:id="501" w:author="Kendra Dickinson" w:date="2024-04-14T10:48:00Z">
        <w:r w:rsidR="00882DA8" w:rsidRPr="00450283" w:rsidDel="00E9193F">
          <w:rPr>
            <w:rFonts w:ascii="Times New Roman" w:hAnsi="Times New Roman" w:cs="Times New Roman"/>
          </w:rPr>
          <w:delText>could be indicating</w:delText>
        </w:r>
      </w:del>
      <w:ins w:id="502" w:author="Kendra Dickinson" w:date="2024-04-14T10:48:00Z">
        <w:r w:rsidR="00E9193F" w:rsidRPr="00450283">
          <w:rPr>
            <w:rFonts w:ascii="Times New Roman" w:hAnsi="Times New Roman" w:cs="Times New Roman"/>
          </w:rPr>
          <w:t>indicate</w:t>
        </w:r>
      </w:ins>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 xml:space="preserve">of more  centrist </w:t>
      </w:r>
      <w:r w:rsidR="00882DA8" w:rsidRPr="00450283">
        <w:rPr>
          <w:rFonts w:ascii="Times New Roman" w:hAnsi="Times New Roman" w:cs="Times New Roman"/>
        </w:rPr>
        <w:t>political orientation</w:t>
      </w:r>
      <w:ins w:id="503" w:author="Kendra Dickinson" w:date="2024-04-14T10:48:00Z">
        <w:r w:rsidR="00E9193F" w:rsidRPr="00450283">
          <w:rPr>
            <w:rFonts w:ascii="Times New Roman" w:hAnsi="Times New Roman" w:cs="Times New Roman"/>
          </w:rPr>
          <w:t>.</w:t>
        </w:r>
      </w:ins>
      <w:del w:id="504" w:author="Kendra Dickinson" w:date="2024-04-14T10:48:00Z">
        <w:r w:rsidR="00882DA8" w:rsidRPr="00450283" w:rsidDel="00E9193F">
          <w:rPr>
            <w:rFonts w:ascii="Times New Roman" w:hAnsi="Times New Roman" w:cs="Times New Roman"/>
          </w:rPr>
          <w:delText xml:space="preserve"> </w:delText>
        </w:r>
      </w:del>
    </w:p>
    <w:p w14:paraId="5369C54B" w14:textId="39CD2FA7"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ins w:id="505" w:author="Kendra Dickinson" w:date="2024-04-14T10:49:00Z">
        <w:r w:rsidR="00E9193F" w:rsidRPr="00450283">
          <w:rPr>
            <w:rFonts w:ascii="Times New Roman" w:hAnsi="Times New Roman" w:cs="Times New Roman"/>
          </w:rPr>
          <w:t>, with</w:t>
        </w:r>
      </w:ins>
      <w:del w:id="506" w:author="Kendra Dickinson" w:date="2024-04-14T10:49:00Z">
        <w:r w:rsidR="00B65998" w:rsidRPr="00450283" w:rsidDel="00E9193F">
          <w:rPr>
            <w:rFonts w:ascii="Times New Roman" w:hAnsi="Times New Roman" w:cs="Times New Roman"/>
          </w:rPr>
          <w:delText>.</w:delText>
        </w:r>
      </w:del>
      <w:r w:rsidR="00B65998" w:rsidRPr="00450283">
        <w:rPr>
          <w:rFonts w:ascii="Times New Roman" w:hAnsi="Times New Roman" w:cs="Times New Roman"/>
        </w:rPr>
        <w:t xml:space="preserve"> </w:t>
      </w:r>
      <w:del w:id="507" w:author="Kendra Dickinson" w:date="2024-04-14T10:49:00Z">
        <w:r w:rsidR="00B65998" w:rsidRPr="00450283" w:rsidDel="00E9193F">
          <w:rPr>
            <w:rFonts w:ascii="Times New Roman" w:hAnsi="Times New Roman" w:cs="Times New Roman"/>
          </w:rPr>
          <w:delText xml:space="preserve">Essentially, </w:delText>
        </w:r>
      </w:del>
      <w:r w:rsidR="00B65998" w:rsidRPr="00450283">
        <w:rPr>
          <w:rFonts w:ascii="Times New Roman" w:hAnsi="Times New Roman" w:cs="Times New Roman"/>
        </w:rPr>
        <w:t>language attitudes</w:t>
      </w:r>
      <w:ins w:id="508" w:author="Kendra Dickinson" w:date="2024-04-14T10:49:00Z">
        <w:r w:rsidR="00E9193F" w:rsidRPr="00450283">
          <w:rPr>
            <w:rFonts w:ascii="Times New Roman" w:hAnsi="Times New Roman" w:cs="Times New Roman"/>
          </w:rPr>
          <w:t xml:space="preserve"> essentially</w:t>
        </w:r>
      </w:ins>
      <w:r w:rsidR="00B65998" w:rsidRPr="00450283">
        <w:rPr>
          <w:rFonts w:ascii="Times New Roman" w:hAnsi="Times New Roman" w:cs="Times New Roman"/>
        </w:rPr>
        <w:t xml:space="preserve"> becom</w:t>
      </w:r>
      <w:ins w:id="509" w:author="Kendra Dickinson" w:date="2024-04-14T10:49:00Z">
        <w:r w:rsidR="00E9193F" w:rsidRPr="00450283">
          <w:rPr>
            <w:rFonts w:ascii="Times New Roman" w:hAnsi="Times New Roman" w:cs="Times New Roman"/>
          </w:rPr>
          <w:t>ing</w:t>
        </w:r>
      </w:ins>
      <w:del w:id="510" w:author="Kendra Dickinson" w:date="2024-04-14T10:49:00Z">
        <w:r w:rsidR="00B65998" w:rsidRPr="00450283" w:rsidDel="00E9193F">
          <w:rPr>
            <w:rFonts w:ascii="Times New Roman" w:hAnsi="Times New Roman" w:cs="Times New Roman"/>
          </w:rPr>
          <w:delText>e</w:delText>
        </w:r>
      </w:del>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ins w:id="511" w:author="Kendra Dickinson" w:date="2024-04-14T10:49:00Z">
        <w:r w:rsidR="00E9193F" w:rsidRPr="00450283">
          <w:rPr>
            <w:rFonts w:ascii="Times New Roman" w:hAnsi="Times New Roman" w:cs="Times New Roman"/>
          </w:rPr>
          <w:t>ily</w:t>
        </w:r>
      </w:ins>
      <w:del w:id="512" w:author="Kendra Dickinson" w:date="2024-04-14T10:49:00Z">
        <w:r w:rsidRPr="00450283" w:rsidDel="00E9193F">
          <w:rPr>
            <w:rFonts w:ascii="Times New Roman" w:hAnsi="Times New Roman" w:cs="Times New Roman"/>
          </w:rPr>
          <w:delText>y</w:delText>
        </w:r>
      </w:del>
      <w:r w:rsidRPr="00450283">
        <w:rPr>
          <w:rFonts w:ascii="Times New Roman" w:hAnsi="Times New Roman" w:cs="Times New Roman"/>
        </w:rPr>
        <w:t>, as political orientation becomes more extreme, either to the left or to the right, attitudes toward one’s own languages become more</w:t>
      </w:r>
      <w:ins w:id="513" w:author="Alejandro Andreas Jaume Losa" w:date="2024-04-16T12:27:00Z">
        <w:r w:rsidR="004F7E6E">
          <w:rPr>
            <w:rFonts w:ascii="Times New Roman" w:hAnsi="Times New Roman" w:cs="Times New Roman"/>
          </w:rPr>
          <w:t xml:space="preserve"> polarized a</w:t>
        </w:r>
      </w:ins>
      <w:del w:id="514" w:author="Alejandro Andreas Jaume Losa" w:date="2024-04-16T12:27:00Z">
        <w:r w:rsidRPr="00450283" w:rsidDel="004F7E6E">
          <w:rPr>
            <w:rFonts w:ascii="Times New Roman" w:hAnsi="Times New Roman" w:cs="Times New Roman"/>
          </w:rPr>
          <w:delText xml:space="preserve"> </w:delText>
        </w:r>
        <w:commentRangeStart w:id="515"/>
        <w:r w:rsidRPr="00450283" w:rsidDel="004F7E6E">
          <w:rPr>
            <w:rFonts w:ascii="Times New Roman" w:hAnsi="Times New Roman" w:cs="Times New Roman"/>
          </w:rPr>
          <w:delText>acute</w:delText>
        </w:r>
        <w:commentRangeEnd w:id="515"/>
        <w:r w:rsidR="00E9193F" w:rsidRPr="00450283" w:rsidDel="004F7E6E">
          <w:rPr>
            <w:rStyle w:val="CommentReference"/>
            <w:rFonts w:ascii="Times New Roman" w:eastAsia="Times New Roman" w:hAnsi="Times New Roman" w:cs="Times New Roman"/>
            <w:kern w:val="0"/>
            <w:sz w:val="24"/>
            <w:szCs w:val="24"/>
            <w14:ligatures w14:val="none"/>
            <w:rPrChange w:id="516" w:author="Alejandro Andreas Jaume Losa" w:date="2024-04-16T11:37:00Z">
              <w:rPr>
                <w:rStyle w:val="CommentReference"/>
                <w:rFonts w:ascii="Times New Roman" w:eastAsia="Times New Roman" w:hAnsi="Times New Roman" w:cs="Times New Roman"/>
                <w:kern w:val="0"/>
                <w14:ligatures w14:val="none"/>
              </w:rPr>
            </w:rPrChange>
          </w:rPr>
          <w:commentReference w:id="515"/>
        </w:r>
        <w:r w:rsidRPr="00450283" w:rsidDel="004F7E6E">
          <w:rPr>
            <w:rFonts w:ascii="Times New Roman" w:hAnsi="Times New Roman" w:cs="Times New Roman"/>
          </w:rPr>
          <w:delText xml:space="preserve"> a</w:delText>
        </w:r>
      </w:del>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 This 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del w:id="517" w:author="Kendra Dickinson" w:date="2024-04-14T10:55:00Z">
        <w:r w:rsidRPr="00450283" w:rsidDel="00E9193F">
          <w:rPr>
            <w:rFonts w:ascii="Times New Roman" w:hAnsi="Times New Roman" w:cs="Times New Roman"/>
          </w:rPr>
          <w:delText>stand-point</w:delText>
        </w:r>
      </w:del>
      <w:ins w:id="518" w:author="Kendra Dickinson" w:date="2024-04-14T10:55:00Z">
        <w:r w:rsidR="00E9193F" w:rsidRPr="00450283">
          <w:rPr>
            <w:rFonts w:ascii="Times New Roman" w:hAnsi="Times New Roman" w:cs="Times New Roman"/>
          </w:rPr>
          <w:t>standpoint</w:t>
        </w:r>
      </w:ins>
      <w:r w:rsidRPr="00450283">
        <w:rPr>
          <w:rFonts w:ascii="Times New Roman" w:hAnsi="Times New Roman" w:cs="Times New Roman"/>
        </w:rPr>
        <w:t>, 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68D905DB"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ins w:id="519" w:author="Kendra Dickinson" w:date="2024-04-14T10:56:00Z">
        <w:r w:rsidR="00E9193F" w:rsidRPr="00450283">
          <w:rPr>
            <w:rFonts w:ascii="Times New Roman" w:hAnsi="Times New Roman" w:cs="Times New Roman"/>
          </w:rPr>
          <w:t>in</w:t>
        </w:r>
      </w:ins>
      <w:ins w:id="520" w:author="Alejandro Andreas Jaume Losa" w:date="2024-04-16T12:23:00Z">
        <w:r w:rsidR="004F7E6E">
          <w:rPr>
            <w:rFonts w:ascii="Times New Roman" w:hAnsi="Times New Roman" w:cs="Times New Roman"/>
          </w:rPr>
          <w:t xml:space="preserve"> </w:t>
        </w:r>
      </w:ins>
      <w:del w:id="521" w:author="Kendra Dickinson" w:date="2024-04-14T10:56:00Z">
        <w:r w:rsidRPr="00450283" w:rsidDel="00E9193F">
          <w:rPr>
            <w:rFonts w:ascii="Times New Roman" w:hAnsi="Times New Roman" w:cs="Times New Roman"/>
          </w:rPr>
          <w:delText xml:space="preserve">of </w:delText>
        </w:r>
      </w:del>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it is important to note that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0D72828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w:t>
      </w:r>
      <w:r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del w:id="522" w:author="Kendra Dickinson [2]" w:date="2024-04-14T06:57:00Z">
        <w:r w:rsidRPr="00450283" w:rsidDel="00CC705A">
          <w:rPr>
            <w:rFonts w:ascii="Times New Roman" w:hAnsi="Times New Roman" w:cs="Times New Roman"/>
          </w:rPr>
          <w:delText>sided</w:delText>
        </w:r>
      </w:del>
      <w:ins w:id="523" w:author="Kendra Dickinson [2]" w:date="2024-04-14T06:57:00Z">
        <w:r w:rsidR="00CC705A" w:rsidRPr="00450283">
          <w:rPr>
            <w:rFonts w:ascii="Times New Roman" w:hAnsi="Times New Roman" w:cs="Times New Roman"/>
          </w:rPr>
          <w:t>polarized</w:t>
        </w:r>
      </w:ins>
      <w:r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2EA1742D" w:rsidR="00882DA8" w:rsidRPr="00450283"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r w:rsidR="00602CE1" w:rsidRPr="00450283">
        <w:rPr>
          <w:rFonts w:ascii="Times New Roman" w:hAnsi="Times New Roman" w:cs="Times New Roman"/>
        </w:rPr>
        <w:t xml:space="preserve">it is important to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Additionally, future studies focused on uncovering new factors related to the formation of language attitudes toward Catalan and Spanish in Palma, such as socioeconomic </w:t>
      </w:r>
      <w:r w:rsidRPr="00450283">
        <w:rPr>
          <w:rFonts w:ascii="Times New Roman" w:hAnsi="Times New Roman" w:cs="Times New Roman"/>
        </w:rPr>
        <w:lastRenderedPageBreak/>
        <w:t>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6515BC20" w14:textId="77777777" w:rsidR="00532F9B" w:rsidRPr="00450283" w:rsidDel="004F7E6E" w:rsidRDefault="00532F9B" w:rsidP="00882DA8">
      <w:pPr>
        <w:spacing w:line="480" w:lineRule="auto"/>
        <w:ind w:firstLine="720"/>
        <w:jc w:val="both"/>
        <w:rPr>
          <w:del w:id="524" w:author="Alejandro Andreas Jaume Losa" w:date="2024-04-16T12:23:00Z"/>
          <w:rFonts w:ascii="Times New Roman" w:hAnsi="Times New Roman" w:cs="Times New Roman"/>
        </w:rPr>
      </w:pPr>
    </w:p>
    <w:p w14:paraId="1952ABD5" w14:textId="77777777" w:rsidR="005A02C9" w:rsidRPr="00450283" w:rsidRDefault="005A02C9" w:rsidP="004F7E6E">
      <w:pPr>
        <w:spacing w:line="480" w:lineRule="auto"/>
        <w:jc w:val="both"/>
        <w:rPr>
          <w:rFonts w:ascii="Times New Roman" w:hAnsi="Times New Roman" w:cs="Times New Roman"/>
        </w:rPr>
        <w:pPrChange w:id="525" w:author="Alejandro Andreas Jaume Losa" w:date="2024-04-16T12:23:00Z">
          <w:pPr>
            <w:spacing w:line="480" w:lineRule="auto"/>
            <w:ind w:firstLine="720"/>
            <w:jc w:val="both"/>
          </w:pPr>
        </w:pPrChange>
      </w:pPr>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Change w:id="526" w:author="Alejandro Andreas Jaume Losa" w:date="2024-04-16T11:37:00Z">
            <w:rPr>
              <w:b/>
              <w:bCs/>
              <w:lang w:val="es-ES"/>
            </w:rPr>
          </w:rPrChange>
        </w:rPr>
        <w:fldChar w:fldCharType="begin"/>
      </w:r>
      <w:r w:rsidRPr="00450283">
        <w:rPr>
          <w:rFonts w:ascii="Times New Roman" w:hAnsi="Times New Roman" w:cs="Times New Roman"/>
          <w:b/>
          <w:bCs/>
          <w:lang w:val="es-ES"/>
          <w:rPrChange w:id="527" w:author="Alejandro Andreas Jaume Losa" w:date="2024-04-16T11:37:00Z">
            <w:rPr>
              <w:b/>
              <w:bCs/>
              <w:lang w:val="es-ES"/>
            </w:rPr>
          </w:rPrChange>
        </w:rPr>
        <w:instrText xml:space="preserve"> ADDIN ZOTERO_BIBL {"uncited":[],"omitted":[],"custom":[]} CSL_BIBLIOGRAPHY </w:instrText>
      </w:r>
      <w:r w:rsidRPr="00450283">
        <w:rPr>
          <w:rFonts w:ascii="Times New Roman" w:hAnsi="Times New Roman" w:cs="Times New Roman"/>
          <w:b/>
          <w:bCs/>
          <w:lang w:val="es-ES"/>
          <w:rPrChange w:id="528" w:author="Alejandro Andreas Jaume Losa" w:date="2024-04-16T11:37:00Z">
            <w:rPr>
              <w:b/>
              <w:bCs/>
              <w:lang w:val="es-ES"/>
            </w:rPr>
          </w:rPrChange>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xml:space="preserve">. </w:t>
      </w:r>
      <w:r w:rsidRPr="00450283">
        <w:rPr>
          <w:rFonts w:ascii="Times New Roman" w:hAnsi="Times New Roman" w:cs="Times New Roman"/>
          <w:lang w:val="es-ES"/>
        </w:rPr>
        <w:lastRenderedPageBreak/>
        <w:t>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w:t>
      </w:r>
      <w:r w:rsidRPr="00450283">
        <w:rPr>
          <w:rFonts w:ascii="Times New Roman" w:hAnsi="Times New Roman" w:cs="Times New Roman"/>
          <w:lang w:val="es-ES"/>
        </w:rPr>
        <w:lastRenderedPageBreak/>
        <w:t xml:space="preserve">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w:t>
      </w:r>
      <w:r w:rsidRPr="00450283">
        <w:rPr>
          <w:rFonts w:ascii="Times New Roman" w:hAnsi="Times New Roman" w:cs="Times New Roman"/>
          <w:lang w:val="es-ES"/>
        </w:rPr>
        <w:lastRenderedPageBreak/>
        <w:t>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4AE81804" w14:textId="77777777" w:rsidR="005A02C9" w:rsidDel="004F7E6E" w:rsidRDefault="005A02C9" w:rsidP="005A02C9">
      <w:pPr>
        <w:spacing w:line="480" w:lineRule="auto"/>
        <w:jc w:val="both"/>
        <w:rPr>
          <w:del w:id="529" w:author="Alejandro Andreas Jaume Losa" w:date="2024-04-16T12:27:00Z"/>
          <w:rFonts w:ascii="Times New Roman" w:hAnsi="Times New Roman" w:cs="Times New Roman"/>
          <w:b/>
          <w:bCs/>
          <w:lang w:val="es-ES"/>
        </w:rPr>
      </w:pPr>
    </w:p>
    <w:p w14:paraId="5F6021B0" w14:textId="77777777" w:rsidR="004F7E6E" w:rsidRPr="00450283" w:rsidRDefault="004F7E6E" w:rsidP="005A02C9">
      <w:pPr>
        <w:spacing w:line="480" w:lineRule="auto"/>
        <w:jc w:val="both"/>
        <w:rPr>
          <w:ins w:id="530" w:author="Alejandro Andreas Jaume Losa" w:date="2024-04-16T12:27:00Z"/>
          <w:rFonts w:ascii="Times New Roman" w:hAnsi="Times New Roman" w:cs="Times New Roman"/>
          <w:b/>
          <w:bCs/>
          <w:lang w:val="es-ES"/>
        </w:rPr>
      </w:pPr>
    </w:p>
    <w:p w14:paraId="01054227" w14:textId="77777777" w:rsidR="005A02C9" w:rsidRPr="00450283" w:rsidDel="004F7E6E" w:rsidRDefault="005A02C9" w:rsidP="005A02C9">
      <w:pPr>
        <w:spacing w:line="480" w:lineRule="auto"/>
        <w:jc w:val="both"/>
        <w:rPr>
          <w:del w:id="531" w:author="Alejandro Andreas Jaume Losa" w:date="2024-04-16T12:27:00Z"/>
          <w:rFonts w:ascii="Times New Roman" w:hAnsi="Times New Roman" w:cs="Times New Roman"/>
          <w:b/>
          <w:bCs/>
          <w:lang w:val="es-ES"/>
        </w:rPr>
      </w:pPr>
    </w:p>
    <w:p w14:paraId="6BEA8B76" w14:textId="77777777" w:rsidR="005A02C9" w:rsidRPr="00450283" w:rsidDel="004F7E6E" w:rsidRDefault="005A02C9" w:rsidP="005A02C9">
      <w:pPr>
        <w:spacing w:line="480" w:lineRule="auto"/>
        <w:jc w:val="both"/>
        <w:rPr>
          <w:del w:id="532" w:author="Alejandro Andreas Jaume Losa" w:date="2024-04-16T12:27:00Z"/>
          <w:rFonts w:ascii="Times New Roman" w:hAnsi="Times New Roman" w:cs="Times New Roman"/>
          <w:b/>
          <w:bCs/>
          <w:lang w:val="es-ES"/>
        </w:rPr>
      </w:pPr>
    </w:p>
    <w:p w14:paraId="19771700" w14:textId="77777777" w:rsidR="005A02C9" w:rsidRPr="00450283" w:rsidDel="004F7E6E" w:rsidRDefault="005A02C9" w:rsidP="005A02C9">
      <w:pPr>
        <w:spacing w:line="480" w:lineRule="auto"/>
        <w:jc w:val="both"/>
        <w:rPr>
          <w:del w:id="533" w:author="Alejandro Andreas Jaume Losa" w:date="2024-04-16T12:27:00Z"/>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lastRenderedPageBreak/>
        <w:t>Appendix</w:t>
      </w:r>
      <w:ins w:id="534" w:author="Kendra Dickinson [2]" w:date="2024-04-14T06:59:00Z">
        <w:r w:rsidR="00CC705A" w:rsidRPr="00450283">
          <w:rPr>
            <w:rFonts w:ascii="Times New Roman" w:hAnsi="Times New Roman" w:cs="Times New Roman"/>
            <w:b/>
            <w:bCs/>
            <w:lang w:val="es-ES"/>
          </w:rPr>
          <w:t xml:space="preserve"> 1</w:t>
        </w:r>
      </w:ins>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fer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fer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 vegades em sent obligat a fer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 vegades em sent obligat a fer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Intent fer servir català sempre que puc</w:t>
            </w:r>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Intent fer servir el castellà sempre que puc</w:t>
            </w:r>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tenc fills, m’agradaria que xerrassin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tenc fills, m’agradaria que xerrassin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No és de bona educació respondre en català a algú que et xerra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és de bona educació respondre en castellà a algú que et xerra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difficulty and enjoyment</w:t>
            </w:r>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difícil d’aprendre</w:t>
            </w:r>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castalán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una llengua difícil d’aprendre</w:t>
            </w:r>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fora li costarà menys aprendre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És desagradable aprendre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És desagradable aprendre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És avorrit aprendre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És avorrit aprendre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que sona malament</w:t>
            </w:r>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una llengua que sona malament</w:t>
            </w:r>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lastRenderedPageBreak/>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català pot arribar a ser una llengua important en el context europeu.</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pot arribar a ser una llengua important en el context europeu.</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tan important com l’anglès.</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tan important com l’anglès.</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Ambues llengües són igual d’importants</w:t>
            </w:r>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 la pena aprendre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 la pena aprendre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català em serà útil en el futur per trobar feina.</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castellà em serà útil en el futur per trobar feina.</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serveix per a un àmbits i el castellà per a uns altres.</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lastRenderedPageBreak/>
              <w:t>Hauria de ser obligatori que els alumnes de Balears cursassin, com a mínim, el 50% de les assignatures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Tendría que ser obligatorio que los alumnus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Hauria de ser obligatori que els alumnes de Balears cursassin, com a mínim, el 50% de les assignatures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Tendría que ser obligatorio que los alumnus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hauria de ser una asignatura voluntària a les escoles i instituts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hauria de ser una asignatura voluntària a les escoles i instituts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ha de ser un requisit per ocupar un lloc de feina a l’administración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tiene que ser un requisite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Per al personal sanitari, és més important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Per al personal sanitari, és més important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 tots xerram castellà, no és necessari que la gent que ve d’altres comunitats autònomes o països de parla castellana aprenguin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lastRenderedPageBreak/>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català és un element indentitari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català és la llengua que hauria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castellà és la llengua que hauria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Totes les persones que viuen a les Balears haurien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Visc a les Balears i, per això, he de saber, estudiar i fer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Visc a les Balears i, per això, he de saber, estudiar i fer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Vivo en Baleares y, por eso, tengo que saber, estudiar y utilizer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És necessari aprendre català per integrar-se totalment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vegada menys gent sap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vegada menys gent sap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català està en perill de desaparèixer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lastRenderedPageBreak/>
              <w:t>El castellà està en perill de desaparèixer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 hauria d’esforçar-se més en fer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 hauria d’esforçar-se més en fer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1B7C94D2" w14:textId="77777777" w:rsidR="005A02C9" w:rsidRPr="00450283" w:rsidRDefault="005A02C9" w:rsidP="005A02C9">
      <w:pPr>
        <w:spacing w:line="480" w:lineRule="auto"/>
        <w:jc w:val="both"/>
        <w:rPr>
          <w:rFonts w:ascii="Times New Roman" w:hAnsi="Times New Roman" w:cs="Times New Roman"/>
        </w:rPr>
      </w:pPr>
    </w:p>
    <w:sectPr w:rsidR="005A02C9" w:rsidRPr="00450283" w:rsidSect="00BD52AB">
      <w:footerReference w:type="even" r:id="rId43"/>
      <w:footerReference w:type="defaul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Kendra Dickinson" w:date="2024-04-14T09:40:00Z" w:initials="KD">
    <w:p w14:paraId="0816C2A4" w14:textId="77777777" w:rsidR="00800F63" w:rsidRDefault="00800F63" w:rsidP="00800F63">
      <w:r>
        <w:rPr>
          <w:rStyle w:val="CommentReference"/>
        </w:rPr>
        <w:annotationRef/>
      </w:r>
      <w:r>
        <w:rPr>
          <w:rFonts w:ascii="Times New Roman" w:eastAsia="Times New Roman" w:hAnsi="Times New Roman" w:cs="Times New Roman"/>
          <w:color w:val="000000"/>
          <w:kern w:val="0"/>
          <w:sz w:val="20"/>
          <w:szCs w:val="20"/>
          <w14:ligatures w14:val="none"/>
        </w:rPr>
        <w:t>Just some suggestions</w:t>
      </w:r>
    </w:p>
  </w:comment>
  <w:comment w:id="51" w:author="Kendra Dickinson" w:date="2024-04-13T17:25:00Z" w:initials="KD">
    <w:p w14:paraId="3BC80611" w14:textId="4E4C684E" w:rsidR="007B069B" w:rsidRDefault="007B069B" w:rsidP="007B069B">
      <w:r>
        <w:rPr>
          <w:rStyle w:val="CommentReference"/>
        </w:rPr>
        <w:annotationRef/>
      </w:r>
      <w:r>
        <w:rPr>
          <w:rFonts w:ascii="Times New Roman" w:eastAsia="Times New Roman" w:hAnsi="Times New Roman" w:cs="Times New Roman"/>
          <w:color w:val="000000"/>
          <w:kern w:val="0"/>
          <w:sz w:val="20"/>
          <w:szCs w:val="20"/>
          <w14:ligatures w14:val="none"/>
        </w:rPr>
        <w:t>This seems like a lot to have in parentheses. Can you end the sentence after “evident”, and then start a new sentence with “This is apparent in….(all the things you list”</w:t>
      </w:r>
    </w:p>
  </w:comment>
  <w:comment w:id="63" w:author="Kendra Dickinson" w:date="2024-04-13T17:27:00Z" w:initials="KD">
    <w:p w14:paraId="6146EF57" w14:textId="77777777" w:rsidR="007B069B" w:rsidRDefault="007B069B" w:rsidP="007B069B">
      <w:r>
        <w:rPr>
          <w:rStyle w:val="CommentReference"/>
        </w:rPr>
        <w:annotationRef/>
      </w:r>
      <w:r>
        <w:rPr>
          <w:rFonts w:ascii="Times New Roman" w:eastAsia="Times New Roman" w:hAnsi="Times New Roman" w:cs="Times New Roman"/>
          <w:color w:val="000000"/>
          <w:kern w:val="0"/>
          <w:sz w:val="20"/>
          <w:szCs w:val="20"/>
          <w14:ligatures w14:val="none"/>
        </w:rPr>
        <w:t>Awesome!!</w:t>
      </w:r>
    </w:p>
  </w:comment>
  <w:comment w:id="67" w:author="Kendra Dickinson" w:date="2024-04-13T17:29:00Z" w:initials="KD">
    <w:p w14:paraId="3642BB51" w14:textId="77777777" w:rsidR="00396C26" w:rsidRDefault="00396C26" w:rsidP="00396C26">
      <w:r>
        <w:rPr>
          <w:rStyle w:val="CommentReference"/>
        </w:rPr>
        <w:annotationRef/>
      </w:r>
      <w:r>
        <w:rPr>
          <w:rFonts w:ascii="Times New Roman" w:eastAsia="Times New Roman" w:hAnsi="Times New Roman" w:cs="Times New Roman"/>
          <w:color w:val="000000"/>
          <w:kern w:val="0"/>
          <w:sz w:val="20"/>
          <w:szCs w:val="20"/>
          <w14:ligatures w14:val="none"/>
        </w:rPr>
        <w:t>Sometimes you say “Art” and sometimes you say “Article”. Either is fine, just pick one.</w:t>
      </w:r>
    </w:p>
  </w:comment>
  <w:comment w:id="90" w:author="Kendra Dickinson" w:date="2024-04-13T17:25:00Z" w:initials="KD">
    <w:p w14:paraId="49984A92" w14:textId="77777777" w:rsidR="0058021D" w:rsidRDefault="0058021D" w:rsidP="0058021D">
      <w:r>
        <w:rPr>
          <w:rStyle w:val="CommentReference"/>
        </w:rPr>
        <w:annotationRef/>
      </w:r>
      <w:r>
        <w:rPr>
          <w:rFonts w:ascii="Times New Roman" w:eastAsia="Times New Roman" w:hAnsi="Times New Roman" w:cs="Times New Roman"/>
          <w:color w:val="000000"/>
          <w:kern w:val="0"/>
          <w:sz w:val="20"/>
          <w:szCs w:val="20"/>
          <w14:ligatures w14:val="none"/>
        </w:rPr>
        <w:t>This seems like a lot to have in parentheses. Can you end the sentence after “evident”, and then start a new sentence with “This is apparent in….(all the things you list”</w:t>
      </w:r>
    </w:p>
  </w:comment>
  <w:comment w:id="94" w:author="Kendra Dickinson" w:date="2024-04-13T17:37:00Z" w:initials="KD">
    <w:p w14:paraId="35C897F2" w14:textId="77777777" w:rsidR="001466E5" w:rsidRDefault="001466E5" w:rsidP="001466E5">
      <w:r>
        <w:rPr>
          <w:rStyle w:val="CommentReference"/>
        </w:rPr>
        <w:annotationRef/>
      </w:r>
      <w:r>
        <w:rPr>
          <w:rFonts w:ascii="Times New Roman" w:eastAsia="Times New Roman" w:hAnsi="Times New Roman" w:cs="Times New Roman"/>
          <w:color w:val="000000"/>
          <w:kern w:val="0"/>
          <w:sz w:val="20"/>
          <w:szCs w:val="20"/>
          <w14:ligatures w14:val="none"/>
        </w:rPr>
        <w:t>I noticed you have this same info in the introduction. I would consider removing it from the introduction, and making it its own sentence here.</w:t>
      </w:r>
    </w:p>
    <w:p w14:paraId="6B79E5CB" w14:textId="77777777" w:rsidR="001466E5" w:rsidRDefault="001466E5" w:rsidP="001466E5"/>
    <w:p w14:paraId="3E719681" w14:textId="77777777" w:rsidR="001466E5" w:rsidRDefault="001466E5" w:rsidP="001466E5"/>
    <w:p w14:paraId="37EA95D1" w14:textId="77777777" w:rsidR="001466E5" w:rsidRDefault="001466E5" w:rsidP="001466E5"/>
  </w:comment>
  <w:comment w:id="95" w:author="Kendra Dickinson" w:date="2024-04-13T17:37:00Z" w:initials="KD">
    <w:p w14:paraId="1EABA399" w14:textId="77777777" w:rsidR="001466E5" w:rsidRDefault="001466E5" w:rsidP="001466E5">
      <w:r>
        <w:rPr>
          <w:rStyle w:val="CommentReference"/>
        </w:rPr>
        <w:annotationRef/>
      </w:r>
      <w:r>
        <w:rPr>
          <w:rFonts w:ascii="Times New Roman" w:eastAsia="Times New Roman" w:hAnsi="Times New Roman" w:cs="Times New Roman"/>
          <w:kern w:val="0"/>
          <w:sz w:val="20"/>
          <w:szCs w:val="20"/>
          <w14:ligatures w14:val="none"/>
        </w:rPr>
        <w:t>This seems like a lot to have in parentheses. Can you end the sentence after “evident”, and then start a new sentence with “This is apparent in….(all the things you list”</w:t>
      </w:r>
    </w:p>
  </w:comment>
  <w:comment w:id="99" w:author="Kendra Dickinson" w:date="2024-04-13T17:38:00Z" w:initials="KD">
    <w:p w14:paraId="5D98663A" w14:textId="77777777" w:rsidR="00A12677" w:rsidRDefault="00A12677" w:rsidP="00A12677">
      <w:r>
        <w:rPr>
          <w:rStyle w:val="CommentReference"/>
        </w:rPr>
        <w:annotationRef/>
      </w:r>
      <w:r>
        <w:rPr>
          <w:rFonts w:ascii="Times New Roman" w:eastAsia="Times New Roman" w:hAnsi="Times New Roman" w:cs="Times New Roman"/>
          <w:color w:val="000000"/>
          <w:kern w:val="0"/>
          <w:sz w:val="20"/>
          <w:szCs w:val="20"/>
          <w14:ligatures w14:val="none"/>
        </w:rPr>
        <w:t>These next two paragraphs are great!</w:t>
      </w:r>
    </w:p>
  </w:comment>
  <w:comment w:id="112" w:author="Kendra Dickinson" w:date="2024-04-13T17:42:00Z" w:initials="KD">
    <w:p w14:paraId="7AC5D8C4" w14:textId="77777777" w:rsidR="0062792D" w:rsidRDefault="0062792D" w:rsidP="0062792D">
      <w:r>
        <w:rPr>
          <w:rStyle w:val="CommentReference"/>
        </w:rPr>
        <w:annotationRef/>
      </w:r>
      <w:r>
        <w:rPr>
          <w:rFonts w:ascii="Times New Roman" w:eastAsia="Times New Roman" w:hAnsi="Times New Roman" w:cs="Times New Roman"/>
          <w:color w:val="000000"/>
          <w:kern w:val="0"/>
          <w:sz w:val="20"/>
          <w:szCs w:val="20"/>
          <w14:ligatures w14:val="none"/>
        </w:rPr>
        <w:t>Great incorporation of methods of previous studies!</w:t>
      </w:r>
    </w:p>
  </w:comment>
  <w:comment w:id="128" w:author="Kendra Dickinson" w:date="2024-04-13T17:45:00Z" w:initials="KD">
    <w:p w14:paraId="6F2C08B8" w14:textId="77777777" w:rsidR="00483DEA" w:rsidRDefault="00483DEA" w:rsidP="00483DEA">
      <w:r>
        <w:rPr>
          <w:rStyle w:val="CommentReference"/>
        </w:rPr>
        <w:annotationRef/>
      </w:r>
      <w:r>
        <w:rPr>
          <w:rFonts w:ascii="Times New Roman" w:eastAsia="Times New Roman" w:hAnsi="Times New Roman" w:cs="Times New Roman"/>
          <w:color w:val="000000"/>
          <w:kern w:val="0"/>
          <w:sz w:val="20"/>
          <w:szCs w:val="20"/>
          <w14:ligatures w14:val="none"/>
        </w:rPr>
        <w:t>I feel like you might need a descriptor after “specific”….specific cultural value, specific societal value…etc.</w:t>
      </w:r>
    </w:p>
  </w:comment>
  <w:comment w:id="134" w:author="Kendra Dickinson" w:date="2024-04-13T17:46:00Z" w:initials="KD">
    <w:p w14:paraId="2ED23DA9" w14:textId="77777777" w:rsidR="004C6F9A" w:rsidRDefault="004C6F9A" w:rsidP="004C6F9A">
      <w:r>
        <w:rPr>
          <w:rStyle w:val="CommentReference"/>
        </w:rPr>
        <w:annotationRef/>
      </w:r>
      <w:r>
        <w:rPr>
          <w:rFonts w:ascii="Times New Roman" w:eastAsia="Times New Roman" w:hAnsi="Times New Roman" w:cs="Times New Roman"/>
          <w:color w:val="000000"/>
          <w:kern w:val="0"/>
          <w:sz w:val="20"/>
          <w:szCs w:val="20"/>
          <w14:ligatures w14:val="none"/>
        </w:rPr>
        <w:t>New paragraph, because you talk about age previous, and then shift to authenticity and identity</w:t>
      </w:r>
    </w:p>
  </w:comment>
  <w:comment w:id="143" w:author="Kendra Dickinson" w:date="2024-04-13T17:49:00Z" w:initials="KD">
    <w:p w14:paraId="2761982D" w14:textId="77777777" w:rsidR="00847C91" w:rsidRDefault="00847C91" w:rsidP="00847C91">
      <w:r>
        <w:rPr>
          <w:rStyle w:val="CommentReference"/>
        </w:rPr>
        <w:annotationRef/>
      </w:r>
      <w:r>
        <w:rPr>
          <w:rFonts w:ascii="Times New Roman" w:eastAsia="Times New Roman" w:hAnsi="Times New Roman" w:cs="Times New Roman"/>
          <w:color w:val="000000"/>
          <w:kern w:val="0"/>
          <w:sz w:val="20"/>
          <w:szCs w:val="20"/>
          <w14:ligatures w14:val="none"/>
        </w:rPr>
        <w:t>Amazing up to this point! You did such a good job laying out the situation, connecting to previous literature, and establishing the context for your study.</w:t>
      </w:r>
    </w:p>
  </w:comment>
  <w:comment w:id="147" w:author="Kendra Dickinson" w:date="2024-04-13T17:50:00Z" w:initials="KD">
    <w:p w14:paraId="1493F732" w14:textId="77777777" w:rsidR="0022126D" w:rsidRDefault="0022126D" w:rsidP="0022126D">
      <w:r>
        <w:rPr>
          <w:rStyle w:val="CommentReference"/>
        </w:rPr>
        <w:annotationRef/>
      </w:r>
      <w:r>
        <w:rPr>
          <w:rFonts w:ascii="Times New Roman" w:eastAsia="Times New Roman" w:hAnsi="Times New Roman" w:cs="Times New Roman"/>
          <w:color w:val="000000"/>
          <w:kern w:val="0"/>
          <w:sz w:val="20"/>
          <w:szCs w:val="20"/>
          <w14:ligatures w14:val="none"/>
        </w:rPr>
        <w:t>Previously, you capitalize Autonomous Community.</w:t>
      </w:r>
    </w:p>
  </w:comment>
  <w:comment w:id="168" w:author="Kendra Dickinson" w:date="2024-04-14T09:59:00Z" w:initials="KD">
    <w:p w14:paraId="440A0794" w14:textId="77777777" w:rsidR="009D63B8" w:rsidRDefault="009D63B8" w:rsidP="009D63B8">
      <w:r>
        <w:rPr>
          <w:rStyle w:val="CommentReference"/>
        </w:rPr>
        <w:annotationRef/>
      </w:r>
      <w:r>
        <w:rPr>
          <w:rFonts w:ascii="Times New Roman" w:eastAsia="Times New Roman" w:hAnsi="Times New Roman" w:cs="Times New Roman"/>
          <w:color w:val="000000"/>
          <w:kern w:val="0"/>
          <w:sz w:val="20"/>
          <w:szCs w:val="20"/>
          <w14:ligatures w14:val="none"/>
        </w:rPr>
        <w:t>It might be a good idea to add 1 sentence here mentioning the motivations for the statements you chose for participants to evaluate. Something like, “These statements related to topics such as X, Y, and Z, and are a reflection of ongoing discourses surrounding Catalan and Spanish in the Balearic context. For a full list of statements, see Appendix 1.”</w:t>
      </w:r>
    </w:p>
  </w:comment>
  <w:comment w:id="172" w:author="Kendra Dickinson" w:date="2024-04-13T17:54:00Z" w:initials="KD">
    <w:p w14:paraId="4CCBDA6E" w14:textId="08B58811"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This is not critical for this submission, but for publication, or if you have time now, it would be a good idea to adjust the font sizes in this image to make it easier to read. I can show you on Tuesday if you like.</w:t>
      </w:r>
    </w:p>
  </w:comment>
  <w:comment w:id="174" w:author="Kendra Dickinson" w:date="2024-04-13T17:55:00Z" w:initials="KD">
    <w:p w14:paraId="33F64BAE" w14:textId="77777777"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Not important right now at all, but I noticed that you spell “Center-Left” and “Centre” differently. Both are correct, but I wondered if there is a reason for the inconsistency.</w:t>
      </w:r>
    </w:p>
  </w:comment>
  <w:comment w:id="175" w:author="Kendra Dickinson" w:date="2024-04-13T17:56:00Z" w:initials="KD">
    <w:p w14:paraId="040D68A7" w14:textId="77777777"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Don’t worry about changing it for the QP, if it wasn’t intentional.</w:t>
      </w:r>
    </w:p>
  </w:comment>
  <w:comment w:id="195" w:author="Kendra Dickinson [2]" w:date="2024-04-14T07:00:00Z" w:initials="KD">
    <w:p w14:paraId="1C349965" w14:textId="77777777" w:rsidR="00CC705A" w:rsidRDefault="00CC705A" w:rsidP="00CC705A">
      <w:r>
        <w:rPr>
          <w:rStyle w:val="CommentReference"/>
        </w:rPr>
        <w:annotationRef/>
      </w:r>
      <w:r>
        <w:rPr>
          <w:rFonts w:ascii="Times New Roman" w:eastAsia="Times New Roman" w:hAnsi="Times New Roman" w:cs="Times New Roman"/>
          <w:color w:val="000000"/>
          <w:kern w:val="0"/>
          <w:sz w:val="20"/>
          <w:szCs w:val="20"/>
          <w14:ligatures w14:val="none"/>
        </w:rPr>
        <w:t>I think you can just say it once here, and there remove the repeated mentions of the Appendix in each section.</w:t>
      </w:r>
    </w:p>
  </w:comment>
  <w:comment w:id="209" w:author="Kendra Dickinson" w:date="2024-04-13T18:00:00Z" w:initials="KD">
    <w:p w14:paraId="1BF96FA5" w14:textId="4E2D9C97" w:rsidR="00290745" w:rsidRDefault="00290745" w:rsidP="00290745">
      <w:r>
        <w:rPr>
          <w:rStyle w:val="CommentReference"/>
        </w:rPr>
        <w:annotationRef/>
      </w:r>
      <w:r>
        <w:rPr>
          <w:rFonts w:ascii="Times New Roman" w:eastAsia="Times New Roman" w:hAnsi="Times New Roman" w:cs="Times New Roman"/>
          <w:color w:val="000000"/>
          <w:kern w:val="0"/>
          <w:sz w:val="20"/>
          <w:szCs w:val="20"/>
          <w14:ligatures w14:val="none"/>
        </w:rPr>
        <w:t>Sorry I didn’t catch this sooner, but somewhere we need to indicate that in your regression tables, all the values are being compared to “far-left”</w:t>
      </w:r>
    </w:p>
  </w:comment>
  <w:comment w:id="226" w:author="Kendra Dickinson" w:date="2024-04-14T09:53:00Z" w:initials="KD">
    <w:p w14:paraId="47DD2586" w14:textId="77777777" w:rsidR="009C6E87" w:rsidRDefault="009C6E87" w:rsidP="009C6E87">
      <w:r>
        <w:rPr>
          <w:rStyle w:val="CommentReference"/>
        </w:rPr>
        <w:annotationRef/>
      </w:r>
      <w:r>
        <w:rPr>
          <w:rFonts w:ascii="Times New Roman" w:eastAsia="Times New Roman" w:hAnsi="Times New Roman" w:cs="Times New Roman"/>
          <w:color w:val="000000"/>
          <w:kern w:val="0"/>
          <w:sz w:val="20"/>
          <w:szCs w:val="20"/>
          <w14:ligatures w14:val="none"/>
        </w:rPr>
        <w:t>In some cases, the table and figure captions feel a bit crowded with the text body of the paper. Consider formatting options like an additional line between the caption and the text before/after it, or, as in some journals, make the caption centered over the table and font size 10.</w:t>
      </w:r>
    </w:p>
  </w:comment>
  <w:comment w:id="238" w:author="Kendra Dickinson" w:date="2024-04-13T18:04:00Z" w:initials="KD">
    <w:p w14:paraId="6AA07E82" w14:textId="55C6A7FE" w:rsidR="0070275A" w:rsidRDefault="0070275A" w:rsidP="0070275A">
      <w:r>
        <w:rPr>
          <w:rStyle w:val="CommentReference"/>
        </w:rPr>
        <w:annotationRef/>
      </w:r>
      <w:r>
        <w:rPr>
          <w:rFonts w:ascii="Times New Roman" w:eastAsia="Times New Roman" w:hAnsi="Times New Roman" w:cs="Times New Roman"/>
          <w:color w:val="000000"/>
          <w:kern w:val="0"/>
          <w:sz w:val="20"/>
          <w:szCs w:val="20"/>
          <w14:ligatures w14:val="none"/>
        </w:rPr>
        <w:t>Here, the difference is so small it is not likely significant, so I might leave this out for this statement in particular.</w:t>
      </w:r>
    </w:p>
  </w:comment>
  <w:comment w:id="291" w:author="Kendra Dickinson" w:date="2024-04-14T09:24:00Z" w:initials="KD">
    <w:p w14:paraId="20BA8462" w14:textId="77777777" w:rsidR="009A343B" w:rsidRDefault="009A343B" w:rsidP="009A343B">
      <w:r>
        <w:rPr>
          <w:rStyle w:val="CommentReference"/>
        </w:rPr>
        <w:annotationRef/>
      </w:r>
      <w:r>
        <w:rPr>
          <w:rFonts w:ascii="Times New Roman" w:eastAsia="Times New Roman" w:hAnsi="Times New Roman" w:cs="Times New Roman"/>
          <w:color w:val="000000"/>
          <w:kern w:val="0"/>
          <w:sz w:val="20"/>
          <w:szCs w:val="20"/>
          <w14:ligatures w14:val="none"/>
        </w:rPr>
        <w:t>I think you can remove this mention, since all groups show wide range.</w:t>
      </w:r>
    </w:p>
  </w:comment>
  <w:comment w:id="314" w:author="Kendra Dickinson" w:date="2024-04-14T09:27:00Z" w:initials="KD">
    <w:p w14:paraId="30AE1017" w14:textId="77777777" w:rsidR="009A343B" w:rsidRDefault="009A343B" w:rsidP="009A343B">
      <w:r>
        <w:rPr>
          <w:rStyle w:val="CommentReference"/>
        </w:rPr>
        <w:annotationRef/>
      </w:r>
      <w:r>
        <w:rPr>
          <w:rFonts w:ascii="Times New Roman" w:eastAsia="Times New Roman" w:hAnsi="Times New Roman" w:cs="Times New Roman"/>
          <w:color w:val="000000"/>
          <w:kern w:val="0"/>
          <w:sz w:val="20"/>
          <w:szCs w:val="20"/>
          <w14:ligatures w14:val="none"/>
        </w:rPr>
        <w:t>Sometimes you use the “-“ and sometimes, like in the figures you don’t.</w:t>
      </w:r>
    </w:p>
  </w:comment>
  <w:comment w:id="315" w:author="Kendra Dickinson" w:date="2024-04-14T09:28:00Z" w:initials="KD">
    <w:p w14:paraId="15C235B3" w14:textId="77777777" w:rsidR="009A2F91" w:rsidRDefault="009A2F91" w:rsidP="009A2F91">
      <w:r>
        <w:rPr>
          <w:rStyle w:val="CommentReference"/>
        </w:rPr>
        <w:annotationRef/>
      </w:r>
      <w:r>
        <w:rPr>
          <w:rFonts w:ascii="Times New Roman" w:eastAsia="Times New Roman" w:hAnsi="Times New Roman" w:cs="Times New Roman"/>
          <w:color w:val="000000"/>
          <w:kern w:val="0"/>
          <w:sz w:val="20"/>
          <w:szCs w:val="20"/>
          <w14:ligatures w14:val="none"/>
        </w:rPr>
        <w:t>You certainly don’t need to redo all the figures for the QP, but just something to keep in mind.</w:t>
      </w:r>
    </w:p>
  </w:comment>
  <w:comment w:id="335" w:author="Kendra Dickinson" w:date="2024-04-14T09:30:00Z" w:initials="KD">
    <w:p w14:paraId="630F73D4" w14:textId="77777777" w:rsidR="00CC2398" w:rsidRDefault="00CC2398" w:rsidP="00CC2398">
      <w:r>
        <w:rPr>
          <w:rStyle w:val="CommentReference"/>
        </w:rPr>
        <w:annotationRef/>
      </w:r>
      <w:r>
        <w:rPr>
          <w:rFonts w:ascii="Times New Roman" w:eastAsia="Times New Roman" w:hAnsi="Times New Roman" w:cs="Times New Roman"/>
          <w:color w:val="000000"/>
          <w:kern w:val="0"/>
          <w:sz w:val="20"/>
          <w:szCs w:val="20"/>
          <w14:ligatures w14:val="none"/>
        </w:rPr>
        <w:t>Not critical, but it might help to still put the means for each of these statements, to give readers an idea of what the general attitudes about them were.</w:t>
      </w:r>
    </w:p>
  </w:comment>
  <w:comment w:id="358" w:author="Kendra Dickinson" w:date="2024-04-14T09:36:00Z" w:initials="KD">
    <w:p w14:paraId="1F5FE9DE" w14:textId="77777777" w:rsidR="00B66F4C" w:rsidRDefault="00B66F4C" w:rsidP="00B66F4C">
      <w:r>
        <w:rPr>
          <w:rStyle w:val="CommentReference"/>
        </w:rPr>
        <w:annotationRef/>
      </w:r>
      <w:r>
        <w:rPr>
          <w:rFonts w:ascii="Times New Roman" w:eastAsia="Times New Roman" w:hAnsi="Times New Roman" w:cs="Times New Roman"/>
          <w:color w:val="000000"/>
          <w:kern w:val="0"/>
          <w:sz w:val="20"/>
          <w:szCs w:val="20"/>
          <w14:ligatures w14:val="none"/>
        </w:rPr>
        <w:t>Nice!</w:t>
      </w:r>
    </w:p>
  </w:comment>
  <w:comment w:id="371" w:author="Kendra Dickinson" w:date="2024-04-14T09:56:00Z" w:initials="KD">
    <w:p w14:paraId="506739C7" w14:textId="77777777" w:rsidR="00340123" w:rsidRDefault="00340123" w:rsidP="00340123">
      <w:r>
        <w:rPr>
          <w:rStyle w:val="CommentReference"/>
        </w:rPr>
        <w:annotationRef/>
      </w:r>
      <w:r>
        <w:rPr>
          <w:rFonts w:ascii="Times New Roman" w:eastAsia="Times New Roman" w:hAnsi="Times New Roman" w:cs="Times New Roman"/>
          <w:color w:val="000000"/>
          <w:kern w:val="0"/>
          <w:sz w:val="20"/>
          <w:szCs w:val="20"/>
          <w14:ligatures w14:val="none"/>
        </w:rPr>
        <w:t xml:space="preserve">Just because you don’t have the pairwise comparison between left and center-left </w:t>
      </w:r>
    </w:p>
  </w:comment>
  <w:comment w:id="413" w:author="Kendra Dickinson" w:date="2024-04-14T10:27:00Z" w:initials="KD">
    <w:p w14:paraId="7ED36E9B" w14:textId="77777777" w:rsidR="006252DE" w:rsidRDefault="006252DE" w:rsidP="006252DE">
      <w:r>
        <w:rPr>
          <w:rStyle w:val="CommentReference"/>
        </w:rPr>
        <w:annotationRef/>
      </w:r>
      <w:r>
        <w:rPr>
          <w:rFonts w:ascii="Times New Roman" w:eastAsia="Times New Roman" w:hAnsi="Times New Roman" w:cs="Times New Roman"/>
          <w:color w:val="000000"/>
          <w:kern w:val="0"/>
          <w:sz w:val="20"/>
          <w:szCs w:val="20"/>
          <w14:ligatures w14:val="none"/>
        </w:rPr>
        <w:t xml:space="preserve">Just because the numbers aren’t </w:t>
      </w:r>
      <w:r>
        <w:rPr>
          <w:rFonts w:ascii="Times New Roman" w:eastAsia="Times New Roman" w:hAnsi="Times New Roman" w:cs="Times New Roman"/>
          <w:i/>
          <w:iCs/>
          <w:color w:val="000000"/>
          <w:kern w:val="0"/>
          <w:sz w:val="20"/>
          <w:szCs w:val="20"/>
          <w14:ligatures w14:val="none"/>
        </w:rPr>
        <w:t xml:space="preserve">that </w:t>
      </w:r>
      <w:r>
        <w:rPr>
          <w:rFonts w:ascii="Times New Roman" w:eastAsia="Times New Roman" w:hAnsi="Times New Roman" w:cs="Times New Roman"/>
          <w:color w:val="000000"/>
          <w:kern w:val="0"/>
          <w:sz w:val="20"/>
          <w:szCs w:val="20"/>
          <w14:ligatures w14:val="none"/>
        </w:rPr>
        <w:t>different, but are different enough to note.</w:t>
      </w:r>
    </w:p>
  </w:comment>
  <w:comment w:id="460" w:author="Kendra Dickinson" w:date="2024-04-14T11:04:00Z" w:initials="KD">
    <w:p w14:paraId="324875F5" w14:textId="77777777" w:rsidR="00C63FED" w:rsidRDefault="00C63FED" w:rsidP="00C63FED">
      <w:r>
        <w:rPr>
          <w:rStyle w:val="CommentReference"/>
        </w:rPr>
        <w:annotationRef/>
      </w:r>
      <w:r>
        <w:rPr>
          <w:rFonts w:ascii="Times New Roman" w:eastAsia="Times New Roman" w:hAnsi="Times New Roman" w:cs="Times New Roman"/>
          <w:color w:val="000000"/>
          <w:kern w:val="0"/>
          <w:sz w:val="20"/>
          <w:szCs w:val="20"/>
          <w14:ligatures w14:val="none"/>
        </w:rPr>
        <w:t>It doesn’t have to be exactly this, but something to summarize what the three main findings are, so the reader knows what to expect.</w:t>
      </w:r>
    </w:p>
  </w:comment>
  <w:comment w:id="479" w:author="Kendra Dickinson" w:date="2024-04-14T10:35:00Z" w:initials="KD">
    <w:p w14:paraId="60968CF1" w14:textId="2BBE339F" w:rsidR="00D44484" w:rsidRDefault="00D44484" w:rsidP="00D44484">
      <w:r>
        <w:rPr>
          <w:rStyle w:val="CommentReference"/>
        </w:rPr>
        <w:annotationRef/>
      </w:r>
      <w:r>
        <w:rPr>
          <w:rFonts w:ascii="Times New Roman" w:eastAsia="Times New Roman" w:hAnsi="Times New Roman" w:cs="Times New Roman"/>
          <w:color w:val="000000"/>
          <w:kern w:val="0"/>
          <w:sz w:val="20"/>
          <w:szCs w:val="20"/>
          <w14:ligatures w14:val="none"/>
        </w:rPr>
        <w:t>Great!</w:t>
      </w:r>
    </w:p>
  </w:comment>
  <w:comment w:id="482" w:author="Kendra Dickinson" w:date="2024-04-14T10:37:00Z" w:initials="KD">
    <w:p w14:paraId="5E4A1015" w14:textId="77777777" w:rsidR="00D44484" w:rsidRDefault="00D44484" w:rsidP="00D44484">
      <w:r>
        <w:rPr>
          <w:rStyle w:val="CommentReference"/>
        </w:rPr>
        <w:annotationRef/>
      </w:r>
      <w:r>
        <w:rPr>
          <w:rFonts w:ascii="Times New Roman" w:eastAsia="Times New Roman" w:hAnsi="Times New Roman" w:cs="Times New Roman"/>
          <w:kern w:val="0"/>
          <w:sz w:val="20"/>
          <w:szCs w:val="20"/>
          <w14:ligatures w14:val="none"/>
        </w:rPr>
        <w:t>Clarify how you are deciding that they are okay with passive bilingualism</w:t>
      </w:r>
    </w:p>
  </w:comment>
  <w:comment w:id="490" w:author="Kendra Dickinson" w:date="2024-04-14T10:41:00Z" w:initials="KD">
    <w:p w14:paraId="4AC36E59" w14:textId="77777777" w:rsidR="002913CB" w:rsidRDefault="002913CB" w:rsidP="002913CB">
      <w:r>
        <w:rPr>
          <w:rStyle w:val="CommentReference"/>
        </w:rPr>
        <w:annotationRef/>
      </w:r>
      <w:r>
        <w:rPr>
          <w:rFonts w:ascii="Times New Roman" w:eastAsia="Times New Roman" w:hAnsi="Times New Roman" w:cs="Times New Roman"/>
          <w:color w:val="000000"/>
          <w:kern w:val="0"/>
          <w:sz w:val="20"/>
          <w:szCs w:val="20"/>
          <w14:ligatures w14:val="none"/>
        </w:rPr>
        <w:t>Since you already called it a “potential explanation”, I don’t think you need the additional “could be"</w:t>
      </w:r>
    </w:p>
  </w:comment>
  <w:comment w:id="493" w:author="Kendra Dickinson" w:date="2024-04-14T10:42:00Z" w:initials="KD">
    <w:p w14:paraId="1BEDAB12" w14:textId="77777777" w:rsidR="002913CB" w:rsidRDefault="002913CB" w:rsidP="002913CB">
      <w:r>
        <w:rPr>
          <w:rStyle w:val="CommentReference"/>
        </w:rPr>
        <w:annotationRef/>
      </w:r>
      <w:r>
        <w:rPr>
          <w:rFonts w:ascii="Times New Roman" w:eastAsia="Times New Roman" w:hAnsi="Times New Roman" w:cs="Times New Roman"/>
          <w:color w:val="000000"/>
          <w:kern w:val="0"/>
          <w:sz w:val="20"/>
          <w:szCs w:val="20"/>
          <w14:ligatures w14:val="none"/>
        </w:rPr>
        <w:t>Very nice!</w:t>
      </w:r>
    </w:p>
  </w:comment>
  <w:comment w:id="515" w:author="Kendra Dickinson" w:date="2024-04-14T10:55:00Z" w:initials="KD">
    <w:p w14:paraId="4FD85D2E" w14:textId="77777777" w:rsidR="00E9193F" w:rsidRDefault="00E9193F" w:rsidP="00E9193F">
      <w:r>
        <w:rPr>
          <w:rStyle w:val="CommentReference"/>
        </w:rPr>
        <w:annotationRef/>
      </w:r>
      <w:r>
        <w:rPr>
          <w:rFonts w:ascii="Times New Roman" w:eastAsia="Times New Roman" w:hAnsi="Times New Roman" w:cs="Times New Roman"/>
          <w:color w:val="000000"/>
          <w:kern w:val="0"/>
          <w:sz w:val="20"/>
          <w:szCs w:val="20"/>
          <w14:ligatures w14:val="none"/>
        </w:rPr>
        <w:t>This isn’t technically wrong, but it sounds a little bit strange here. Maybe polarized, strong, extreme, fortified, pointed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6C2A4" w15:done="0"/>
  <w15:commentEx w15:paraId="3BC80611" w15:done="1"/>
  <w15:commentEx w15:paraId="6146EF57" w15:done="1"/>
  <w15:commentEx w15:paraId="3642BB51" w15:done="1"/>
  <w15:commentEx w15:paraId="49984A92" w15:done="1"/>
  <w15:commentEx w15:paraId="37EA95D1" w15:done="0"/>
  <w15:commentEx w15:paraId="1EABA399" w15:paraIdParent="37EA95D1" w15:done="0"/>
  <w15:commentEx w15:paraId="5D98663A" w15:done="1"/>
  <w15:commentEx w15:paraId="7AC5D8C4" w15:done="1"/>
  <w15:commentEx w15:paraId="6F2C08B8" w15:done="1"/>
  <w15:commentEx w15:paraId="2ED23DA9" w15:done="1"/>
  <w15:commentEx w15:paraId="2761982D" w15:done="1"/>
  <w15:commentEx w15:paraId="1493F732" w15:done="0"/>
  <w15:commentEx w15:paraId="440A0794" w15:done="1"/>
  <w15:commentEx w15:paraId="4CCBDA6E" w15:done="0"/>
  <w15:commentEx w15:paraId="33F64BAE" w15:done="0"/>
  <w15:commentEx w15:paraId="040D68A7" w15:paraIdParent="33F64BAE" w15:done="0"/>
  <w15:commentEx w15:paraId="1C349965" w15:done="1"/>
  <w15:commentEx w15:paraId="1BF96FA5" w15:done="0"/>
  <w15:commentEx w15:paraId="47DD2586" w15:done="1"/>
  <w15:commentEx w15:paraId="6AA07E82" w15:done="0"/>
  <w15:commentEx w15:paraId="20BA8462" w15:done="0"/>
  <w15:commentEx w15:paraId="30AE1017" w15:done="1"/>
  <w15:commentEx w15:paraId="15C235B3" w15:paraIdParent="30AE1017" w15:done="1"/>
  <w15:commentEx w15:paraId="630F73D4" w15:done="1"/>
  <w15:commentEx w15:paraId="1F5FE9DE" w15:done="1"/>
  <w15:commentEx w15:paraId="506739C7" w15:done="0"/>
  <w15:commentEx w15:paraId="7ED36E9B" w15:done="0"/>
  <w15:commentEx w15:paraId="324875F5" w15:done="1"/>
  <w15:commentEx w15:paraId="60968CF1" w15:done="1"/>
  <w15:commentEx w15:paraId="5E4A1015" w15:done="1"/>
  <w15:commentEx w15:paraId="4AC36E59" w15:done="1"/>
  <w15:commentEx w15:paraId="1BEDAB12" w15:done="1"/>
  <w15:commentEx w15:paraId="4FD85D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D44903" w16cex:dateUtc="2024-04-14T13:40:00Z"/>
  <w16cex:commentExtensible w16cex:durableId="7F0C7D27" w16cex:dateUtc="2024-04-13T21:25:00Z"/>
  <w16cex:commentExtensible w16cex:durableId="6BE8A6B8" w16cex:dateUtc="2024-04-13T21:27:00Z"/>
  <w16cex:commentExtensible w16cex:durableId="5EB1EEB5" w16cex:dateUtc="2024-04-13T21:29:00Z"/>
  <w16cex:commentExtensible w16cex:durableId="625550DE" w16cex:dateUtc="2024-04-13T21:25:00Z"/>
  <w16cex:commentExtensible w16cex:durableId="13C37CDD" w16cex:dateUtc="2024-04-13T21:37:00Z"/>
  <w16cex:commentExtensible w16cex:durableId="7F219DDC" w16cex:dateUtc="2024-04-13T21:37:00Z"/>
  <w16cex:commentExtensible w16cex:durableId="219256C4" w16cex:dateUtc="2024-04-13T21:38:00Z"/>
  <w16cex:commentExtensible w16cex:durableId="1364A47F" w16cex:dateUtc="2024-04-13T21:42:00Z"/>
  <w16cex:commentExtensible w16cex:durableId="6D4A3A84" w16cex:dateUtc="2024-04-13T21:45:00Z"/>
  <w16cex:commentExtensible w16cex:durableId="3694C5B0" w16cex:dateUtc="2024-04-13T21:46:00Z"/>
  <w16cex:commentExtensible w16cex:durableId="1D4E53EC" w16cex:dateUtc="2024-04-13T21:49:00Z"/>
  <w16cex:commentExtensible w16cex:durableId="309ADF1B" w16cex:dateUtc="2024-04-13T21:50:00Z"/>
  <w16cex:commentExtensible w16cex:durableId="045DD87B" w16cex:dateUtc="2024-04-14T13:59:00Z"/>
  <w16cex:commentExtensible w16cex:durableId="4CFF5CF4" w16cex:dateUtc="2024-04-13T21:54:00Z"/>
  <w16cex:commentExtensible w16cex:durableId="1827E7A6" w16cex:dateUtc="2024-04-13T21:55:00Z"/>
  <w16cex:commentExtensible w16cex:durableId="560C0D79" w16cex:dateUtc="2024-04-13T21:56:00Z"/>
  <w16cex:commentExtensible w16cex:durableId="5C642CDA" w16cex:dateUtc="2024-04-14T11:00:00Z"/>
  <w16cex:commentExtensible w16cex:durableId="423CA9DE" w16cex:dateUtc="2024-04-13T22:00:00Z"/>
  <w16cex:commentExtensible w16cex:durableId="16A885FB" w16cex:dateUtc="2024-04-14T13:53:00Z"/>
  <w16cex:commentExtensible w16cex:durableId="5F157EEA" w16cex:dateUtc="2024-04-13T22:04:00Z"/>
  <w16cex:commentExtensible w16cex:durableId="66CD45AF" w16cex:dateUtc="2024-04-14T13:24:00Z"/>
  <w16cex:commentExtensible w16cex:durableId="2D933080" w16cex:dateUtc="2024-04-14T13:27:00Z"/>
  <w16cex:commentExtensible w16cex:durableId="2819DFF7" w16cex:dateUtc="2024-04-14T13:28:00Z"/>
  <w16cex:commentExtensible w16cex:durableId="6C53F30F" w16cex:dateUtc="2024-04-14T13:30:00Z"/>
  <w16cex:commentExtensible w16cex:durableId="61E91B09" w16cex:dateUtc="2024-04-14T13:36:00Z"/>
  <w16cex:commentExtensible w16cex:durableId="0D750E84" w16cex:dateUtc="2024-04-14T13:56:00Z"/>
  <w16cex:commentExtensible w16cex:durableId="5B896AAF" w16cex:dateUtc="2024-04-14T14:27:00Z"/>
  <w16cex:commentExtensible w16cex:durableId="4FC9BA22" w16cex:dateUtc="2024-04-14T15:04:00Z"/>
  <w16cex:commentExtensible w16cex:durableId="7BC1E852" w16cex:dateUtc="2024-04-14T14:35:00Z"/>
  <w16cex:commentExtensible w16cex:durableId="5CDD07BD" w16cex:dateUtc="2024-04-14T14:37:00Z"/>
  <w16cex:commentExtensible w16cex:durableId="3D8061BA" w16cex:dateUtc="2024-04-14T14:41:00Z"/>
  <w16cex:commentExtensible w16cex:durableId="6F561021" w16cex:dateUtc="2024-04-14T14:42:00Z"/>
  <w16cex:commentExtensible w16cex:durableId="4015FC86" w16cex:dateUtc="2024-04-1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6C2A4" w16cid:durableId="1DD44903"/>
  <w16cid:commentId w16cid:paraId="3BC80611" w16cid:durableId="7F0C7D27"/>
  <w16cid:commentId w16cid:paraId="6146EF57" w16cid:durableId="6BE8A6B8"/>
  <w16cid:commentId w16cid:paraId="3642BB51" w16cid:durableId="5EB1EEB5"/>
  <w16cid:commentId w16cid:paraId="49984A92" w16cid:durableId="625550DE"/>
  <w16cid:commentId w16cid:paraId="37EA95D1" w16cid:durableId="13C37CDD"/>
  <w16cid:commentId w16cid:paraId="1EABA399" w16cid:durableId="7F219DDC"/>
  <w16cid:commentId w16cid:paraId="5D98663A" w16cid:durableId="219256C4"/>
  <w16cid:commentId w16cid:paraId="7AC5D8C4" w16cid:durableId="1364A47F"/>
  <w16cid:commentId w16cid:paraId="6F2C08B8" w16cid:durableId="6D4A3A84"/>
  <w16cid:commentId w16cid:paraId="2ED23DA9" w16cid:durableId="3694C5B0"/>
  <w16cid:commentId w16cid:paraId="2761982D" w16cid:durableId="1D4E53EC"/>
  <w16cid:commentId w16cid:paraId="1493F732" w16cid:durableId="309ADF1B"/>
  <w16cid:commentId w16cid:paraId="440A0794" w16cid:durableId="045DD87B"/>
  <w16cid:commentId w16cid:paraId="4CCBDA6E" w16cid:durableId="4CFF5CF4"/>
  <w16cid:commentId w16cid:paraId="33F64BAE" w16cid:durableId="1827E7A6"/>
  <w16cid:commentId w16cid:paraId="040D68A7" w16cid:durableId="560C0D79"/>
  <w16cid:commentId w16cid:paraId="1C349965" w16cid:durableId="5C642CDA"/>
  <w16cid:commentId w16cid:paraId="1BF96FA5" w16cid:durableId="423CA9DE"/>
  <w16cid:commentId w16cid:paraId="47DD2586" w16cid:durableId="16A885FB"/>
  <w16cid:commentId w16cid:paraId="6AA07E82" w16cid:durableId="5F157EEA"/>
  <w16cid:commentId w16cid:paraId="20BA8462" w16cid:durableId="66CD45AF"/>
  <w16cid:commentId w16cid:paraId="30AE1017" w16cid:durableId="2D933080"/>
  <w16cid:commentId w16cid:paraId="15C235B3" w16cid:durableId="2819DFF7"/>
  <w16cid:commentId w16cid:paraId="630F73D4" w16cid:durableId="6C53F30F"/>
  <w16cid:commentId w16cid:paraId="1F5FE9DE" w16cid:durableId="61E91B09"/>
  <w16cid:commentId w16cid:paraId="506739C7" w16cid:durableId="0D750E84"/>
  <w16cid:commentId w16cid:paraId="7ED36E9B" w16cid:durableId="5B896AAF"/>
  <w16cid:commentId w16cid:paraId="324875F5" w16cid:durableId="4FC9BA22"/>
  <w16cid:commentId w16cid:paraId="60968CF1" w16cid:durableId="7BC1E852"/>
  <w16cid:commentId w16cid:paraId="5E4A1015" w16cid:durableId="5CDD07BD"/>
  <w16cid:commentId w16cid:paraId="4AC36E59" w16cid:durableId="3D8061BA"/>
  <w16cid:commentId w16cid:paraId="1BEDAB12" w16cid:durableId="6F561021"/>
  <w16cid:commentId w16cid:paraId="4FD85D2E" w16cid:durableId="4015FC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A3BE6" w14:textId="77777777" w:rsidR="00BD52AB" w:rsidRDefault="00BD52AB" w:rsidP="00882DA8">
      <w:r>
        <w:separator/>
      </w:r>
    </w:p>
  </w:endnote>
  <w:endnote w:type="continuationSeparator" w:id="0">
    <w:p w14:paraId="0E4512D1" w14:textId="77777777" w:rsidR="00BD52AB" w:rsidRDefault="00BD52AB"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96A2C" w14:textId="77777777" w:rsidR="00BD52AB" w:rsidRDefault="00BD52AB" w:rsidP="00882DA8">
      <w:r>
        <w:separator/>
      </w:r>
    </w:p>
  </w:footnote>
  <w:footnote w:type="continuationSeparator" w:id="0">
    <w:p w14:paraId="16C4070C" w14:textId="77777777" w:rsidR="00BD52AB" w:rsidRDefault="00BD52AB"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dra Dickinson">
    <w15:presenceInfo w15:providerId="AD" w15:userId="S::kd866@connect.rutgers.edu::453a5979-f629-47c6-b178-c7feeb10dddc"/>
  </w15:person>
  <w15:person w15:author="Alejandro Andreas Jaume Losa">
    <w15:presenceInfo w15:providerId="AD" w15:userId="S::aj898@spanport.rutgers.edu::4f6f8036-1eea-48bd-9a1d-fe6374c35763"/>
  </w15:person>
  <w15:person w15:author="Kendra Dickinson [2]">
    <w15:presenceInfo w15:providerId="AD" w15:userId="S::kd866@spanpor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122B"/>
    <w:rsid w:val="0006495E"/>
    <w:rsid w:val="00087277"/>
    <w:rsid w:val="000A7409"/>
    <w:rsid w:val="000C64D9"/>
    <w:rsid w:val="000C724D"/>
    <w:rsid w:val="000E378A"/>
    <w:rsid w:val="001379FD"/>
    <w:rsid w:val="00143606"/>
    <w:rsid w:val="001454F2"/>
    <w:rsid w:val="001466E5"/>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313AE"/>
    <w:rsid w:val="002427B2"/>
    <w:rsid w:val="00250EA3"/>
    <w:rsid w:val="0025310D"/>
    <w:rsid w:val="00277566"/>
    <w:rsid w:val="00286B68"/>
    <w:rsid w:val="00290296"/>
    <w:rsid w:val="00290745"/>
    <w:rsid w:val="002913CB"/>
    <w:rsid w:val="002B710C"/>
    <w:rsid w:val="002C7129"/>
    <w:rsid w:val="002D1F44"/>
    <w:rsid w:val="002E59EC"/>
    <w:rsid w:val="0031361E"/>
    <w:rsid w:val="00340123"/>
    <w:rsid w:val="00340878"/>
    <w:rsid w:val="00351795"/>
    <w:rsid w:val="003613BA"/>
    <w:rsid w:val="00365556"/>
    <w:rsid w:val="00377BC3"/>
    <w:rsid w:val="0039115A"/>
    <w:rsid w:val="00396C26"/>
    <w:rsid w:val="003C33B8"/>
    <w:rsid w:val="003D6AB0"/>
    <w:rsid w:val="003D795C"/>
    <w:rsid w:val="003E1180"/>
    <w:rsid w:val="003F58C6"/>
    <w:rsid w:val="00403817"/>
    <w:rsid w:val="00431278"/>
    <w:rsid w:val="004317E7"/>
    <w:rsid w:val="004371A7"/>
    <w:rsid w:val="0044375E"/>
    <w:rsid w:val="00450283"/>
    <w:rsid w:val="00457454"/>
    <w:rsid w:val="00483DEA"/>
    <w:rsid w:val="00491B54"/>
    <w:rsid w:val="004A3D3C"/>
    <w:rsid w:val="004B0ADB"/>
    <w:rsid w:val="004C52B3"/>
    <w:rsid w:val="004C6F9A"/>
    <w:rsid w:val="004E729E"/>
    <w:rsid w:val="004F1F73"/>
    <w:rsid w:val="004F7E6E"/>
    <w:rsid w:val="00500D68"/>
    <w:rsid w:val="00532F9B"/>
    <w:rsid w:val="00544B41"/>
    <w:rsid w:val="00551912"/>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602CE1"/>
    <w:rsid w:val="00621A22"/>
    <w:rsid w:val="006252DE"/>
    <w:rsid w:val="0062792D"/>
    <w:rsid w:val="006307A2"/>
    <w:rsid w:val="00645343"/>
    <w:rsid w:val="00646BF9"/>
    <w:rsid w:val="00650067"/>
    <w:rsid w:val="006578E8"/>
    <w:rsid w:val="00664CD9"/>
    <w:rsid w:val="006668D8"/>
    <w:rsid w:val="00675109"/>
    <w:rsid w:val="006A383F"/>
    <w:rsid w:val="006B4973"/>
    <w:rsid w:val="006F2513"/>
    <w:rsid w:val="0070275A"/>
    <w:rsid w:val="0070546B"/>
    <w:rsid w:val="00706313"/>
    <w:rsid w:val="00711495"/>
    <w:rsid w:val="0074484D"/>
    <w:rsid w:val="0075149F"/>
    <w:rsid w:val="00765509"/>
    <w:rsid w:val="007668C7"/>
    <w:rsid w:val="00772A30"/>
    <w:rsid w:val="00777E49"/>
    <w:rsid w:val="007A177F"/>
    <w:rsid w:val="007A4BB7"/>
    <w:rsid w:val="007B03A8"/>
    <w:rsid w:val="007B069B"/>
    <w:rsid w:val="007B2ED0"/>
    <w:rsid w:val="007C065A"/>
    <w:rsid w:val="007C3C8D"/>
    <w:rsid w:val="007C6EBD"/>
    <w:rsid w:val="007F4284"/>
    <w:rsid w:val="007F749E"/>
    <w:rsid w:val="00800F63"/>
    <w:rsid w:val="0080544E"/>
    <w:rsid w:val="0081205B"/>
    <w:rsid w:val="008152F2"/>
    <w:rsid w:val="00824EB0"/>
    <w:rsid w:val="00832F09"/>
    <w:rsid w:val="00840AC2"/>
    <w:rsid w:val="00847C91"/>
    <w:rsid w:val="008536D1"/>
    <w:rsid w:val="0086057E"/>
    <w:rsid w:val="00863C76"/>
    <w:rsid w:val="008800EE"/>
    <w:rsid w:val="00882DA8"/>
    <w:rsid w:val="00883A02"/>
    <w:rsid w:val="00886216"/>
    <w:rsid w:val="00890F0F"/>
    <w:rsid w:val="008B5658"/>
    <w:rsid w:val="008C06C5"/>
    <w:rsid w:val="008D2EDB"/>
    <w:rsid w:val="008E4783"/>
    <w:rsid w:val="00902337"/>
    <w:rsid w:val="00905F24"/>
    <w:rsid w:val="0091230E"/>
    <w:rsid w:val="0092130D"/>
    <w:rsid w:val="00936207"/>
    <w:rsid w:val="00976190"/>
    <w:rsid w:val="009865F1"/>
    <w:rsid w:val="00987F81"/>
    <w:rsid w:val="00991D6A"/>
    <w:rsid w:val="009A0AF3"/>
    <w:rsid w:val="009A1EDC"/>
    <w:rsid w:val="009A2F91"/>
    <w:rsid w:val="009A343B"/>
    <w:rsid w:val="009A7646"/>
    <w:rsid w:val="009B28A1"/>
    <w:rsid w:val="009C6E87"/>
    <w:rsid w:val="009D1648"/>
    <w:rsid w:val="009D63B8"/>
    <w:rsid w:val="009E5E1F"/>
    <w:rsid w:val="009F4BC4"/>
    <w:rsid w:val="009F4FE8"/>
    <w:rsid w:val="00A03CA2"/>
    <w:rsid w:val="00A12677"/>
    <w:rsid w:val="00A172F9"/>
    <w:rsid w:val="00A26CDD"/>
    <w:rsid w:val="00A428B0"/>
    <w:rsid w:val="00A57B9C"/>
    <w:rsid w:val="00A61261"/>
    <w:rsid w:val="00A91C6C"/>
    <w:rsid w:val="00AA3523"/>
    <w:rsid w:val="00AA7C5F"/>
    <w:rsid w:val="00AB1D4C"/>
    <w:rsid w:val="00AB7566"/>
    <w:rsid w:val="00AD4E31"/>
    <w:rsid w:val="00AE36C1"/>
    <w:rsid w:val="00AF24A2"/>
    <w:rsid w:val="00AF5119"/>
    <w:rsid w:val="00B00901"/>
    <w:rsid w:val="00B16A2F"/>
    <w:rsid w:val="00B2435B"/>
    <w:rsid w:val="00B32285"/>
    <w:rsid w:val="00B5157A"/>
    <w:rsid w:val="00B6129C"/>
    <w:rsid w:val="00B653E5"/>
    <w:rsid w:val="00B65998"/>
    <w:rsid w:val="00B66F4C"/>
    <w:rsid w:val="00B82999"/>
    <w:rsid w:val="00B84C31"/>
    <w:rsid w:val="00B920A2"/>
    <w:rsid w:val="00BB090F"/>
    <w:rsid w:val="00BD52AB"/>
    <w:rsid w:val="00BD5BC8"/>
    <w:rsid w:val="00BE1AB4"/>
    <w:rsid w:val="00BF3404"/>
    <w:rsid w:val="00C00239"/>
    <w:rsid w:val="00C17D4D"/>
    <w:rsid w:val="00C22457"/>
    <w:rsid w:val="00C33B42"/>
    <w:rsid w:val="00C41D45"/>
    <w:rsid w:val="00C542C0"/>
    <w:rsid w:val="00C57327"/>
    <w:rsid w:val="00C62EDA"/>
    <w:rsid w:val="00C63FED"/>
    <w:rsid w:val="00C6462A"/>
    <w:rsid w:val="00CB13B8"/>
    <w:rsid w:val="00CC2398"/>
    <w:rsid w:val="00CC705A"/>
    <w:rsid w:val="00CD25C0"/>
    <w:rsid w:val="00CD64FF"/>
    <w:rsid w:val="00CE4367"/>
    <w:rsid w:val="00D00F5C"/>
    <w:rsid w:val="00D12EA3"/>
    <w:rsid w:val="00D25F67"/>
    <w:rsid w:val="00D35A1D"/>
    <w:rsid w:val="00D36F6A"/>
    <w:rsid w:val="00D44484"/>
    <w:rsid w:val="00D44D1A"/>
    <w:rsid w:val="00D44E1F"/>
    <w:rsid w:val="00D50476"/>
    <w:rsid w:val="00D53CB2"/>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61EEA"/>
    <w:rsid w:val="00E7402C"/>
    <w:rsid w:val="00E85533"/>
    <w:rsid w:val="00E870C7"/>
    <w:rsid w:val="00E9193F"/>
    <w:rsid w:val="00EA6F0E"/>
    <w:rsid w:val="00ED70F0"/>
    <w:rsid w:val="00EF27B9"/>
    <w:rsid w:val="00EF3CCB"/>
    <w:rsid w:val="00EF6E70"/>
    <w:rsid w:val="00EF7883"/>
    <w:rsid w:val="00F377CB"/>
    <w:rsid w:val="00F4691A"/>
    <w:rsid w:val="00F51591"/>
    <w:rsid w:val="00F51C79"/>
    <w:rsid w:val="00F5306D"/>
    <w:rsid w:val="00F7428D"/>
    <w:rsid w:val="00F76E7C"/>
    <w:rsid w:val="00FA5AB4"/>
    <w:rsid w:val="00FB5944"/>
    <w:rsid w:val="00FC2A93"/>
    <w:rsid w:val="00FC2BE2"/>
    <w:rsid w:val="00FD2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microsoft.com/office/2011/relationships/people" Target="people.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91</Pages>
  <Words>40840</Words>
  <Characters>232791</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53</cp:revision>
  <dcterms:created xsi:type="dcterms:W3CDTF">2024-04-13T21:27:00Z</dcterms:created>
  <dcterms:modified xsi:type="dcterms:W3CDTF">2024-04-16T16:27:00Z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