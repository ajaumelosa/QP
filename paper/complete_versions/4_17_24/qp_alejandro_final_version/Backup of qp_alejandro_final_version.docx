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4CFB1" w14:textId="77777777" w:rsidR="00882DA8" w:rsidRPr="00450283" w:rsidRDefault="00882DA8" w:rsidP="00882DA8">
      <w:pPr>
        <w:spacing w:line="480" w:lineRule="auto"/>
        <w:jc w:val="center"/>
        <w:rPr>
          <w:rFonts w:ascii="Times New Roman" w:hAnsi="Times New Roman" w:cs="Times New Roman"/>
          <w:b/>
          <w:bCs/>
        </w:rPr>
      </w:pPr>
    </w:p>
    <w:p w14:paraId="03454298" w14:textId="77777777" w:rsidR="00882DA8" w:rsidRPr="00450283" w:rsidRDefault="00882DA8" w:rsidP="00882DA8">
      <w:pPr>
        <w:spacing w:line="480" w:lineRule="auto"/>
        <w:jc w:val="center"/>
        <w:rPr>
          <w:rFonts w:ascii="Times New Roman" w:hAnsi="Times New Roman" w:cs="Times New Roman"/>
          <w:b/>
          <w:bCs/>
        </w:rPr>
      </w:pPr>
    </w:p>
    <w:p w14:paraId="2EBA05E3" w14:textId="77777777" w:rsidR="00882DA8" w:rsidRPr="00450283" w:rsidRDefault="00882DA8" w:rsidP="00882DA8">
      <w:pPr>
        <w:spacing w:line="480" w:lineRule="auto"/>
        <w:jc w:val="center"/>
        <w:rPr>
          <w:rFonts w:ascii="Times New Roman" w:hAnsi="Times New Roman" w:cs="Times New Roman"/>
          <w:b/>
          <w:bCs/>
        </w:rPr>
      </w:pPr>
    </w:p>
    <w:p w14:paraId="308FF7FC" w14:textId="77777777" w:rsidR="00882DA8" w:rsidRPr="00450283" w:rsidRDefault="00882DA8" w:rsidP="00882DA8">
      <w:pPr>
        <w:spacing w:line="480" w:lineRule="auto"/>
        <w:jc w:val="center"/>
        <w:rPr>
          <w:rFonts w:ascii="Times New Roman" w:hAnsi="Times New Roman" w:cs="Times New Roman"/>
          <w:b/>
          <w:bCs/>
        </w:rPr>
      </w:pPr>
    </w:p>
    <w:p w14:paraId="30146376" w14:textId="77777777" w:rsidR="00882DA8" w:rsidRPr="00450283" w:rsidRDefault="00882DA8" w:rsidP="00882DA8">
      <w:pPr>
        <w:spacing w:line="480" w:lineRule="auto"/>
        <w:jc w:val="center"/>
        <w:rPr>
          <w:rFonts w:ascii="Times New Roman" w:hAnsi="Times New Roman" w:cs="Times New Roman"/>
          <w:b/>
          <w:bCs/>
        </w:rPr>
      </w:pPr>
    </w:p>
    <w:p w14:paraId="260F855F" w14:textId="77777777" w:rsidR="00882DA8" w:rsidRPr="00450283" w:rsidRDefault="00882DA8" w:rsidP="00882DA8">
      <w:pPr>
        <w:spacing w:line="480" w:lineRule="auto"/>
        <w:jc w:val="center"/>
        <w:rPr>
          <w:rFonts w:ascii="Times New Roman" w:hAnsi="Times New Roman" w:cs="Times New Roman"/>
          <w:b/>
          <w:bCs/>
        </w:rPr>
      </w:pPr>
    </w:p>
    <w:p w14:paraId="062F1794" w14:textId="77777777" w:rsidR="00882DA8" w:rsidRPr="00450283" w:rsidRDefault="00882DA8" w:rsidP="00882DA8">
      <w:pPr>
        <w:spacing w:line="480" w:lineRule="auto"/>
        <w:jc w:val="center"/>
        <w:rPr>
          <w:rFonts w:ascii="Times New Roman" w:hAnsi="Times New Roman" w:cs="Times New Roman"/>
          <w:b/>
          <w:bCs/>
        </w:rPr>
      </w:pPr>
    </w:p>
    <w:p w14:paraId="6A24DED3" w14:textId="77777777" w:rsidR="00882DA8" w:rsidRPr="00450283" w:rsidRDefault="00882DA8" w:rsidP="00882DA8">
      <w:pPr>
        <w:spacing w:line="480" w:lineRule="auto"/>
        <w:jc w:val="center"/>
        <w:rPr>
          <w:rFonts w:ascii="Times New Roman" w:hAnsi="Times New Roman" w:cs="Times New Roman"/>
          <w:b/>
          <w:bCs/>
        </w:rPr>
      </w:pPr>
    </w:p>
    <w:p w14:paraId="49760554" w14:textId="77777777" w:rsidR="00882DA8" w:rsidRPr="00450283" w:rsidRDefault="00882DA8" w:rsidP="00882DA8">
      <w:pPr>
        <w:spacing w:line="480" w:lineRule="auto"/>
        <w:jc w:val="center"/>
        <w:rPr>
          <w:rFonts w:ascii="Times New Roman" w:hAnsi="Times New Roman" w:cs="Times New Roman"/>
          <w:b/>
          <w:bCs/>
        </w:rPr>
      </w:pPr>
    </w:p>
    <w:p w14:paraId="2BA00ED0" w14:textId="31600CCA" w:rsidR="00882DA8" w:rsidRPr="00450283" w:rsidRDefault="00882DA8" w:rsidP="00882DA8">
      <w:pPr>
        <w:spacing w:line="480" w:lineRule="auto"/>
        <w:jc w:val="center"/>
        <w:rPr>
          <w:rFonts w:ascii="Times New Roman" w:hAnsi="Times New Roman" w:cs="Times New Roman"/>
          <w:b/>
          <w:bCs/>
        </w:rPr>
      </w:pPr>
      <w:r w:rsidRPr="00450283">
        <w:rPr>
          <w:rFonts w:ascii="Times New Roman" w:hAnsi="Times New Roman" w:cs="Times New Roman"/>
          <w:b/>
          <w:bCs/>
        </w:rPr>
        <w:t>“From Left to Right”: the Influence of Political Orientation on the Language Attitudes of the Population of Palma toward Catalan and Spanish</w:t>
      </w:r>
    </w:p>
    <w:p w14:paraId="00282539" w14:textId="77777777" w:rsidR="00882DA8" w:rsidRPr="00450283" w:rsidRDefault="00882DA8" w:rsidP="00882DA8">
      <w:pPr>
        <w:spacing w:line="480" w:lineRule="auto"/>
        <w:jc w:val="center"/>
        <w:rPr>
          <w:ins w:id="0" w:author="Kendra Dickinson" w:date="2024-04-14T09:38:00Z"/>
          <w:rFonts w:ascii="Times New Roman" w:hAnsi="Times New Roman" w:cs="Times New Roman"/>
          <w:b/>
          <w:bCs/>
        </w:rPr>
      </w:pPr>
    </w:p>
    <w:p w14:paraId="2B2E0986" w14:textId="77777777" w:rsidR="00800F63" w:rsidRPr="00450283" w:rsidRDefault="00800F63" w:rsidP="00882DA8">
      <w:pPr>
        <w:spacing w:line="480" w:lineRule="auto"/>
        <w:jc w:val="center"/>
        <w:rPr>
          <w:ins w:id="1" w:author="Kendra Dickinson" w:date="2024-04-14T09:38:00Z"/>
          <w:rFonts w:ascii="Times New Roman" w:hAnsi="Times New Roman" w:cs="Times New Roman"/>
          <w:b/>
          <w:bCs/>
        </w:rPr>
      </w:pPr>
    </w:p>
    <w:p w14:paraId="7A5E63E4" w14:textId="77777777" w:rsidR="00800F63" w:rsidRPr="00450283" w:rsidRDefault="00800F63" w:rsidP="00882DA8">
      <w:pPr>
        <w:spacing w:line="480" w:lineRule="auto"/>
        <w:jc w:val="center"/>
        <w:rPr>
          <w:rFonts w:ascii="Times New Roman" w:hAnsi="Times New Roman" w:cs="Times New Roman"/>
          <w:b/>
          <w:bCs/>
        </w:rPr>
      </w:pPr>
    </w:p>
    <w:p w14:paraId="1A35D08F" w14:textId="77777777" w:rsidR="00800F63" w:rsidRPr="00450283" w:rsidRDefault="00800F63" w:rsidP="00882DA8">
      <w:pPr>
        <w:spacing w:line="480" w:lineRule="auto"/>
        <w:jc w:val="center"/>
        <w:rPr>
          <w:rFonts w:ascii="Times New Roman" w:hAnsi="Times New Roman" w:cs="Times New Roman"/>
          <w:b/>
          <w:bCs/>
        </w:rPr>
      </w:pPr>
    </w:p>
    <w:p w14:paraId="758ADE9E" w14:textId="438FD28F" w:rsidR="00882DA8" w:rsidRPr="00450283" w:rsidRDefault="00882DA8">
      <w:pPr>
        <w:spacing w:line="360" w:lineRule="auto"/>
        <w:jc w:val="center"/>
        <w:rPr>
          <w:ins w:id="2" w:author="Kendra Dickinson" w:date="2024-04-14T09:37:00Z"/>
          <w:rFonts w:ascii="Times New Roman" w:hAnsi="Times New Roman" w:cs="Times New Roman"/>
        </w:rPr>
        <w:pPrChange w:id="3" w:author="Kendra Dickinson" w:date="2024-04-14T09:38:00Z">
          <w:pPr>
            <w:spacing w:line="480" w:lineRule="auto"/>
            <w:jc w:val="center"/>
          </w:pPr>
        </w:pPrChange>
      </w:pPr>
      <w:r w:rsidRPr="00450283">
        <w:rPr>
          <w:rFonts w:ascii="Times New Roman" w:hAnsi="Times New Roman" w:cs="Times New Roman"/>
          <w:rPrChange w:id="4" w:author="Alejandro Andreas Jaume Losa" w:date="2024-04-16T11:37:00Z">
            <w:rPr>
              <w:rFonts w:ascii="Times New Roman" w:hAnsi="Times New Roman" w:cs="Times New Roman"/>
              <w:b/>
              <w:bCs/>
            </w:rPr>
          </w:rPrChange>
        </w:rPr>
        <w:t>Alejandro Jaume-Losa</w:t>
      </w:r>
    </w:p>
    <w:p w14:paraId="62C2E676" w14:textId="6E8CCE33" w:rsidR="00800F63" w:rsidRPr="00450283" w:rsidRDefault="00800F63">
      <w:pPr>
        <w:spacing w:line="360" w:lineRule="auto"/>
        <w:jc w:val="center"/>
        <w:rPr>
          <w:ins w:id="5" w:author="Kendra Dickinson" w:date="2024-04-14T09:37:00Z"/>
          <w:rFonts w:ascii="Times New Roman" w:hAnsi="Times New Roman" w:cs="Times New Roman"/>
        </w:rPr>
        <w:pPrChange w:id="6" w:author="Kendra Dickinson" w:date="2024-04-14T09:38:00Z">
          <w:pPr>
            <w:spacing w:line="480" w:lineRule="auto"/>
            <w:jc w:val="center"/>
          </w:pPr>
        </w:pPrChange>
      </w:pPr>
      <w:ins w:id="7" w:author="Kendra Dickinson" w:date="2024-04-14T09:37:00Z">
        <w:r w:rsidRPr="00450283">
          <w:rPr>
            <w:rFonts w:ascii="Times New Roman" w:hAnsi="Times New Roman" w:cs="Times New Roman"/>
          </w:rPr>
          <w:t>Department of Spanish and Portuguese</w:t>
        </w:r>
      </w:ins>
    </w:p>
    <w:p w14:paraId="6B799C67" w14:textId="49DFEE92" w:rsidR="00800F63" w:rsidRPr="00450283" w:rsidRDefault="00800F63">
      <w:pPr>
        <w:spacing w:line="360" w:lineRule="auto"/>
        <w:jc w:val="center"/>
        <w:rPr>
          <w:rFonts w:ascii="Times New Roman" w:hAnsi="Times New Roman" w:cs="Times New Roman"/>
          <w:rPrChange w:id="8" w:author="Alejandro Andreas Jaume Losa" w:date="2024-04-16T11:37:00Z">
            <w:rPr>
              <w:rFonts w:ascii="Times New Roman" w:hAnsi="Times New Roman" w:cs="Times New Roman"/>
              <w:b/>
              <w:bCs/>
            </w:rPr>
          </w:rPrChange>
        </w:rPr>
        <w:pPrChange w:id="9" w:author="Kendra Dickinson" w:date="2024-04-14T09:38:00Z">
          <w:pPr>
            <w:spacing w:line="480" w:lineRule="auto"/>
            <w:jc w:val="center"/>
          </w:pPr>
        </w:pPrChange>
      </w:pPr>
      <w:ins w:id="10" w:author="Kendra Dickinson" w:date="2024-04-14T09:37:00Z">
        <w:r w:rsidRPr="00450283">
          <w:rPr>
            <w:rFonts w:ascii="Times New Roman" w:hAnsi="Times New Roman" w:cs="Times New Roman"/>
          </w:rPr>
          <w:t>Rutgers University</w:t>
        </w:r>
      </w:ins>
    </w:p>
    <w:p w14:paraId="38503212" w14:textId="77777777" w:rsidR="00882DA8" w:rsidRPr="00450283" w:rsidRDefault="00882DA8" w:rsidP="00882DA8">
      <w:pPr>
        <w:spacing w:line="480" w:lineRule="auto"/>
        <w:jc w:val="center"/>
        <w:rPr>
          <w:rFonts w:ascii="Times New Roman" w:hAnsi="Times New Roman" w:cs="Times New Roman"/>
          <w:b/>
          <w:bCs/>
        </w:rPr>
      </w:pPr>
    </w:p>
    <w:p w14:paraId="74B023D8" w14:textId="77777777" w:rsidR="00882DA8" w:rsidRPr="00450283" w:rsidRDefault="00882DA8" w:rsidP="00882DA8">
      <w:pPr>
        <w:spacing w:line="480" w:lineRule="auto"/>
        <w:jc w:val="center"/>
        <w:rPr>
          <w:rFonts w:ascii="Times New Roman" w:hAnsi="Times New Roman" w:cs="Times New Roman"/>
          <w:b/>
          <w:bCs/>
        </w:rPr>
      </w:pPr>
    </w:p>
    <w:p w14:paraId="79BE4FFD" w14:textId="77777777" w:rsidR="00882DA8" w:rsidRPr="00450283" w:rsidRDefault="00882DA8" w:rsidP="00882DA8">
      <w:pPr>
        <w:spacing w:line="480" w:lineRule="auto"/>
        <w:jc w:val="center"/>
        <w:rPr>
          <w:rFonts w:ascii="Times New Roman" w:hAnsi="Times New Roman" w:cs="Times New Roman"/>
          <w:b/>
          <w:bCs/>
        </w:rPr>
      </w:pPr>
    </w:p>
    <w:p w14:paraId="137B4E51" w14:textId="77777777" w:rsidR="00882DA8" w:rsidRPr="00450283" w:rsidRDefault="00882DA8" w:rsidP="00882DA8">
      <w:pPr>
        <w:spacing w:line="480" w:lineRule="auto"/>
        <w:jc w:val="center"/>
        <w:rPr>
          <w:rFonts w:ascii="Times New Roman" w:hAnsi="Times New Roman" w:cs="Times New Roman"/>
          <w:b/>
          <w:bCs/>
        </w:rPr>
      </w:pPr>
    </w:p>
    <w:p w14:paraId="2A4E00DB" w14:textId="77777777" w:rsidR="00882DA8" w:rsidRPr="00450283" w:rsidRDefault="00882DA8" w:rsidP="00882DA8">
      <w:pPr>
        <w:spacing w:line="480" w:lineRule="auto"/>
        <w:jc w:val="center"/>
        <w:rPr>
          <w:rFonts w:ascii="Times New Roman" w:hAnsi="Times New Roman" w:cs="Times New Roman"/>
          <w:b/>
          <w:bCs/>
        </w:rPr>
      </w:pPr>
    </w:p>
    <w:p w14:paraId="7F7D990A" w14:textId="77777777" w:rsidR="0044375E" w:rsidDel="007853FA" w:rsidRDefault="0044375E" w:rsidP="007853FA">
      <w:pPr>
        <w:spacing w:line="480" w:lineRule="auto"/>
        <w:jc w:val="both"/>
        <w:rPr>
          <w:del w:id="11" w:author="Alejandro Andreas Jaume Losa" w:date="2024-04-17T08:31:00Z"/>
          <w:rFonts w:ascii="Times New Roman" w:hAnsi="Times New Roman" w:cs="Times New Roman"/>
          <w:b/>
          <w:bCs/>
        </w:rPr>
      </w:pPr>
    </w:p>
    <w:p w14:paraId="4261B8DC" w14:textId="77777777" w:rsidR="007853FA" w:rsidRDefault="007853FA" w:rsidP="00882DA8">
      <w:pPr>
        <w:spacing w:line="480" w:lineRule="auto"/>
        <w:jc w:val="both"/>
        <w:rPr>
          <w:ins w:id="12" w:author="Alejandro Andreas Jaume Losa" w:date="2024-04-17T08:32:00Z"/>
          <w:rFonts w:ascii="Times New Roman" w:hAnsi="Times New Roman" w:cs="Times New Roman"/>
          <w:b/>
          <w:bCs/>
        </w:rPr>
      </w:pPr>
    </w:p>
    <w:p w14:paraId="07C8F01E" w14:textId="42768E9F" w:rsidR="007853FA" w:rsidRPr="00450283" w:rsidRDefault="007853FA" w:rsidP="007853FA">
      <w:pPr>
        <w:spacing w:line="480" w:lineRule="auto"/>
        <w:jc w:val="center"/>
        <w:rPr>
          <w:ins w:id="13" w:author="Alejandro Andreas Jaume Losa" w:date="2024-04-17T08:32:00Z"/>
          <w:rFonts w:ascii="Times New Roman" w:hAnsi="Times New Roman" w:cs="Times New Roman"/>
          <w:b/>
          <w:bCs/>
        </w:rPr>
        <w:pPrChange w:id="14" w:author="Alejandro Andreas Jaume Losa" w:date="2024-04-17T08:32:00Z">
          <w:pPr>
            <w:spacing w:line="480" w:lineRule="auto"/>
            <w:jc w:val="both"/>
          </w:pPr>
        </w:pPrChange>
      </w:pPr>
      <w:ins w:id="15" w:author="Alejandro Andreas Jaume Losa" w:date="2024-04-17T08:32:00Z">
        <w:r>
          <w:rPr>
            <w:rFonts w:ascii="Times New Roman" w:hAnsi="Times New Roman" w:cs="Times New Roman"/>
            <w:b/>
            <w:bCs/>
          </w:rPr>
          <w:lastRenderedPageBreak/>
          <w:t>Abstract</w:t>
        </w:r>
      </w:ins>
    </w:p>
    <w:p w14:paraId="28A20457" w14:textId="5FA46AB7" w:rsidR="00800F63" w:rsidRPr="007853FA" w:rsidDel="007853FA" w:rsidRDefault="00800F63" w:rsidP="007853FA">
      <w:pPr>
        <w:jc w:val="both"/>
        <w:rPr>
          <w:ins w:id="16" w:author="Kendra Dickinson" w:date="2024-04-14T09:41:00Z"/>
          <w:del w:id="17" w:author="Alejandro Andreas Jaume Losa" w:date="2024-04-17T08:31:00Z"/>
          <w:rFonts w:ascii="Times New Roman" w:hAnsi="Times New Roman" w:cs="Times New Roman"/>
          <w:b/>
          <w:bCs/>
        </w:rPr>
        <w:pPrChange w:id="18" w:author="Alejandro Andreas Jaume Losa" w:date="2024-04-17T08:32:00Z">
          <w:pPr>
            <w:spacing w:line="480" w:lineRule="auto"/>
            <w:jc w:val="both"/>
          </w:pPr>
        </w:pPrChange>
      </w:pPr>
      <w:ins w:id="19" w:author="Kendra Dickinson" w:date="2024-04-14T09:41:00Z">
        <w:del w:id="20" w:author="Alejandro Andreas Jaume Losa" w:date="2024-04-17T08:31:00Z">
          <w:r w:rsidRPr="007853FA" w:rsidDel="007853FA">
            <w:rPr>
              <w:rFonts w:ascii="Times New Roman" w:hAnsi="Times New Roman" w:cs="Times New Roman"/>
              <w:b/>
              <w:bCs/>
              <w:highlight w:val="yellow"/>
              <w:rPrChange w:id="21" w:author="Alejandro Andreas Jaume Losa" w:date="2024-04-17T08:32:00Z">
                <w:rPr>
                  <w:rFonts w:ascii="Times New Roman" w:hAnsi="Times New Roman" w:cs="Times New Roman"/>
                  <w:b/>
                  <w:bCs/>
                </w:rPr>
              </w:rPrChange>
            </w:rPr>
            <w:delText>Include abstract and key words here on their own page.</w:delText>
          </w:r>
        </w:del>
      </w:ins>
    </w:p>
    <w:p w14:paraId="0021EAC1" w14:textId="30B6239A" w:rsidR="00800F63" w:rsidRPr="007853FA" w:rsidDel="007853FA" w:rsidRDefault="00800F63" w:rsidP="007853FA">
      <w:pPr>
        <w:jc w:val="both"/>
        <w:rPr>
          <w:ins w:id="22" w:author="Kendra Dickinson" w:date="2024-04-14T09:41:00Z"/>
          <w:del w:id="23" w:author="Alejandro Andreas Jaume Losa" w:date="2024-04-17T08:31:00Z"/>
          <w:rFonts w:ascii="Times New Roman" w:hAnsi="Times New Roman" w:cs="Times New Roman"/>
          <w:b/>
          <w:bCs/>
        </w:rPr>
        <w:pPrChange w:id="24" w:author="Alejandro Andreas Jaume Losa" w:date="2024-04-17T08:32:00Z">
          <w:pPr>
            <w:spacing w:line="480" w:lineRule="auto"/>
            <w:jc w:val="both"/>
          </w:pPr>
        </w:pPrChange>
      </w:pPr>
    </w:p>
    <w:p w14:paraId="3A990E8A" w14:textId="1CA98DF3" w:rsidR="007853FA" w:rsidRPr="007853FA" w:rsidDel="007853FA" w:rsidRDefault="00800F63" w:rsidP="007853FA">
      <w:pPr>
        <w:pStyle w:val="BodyText"/>
        <w:ind w:right="115"/>
        <w:jc w:val="both"/>
        <w:rPr>
          <w:ins w:id="25" w:author="Kendra Dickinson" w:date="2024-04-14T09:41:00Z"/>
          <w:del w:id="26" w:author="Alejandro Andreas Jaume Losa" w:date="2024-04-17T08:24:00Z"/>
          <w:rPrChange w:id="27" w:author="Alejandro Andreas Jaume Losa" w:date="2024-04-17T08:32:00Z">
            <w:rPr>
              <w:ins w:id="28" w:author="Kendra Dickinson" w:date="2024-04-14T09:41:00Z"/>
              <w:del w:id="29" w:author="Alejandro Andreas Jaume Losa" w:date="2024-04-17T08:24:00Z"/>
              <w:rFonts w:ascii="Times New Roman" w:hAnsi="Times New Roman" w:cs="Times New Roman"/>
              <w:b/>
              <w:bCs/>
              <w:u w:val="single"/>
            </w:rPr>
          </w:rPrChange>
        </w:rPr>
        <w:pPrChange w:id="30" w:author="Alejandro Andreas Jaume Losa" w:date="2024-04-17T08:32:00Z">
          <w:pPr>
            <w:spacing w:line="480" w:lineRule="auto"/>
            <w:jc w:val="both"/>
          </w:pPr>
        </w:pPrChange>
      </w:pPr>
      <w:ins w:id="31" w:author="Kendra Dickinson" w:date="2024-04-14T09:41:00Z">
        <w:del w:id="32" w:author="Alejandro Andreas Jaume Losa" w:date="2024-04-17T08:31:00Z">
          <w:r w:rsidRPr="007853FA" w:rsidDel="007853FA">
            <w:rPr>
              <w:b/>
              <w:bCs/>
              <w:u w:val="single"/>
            </w:rPr>
            <w:delText>Abstract</w:delText>
          </w:r>
        </w:del>
      </w:ins>
      <w:ins w:id="33" w:author="Alejandro Andreas Jaume Losa" w:date="2024-04-17T08:11:00Z">
        <w:r w:rsidR="007853FA" w:rsidRPr="007853FA">
          <w:rPr>
            <w:rPrChange w:id="34" w:author="Alejandro Andreas Jaume Losa" w:date="2024-04-17T08:32:00Z">
              <w:rPr/>
            </w:rPrChange>
          </w:rPr>
          <w:t>Following the restoration of Spanish democracy in the 1970s, the institutions of the Balearic Islands</w:t>
        </w:r>
        <w:r w:rsidR="007853FA" w:rsidRPr="007853FA">
          <w:rPr>
            <w:spacing w:val="-8"/>
            <w:rPrChange w:id="35" w:author="Alejandro Andreas Jaume Losa" w:date="2024-04-17T08:32:00Z">
              <w:rPr>
                <w:spacing w:val="-8"/>
              </w:rPr>
            </w:rPrChange>
          </w:rPr>
          <w:t xml:space="preserve"> </w:t>
        </w:r>
        <w:r w:rsidR="007853FA" w:rsidRPr="007853FA">
          <w:rPr>
            <w:rPrChange w:id="36" w:author="Alejandro Andreas Jaume Losa" w:date="2024-04-17T08:32:00Z">
              <w:rPr/>
            </w:rPrChange>
          </w:rPr>
          <w:t>crafted</w:t>
        </w:r>
        <w:r w:rsidR="007853FA" w:rsidRPr="007853FA">
          <w:rPr>
            <w:spacing w:val="-10"/>
            <w:rPrChange w:id="37" w:author="Alejandro Andreas Jaume Losa" w:date="2024-04-17T08:32:00Z">
              <w:rPr>
                <w:spacing w:val="-10"/>
              </w:rPr>
            </w:rPrChange>
          </w:rPr>
          <w:t xml:space="preserve"> </w:t>
        </w:r>
        <w:r w:rsidR="007853FA" w:rsidRPr="007853FA">
          <w:rPr>
            <w:rPrChange w:id="38" w:author="Alejandro Andreas Jaume Losa" w:date="2024-04-17T08:32:00Z">
              <w:rPr/>
            </w:rPrChange>
          </w:rPr>
          <w:t>a</w:t>
        </w:r>
        <w:r w:rsidR="007853FA" w:rsidRPr="007853FA">
          <w:rPr>
            <w:spacing w:val="-11"/>
            <w:rPrChange w:id="39" w:author="Alejandro Andreas Jaume Losa" w:date="2024-04-17T08:32:00Z">
              <w:rPr>
                <w:spacing w:val="-11"/>
              </w:rPr>
            </w:rPrChange>
          </w:rPr>
          <w:t xml:space="preserve"> </w:t>
        </w:r>
        <w:r w:rsidR="007853FA" w:rsidRPr="007853FA">
          <w:rPr>
            <w:rPrChange w:id="40" w:author="Alejandro Andreas Jaume Losa" w:date="2024-04-17T08:32:00Z">
              <w:rPr/>
            </w:rPrChange>
          </w:rPr>
          <w:t>legal</w:t>
        </w:r>
        <w:r w:rsidR="007853FA" w:rsidRPr="007853FA">
          <w:rPr>
            <w:spacing w:val="-11"/>
            <w:rPrChange w:id="41" w:author="Alejandro Andreas Jaume Losa" w:date="2024-04-17T08:32:00Z">
              <w:rPr>
                <w:spacing w:val="-11"/>
              </w:rPr>
            </w:rPrChange>
          </w:rPr>
          <w:t xml:space="preserve"> </w:t>
        </w:r>
        <w:r w:rsidR="007853FA" w:rsidRPr="007853FA">
          <w:rPr>
            <w:rPrChange w:id="42" w:author="Alejandro Andreas Jaume Losa" w:date="2024-04-17T08:32:00Z">
              <w:rPr/>
            </w:rPrChange>
          </w:rPr>
          <w:t>framework</w:t>
        </w:r>
        <w:r w:rsidR="007853FA" w:rsidRPr="007853FA">
          <w:rPr>
            <w:spacing w:val="-9"/>
            <w:rPrChange w:id="43" w:author="Alejandro Andreas Jaume Losa" w:date="2024-04-17T08:32:00Z">
              <w:rPr>
                <w:spacing w:val="-9"/>
              </w:rPr>
            </w:rPrChange>
          </w:rPr>
          <w:t xml:space="preserve"> </w:t>
        </w:r>
        <w:r w:rsidR="007853FA" w:rsidRPr="007853FA">
          <w:rPr>
            <w:rPrChange w:id="44" w:author="Alejandro Andreas Jaume Losa" w:date="2024-04-17T08:32:00Z">
              <w:rPr/>
            </w:rPrChange>
          </w:rPr>
          <w:t>for</w:t>
        </w:r>
        <w:r w:rsidR="007853FA" w:rsidRPr="007853FA">
          <w:rPr>
            <w:spacing w:val="-9"/>
            <w:rPrChange w:id="45" w:author="Alejandro Andreas Jaume Losa" w:date="2024-04-17T08:32:00Z">
              <w:rPr>
                <w:spacing w:val="-9"/>
              </w:rPr>
            </w:rPrChange>
          </w:rPr>
          <w:t xml:space="preserve"> </w:t>
        </w:r>
        <w:r w:rsidR="007853FA" w:rsidRPr="007853FA">
          <w:rPr>
            <w:rPrChange w:id="46" w:author="Alejandro Andreas Jaume Losa" w:date="2024-04-17T08:32:00Z">
              <w:rPr/>
            </w:rPrChange>
          </w:rPr>
          <w:t>Catalan and Spanish</w:t>
        </w:r>
        <w:r w:rsidR="007853FA" w:rsidRPr="007853FA">
          <w:rPr>
            <w:rPrChange w:id="47" w:author="Alejandro Andreas Jaume Losa" w:date="2024-04-17T08:32:00Z">
              <w:rPr/>
            </w:rPrChange>
          </w:rPr>
          <w:t>.</w:t>
        </w:r>
        <w:r w:rsidR="007853FA" w:rsidRPr="007853FA">
          <w:rPr>
            <w:spacing w:val="-15"/>
            <w:rPrChange w:id="48" w:author="Alejandro Andreas Jaume Losa" w:date="2024-04-17T08:32:00Z">
              <w:rPr>
                <w:spacing w:val="-15"/>
              </w:rPr>
            </w:rPrChange>
          </w:rPr>
          <w:t xml:space="preserve"> </w:t>
        </w:r>
        <w:r w:rsidR="007853FA" w:rsidRPr="007853FA">
          <w:rPr>
            <w:rPrChange w:id="49" w:author="Alejandro Andreas Jaume Losa" w:date="2024-04-17T08:32:00Z">
              <w:rPr/>
            </w:rPrChange>
          </w:rPr>
          <w:t>This</w:t>
        </w:r>
        <w:r w:rsidR="007853FA" w:rsidRPr="007853FA">
          <w:rPr>
            <w:spacing w:val="-8"/>
            <w:rPrChange w:id="50" w:author="Alejandro Andreas Jaume Losa" w:date="2024-04-17T08:32:00Z">
              <w:rPr>
                <w:spacing w:val="-8"/>
              </w:rPr>
            </w:rPrChange>
          </w:rPr>
          <w:t xml:space="preserve"> </w:t>
        </w:r>
        <w:r w:rsidR="007853FA" w:rsidRPr="007853FA">
          <w:rPr>
            <w:rPrChange w:id="51" w:author="Alejandro Andreas Jaume Losa" w:date="2024-04-17T08:32:00Z">
              <w:rPr/>
            </w:rPrChange>
          </w:rPr>
          <w:t>framework</w:t>
        </w:r>
        <w:r w:rsidR="007853FA" w:rsidRPr="007853FA">
          <w:rPr>
            <w:spacing w:val="-9"/>
            <w:rPrChange w:id="52" w:author="Alejandro Andreas Jaume Losa" w:date="2024-04-17T08:32:00Z">
              <w:rPr>
                <w:spacing w:val="-9"/>
              </w:rPr>
            </w:rPrChange>
          </w:rPr>
          <w:t xml:space="preserve"> </w:t>
        </w:r>
        <w:r w:rsidR="007853FA" w:rsidRPr="007853FA">
          <w:rPr>
            <w:rPrChange w:id="53" w:author="Alejandro Andreas Jaume Losa" w:date="2024-04-17T08:32:00Z">
              <w:rPr/>
            </w:rPrChange>
          </w:rPr>
          <w:t>not</w:t>
        </w:r>
        <w:r w:rsidR="007853FA" w:rsidRPr="007853FA">
          <w:rPr>
            <w:spacing w:val="-11"/>
            <w:rPrChange w:id="54" w:author="Alejandro Andreas Jaume Losa" w:date="2024-04-17T08:32:00Z">
              <w:rPr>
                <w:spacing w:val="-11"/>
              </w:rPr>
            </w:rPrChange>
          </w:rPr>
          <w:t xml:space="preserve"> </w:t>
        </w:r>
        <w:r w:rsidR="007853FA" w:rsidRPr="007853FA">
          <w:rPr>
            <w:rPrChange w:id="55" w:author="Alejandro Andreas Jaume Losa" w:date="2024-04-17T08:32:00Z">
              <w:rPr/>
            </w:rPrChange>
          </w:rPr>
          <w:t>only</w:t>
        </w:r>
        <w:r w:rsidR="007853FA" w:rsidRPr="007853FA">
          <w:rPr>
            <w:spacing w:val="-10"/>
            <w:rPrChange w:id="56" w:author="Alejandro Andreas Jaume Losa" w:date="2024-04-17T08:32:00Z">
              <w:rPr>
                <w:spacing w:val="-10"/>
              </w:rPr>
            </w:rPrChange>
          </w:rPr>
          <w:t xml:space="preserve"> </w:t>
        </w:r>
        <w:r w:rsidR="007853FA" w:rsidRPr="007853FA">
          <w:rPr>
            <w:rPrChange w:id="57" w:author="Alejandro Andreas Jaume Losa" w:date="2024-04-17T08:32:00Z">
              <w:rPr/>
            </w:rPrChange>
          </w:rPr>
          <w:t>recognizes</w:t>
        </w:r>
        <w:r w:rsidR="007853FA" w:rsidRPr="007853FA">
          <w:rPr>
            <w:spacing w:val="-8"/>
            <w:rPrChange w:id="58" w:author="Alejandro Andreas Jaume Losa" w:date="2024-04-17T08:32:00Z">
              <w:rPr>
                <w:spacing w:val="-8"/>
              </w:rPr>
            </w:rPrChange>
          </w:rPr>
          <w:t xml:space="preserve"> them </w:t>
        </w:r>
        <w:r w:rsidR="007853FA" w:rsidRPr="007853FA">
          <w:rPr>
            <w:rPrChange w:id="59" w:author="Alejandro Andreas Jaume Losa" w:date="2024-04-17T08:32:00Z">
              <w:rPr/>
            </w:rPrChange>
          </w:rPr>
          <w:t>as</w:t>
        </w:r>
        <w:r w:rsidR="007853FA" w:rsidRPr="007853FA">
          <w:rPr>
            <w:spacing w:val="-12"/>
            <w:rPrChange w:id="60" w:author="Alejandro Andreas Jaume Losa" w:date="2024-04-17T08:32:00Z">
              <w:rPr>
                <w:spacing w:val="-12"/>
              </w:rPr>
            </w:rPrChange>
          </w:rPr>
          <w:t xml:space="preserve"> </w:t>
        </w:r>
        <w:r w:rsidR="007853FA" w:rsidRPr="007853FA">
          <w:rPr>
            <w:rPrChange w:id="61" w:author="Alejandro Andreas Jaume Losa" w:date="2024-04-17T08:32:00Z">
              <w:rPr/>
            </w:rPrChange>
          </w:rPr>
          <w:t>official</w:t>
        </w:r>
        <w:r w:rsidR="007853FA" w:rsidRPr="007853FA">
          <w:rPr>
            <w:spacing w:val="-15"/>
            <w:rPrChange w:id="62" w:author="Alejandro Andreas Jaume Losa" w:date="2024-04-17T08:32:00Z">
              <w:rPr>
                <w:spacing w:val="-15"/>
              </w:rPr>
            </w:rPrChange>
          </w:rPr>
          <w:t xml:space="preserve"> </w:t>
        </w:r>
        <w:r w:rsidR="007853FA" w:rsidRPr="007853FA">
          <w:rPr>
            <w:rPrChange w:id="63" w:author="Alejandro Andreas Jaume Losa" w:date="2024-04-17T08:32:00Z">
              <w:rPr/>
            </w:rPrChange>
          </w:rPr>
          <w:t>languages</w:t>
        </w:r>
        <w:r w:rsidR="007853FA" w:rsidRPr="007853FA">
          <w:rPr>
            <w:spacing w:val="-12"/>
            <w:rPrChange w:id="64" w:author="Alejandro Andreas Jaume Losa" w:date="2024-04-17T08:32:00Z">
              <w:rPr>
                <w:spacing w:val="-12"/>
              </w:rPr>
            </w:rPrChange>
          </w:rPr>
          <w:t xml:space="preserve"> </w:t>
        </w:r>
        <w:r w:rsidR="007853FA" w:rsidRPr="007853FA">
          <w:rPr>
            <w:rPrChange w:id="65" w:author="Alejandro Andreas Jaume Losa" w:date="2024-04-17T08:32:00Z">
              <w:rPr/>
            </w:rPrChange>
          </w:rPr>
          <w:t>in</w:t>
        </w:r>
        <w:r w:rsidR="007853FA" w:rsidRPr="007853FA">
          <w:rPr>
            <w:spacing w:val="-14"/>
            <w:rPrChange w:id="66" w:author="Alejandro Andreas Jaume Losa" w:date="2024-04-17T08:32:00Z">
              <w:rPr>
                <w:spacing w:val="-14"/>
              </w:rPr>
            </w:rPrChange>
          </w:rPr>
          <w:t xml:space="preserve"> </w:t>
        </w:r>
        <w:r w:rsidR="007853FA" w:rsidRPr="007853FA">
          <w:rPr>
            <w:rPrChange w:id="67" w:author="Alejandro Andreas Jaume Losa" w:date="2024-04-17T08:32:00Z">
              <w:rPr/>
            </w:rPrChange>
          </w:rPr>
          <w:t>the</w:t>
        </w:r>
        <w:r w:rsidR="007853FA" w:rsidRPr="007853FA">
          <w:rPr>
            <w:spacing w:val="-15"/>
            <w:rPrChange w:id="68" w:author="Alejandro Andreas Jaume Losa" w:date="2024-04-17T08:32:00Z">
              <w:rPr>
                <w:spacing w:val="-15"/>
              </w:rPr>
            </w:rPrChange>
          </w:rPr>
          <w:t xml:space="preserve"> </w:t>
        </w:r>
        <w:r w:rsidR="007853FA" w:rsidRPr="007853FA">
          <w:rPr>
            <w:rPrChange w:id="69" w:author="Alejandro Andreas Jaume Losa" w:date="2024-04-17T08:32:00Z">
              <w:rPr/>
            </w:rPrChange>
          </w:rPr>
          <w:t>region</w:t>
        </w:r>
        <w:r w:rsidR="007853FA" w:rsidRPr="007853FA">
          <w:rPr>
            <w:spacing w:val="-14"/>
            <w:rPrChange w:id="70" w:author="Alejandro Andreas Jaume Losa" w:date="2024-04-17T08:32:00Z">
              <w:rPr>
                <w:spacing w:val="-14"/>
              </w:rPr>
            </w:rPrChange>
          </w:rPr>
          <w:t xml:space="preserve"> </w:t>
        </w:r>
        <w:r w:rsidR="007853FA" w:rsidRPr="007853FA">
          <w:rPr>
            <w:rPrChange w:id="71" w:author="Alejandro Andreas Jaume Losa" w:date="2024-04-17T08:32:00Z">
              <w:rPr/>
            </w:rPrChange>
          </w:rPr>
          <w:t>but</w:t>
        </w:r>
        <w:r w:rsidR="007853FA" w:rsidRPr="007853FA">
          <w:rPr>
            <w:spacing w:val="-15"/>
            <w:rPrChange w:id="72" w:author="Alejandro Andreas Jaume Losa" w:date="2024-04-17T08:32:00Z">
              <w:rPr>
                <w:spacing w:val="-15"/>
              </w:rPr>
            </w:rPrChange>
          </w:rPr>
          <w:t xml:space="preserve"> </w:t>
        </w:r>
        <w:r w:rsidR="007853FA" w:rsidRPr="007853FA">
          <w:rPr>
            <w:rPrChange w:id="73" w:author="Alejandro Andreas Jaume Losa" w:date="2024-04-17T08:32:00Z">
              <w:rPr/>
            </w:rPrChange>
          </w:rPr>
          <w:t>also</w:t>
        </w:r>
        <w:r w:rsidR="007853FA" w:rsidRPr="007853FA">
          <w:rPr>
            <w:spacing w:val="-14"/>
            <w:rPrChange w:id="74" w:author="Alejandro Andreas Jaume Losa" w:date="2024-04-17T08:32:00Z">
              <w:rPr>
                <w:spacing w:val="-14"/>
              </w:rPr>
            </w:rPrChange>
          </w:rPr>
          <w:t xml:space="preserve"> </w:t>
        </w:r>
        <w:r w:rsidR="007853FA" w:rsidRPr="007853FA">
          <w:rPr>
            <w:rPrChange w:id="75" w:author="Alejandro Andreas Jaume Losa" w:date="2024-04-17T08:32:00Z">
              <w:rPr/>
            </w:rPrChange>
          </w:rPr>
          <w:t>strives</w:t>
        </w:r>
        <w:r w:rsidR="007853FA" w:rsidRPr="007853FA">
          <w:rPr>
            <w:spacing w:val="-12"/>
            <w:rPrChange w:id="76" w:author="Alejandro Andreas Jaume Losa" w:date="2024-04-17T08:32:00Z">
              <w:rPr>
                <w:spacing w:val="-12"/>
              </w:rPr>
            </w:rPrChange>
          </w:rPr>
          <w:t xml:space="preserve"> </w:t>
        </w:r>
        <w:r w:rsidR="007853FA" w:rsidRPr="007853FA">
          <w:rPr>
            <w:rPrChange w:id="77" w:author="Alejandro Andreas Jaume Losa" w:date="2024-04-17T08:32:00Z">
              <w:rPr/>
            </w:rPrChange>
          </w:rPr>
          <w:t>for</w:t>
        </w:r>
        <w:r w:rsidR="007853FA" w:rsidRPr="007853FA">
          <w:rPr>
            <w:spacing w:val="-13"/>
            <w:rPrChange w:id="78" w:author="Alejandro Andreas Jaume Losa" w:date="2024-04-17T08:32:00Z">
              <w:rPr>
                <w:spacing w:val="-13"/>
              </w:rPr>
            </w:rPrChange>
          </w:rPr>
          <w:t xml:space="preserve"> </w:t>
        </w:r>
        <w:r w:rsidR="007853FA" w:rsidRPr="007853FA">
          <w:rPr>
            <w:rPrChange w:id="79" w:author="Alejandro Andreas Jaume Losa" w:date="2024-04-17T08:32:00Z">
              <w:rPr/>
            </w:rPrChange>
          </w:rPr>
          <w:t>the</w:t>
        </w:r>
        <w:r w:rsidR="007853FA" w:rsidRPr="007853FA">
          <w:rPr>
            <w:spacing w:val="-15"/>
            <w:rPrChange w:id="80" w:author="Alejandro Andreas Jaume Losa" w:date="2024-04-17T08:32:00Z">
              <w:rPr>
                <w:spacing w:val="-15"/>
              </w:rPr>
            </w:rPrChange>
          </w:rPr>
          <w:t xml:space="preserve"> </w:t>
        </w:r>
        <w:r w:rsidR="007853FA" w:rsidRPr="007853FA">
          <w:rPr>
            <w:rPrChange w:id="81" w:author="Alejandro Andreas Jaume Losa" w:date="2024-04-17T08:32:00Z">
              <w:rPr/>
            </w:rPrChange>
          </w:rPr>
          <w:t>normalization</w:t>
        </w:r>
        <w:r w:rsidR="007853FA" w:rsidRPr="007853FA">
          <w:rPr>
            <w:spacing w:val="-14"/>
            <w:rPrChange w:id="82" w:author="Alejandro Andreas Jaume Losa" w:date="2024-04-17T08:32:00Z">
              <w:rPr>
                <w:spacing w:val="-14"/>
              </w:rPr>
            </w:rPrChange>
          </w:rPr>
          <w:t xml:space="preserve"> </w:t>
        </w:r>
        <w:r w:rsidR="007853FA" w:rsidRPr="007853FA">
          <w:rPr>
            <w:rPrChange w:id="83" w:author="Alejandro Andreas Jaume Losa" w:date="2024-04-17T08:32:00Z">
              <w:rPr/>
            </w:rPrChange>
          </w:rPr>
          <w:t>and</w:t>
        </w:r>
        <w:r w:rsidR="007853FA" w:rsidRPr="007853FA">
          <w:rPr>
            <w:spacing w:val="-14"/>
            <w:rPrChange w:id="84" w:author="Alejandro Andreas Jaume Losa" w:date="2024-04-17T08:32:00Z">
              <w:rPr>
                <w:spacing w:val="-14"/>
              </w:rPr>
            </w:rPrChange>
          </w:rPr>
          <w:t xml:space="preserve"> </w:t>
        </w:r>
        <w:r w:rsidR="007853FA" w:rsidRPr="007853FA">
          <w:rPr>
            <w:rPrChange w:id="85" w:author="Alejandro Andreas Jaume Losa" w:date="2024-04-17T08:32:00Z">
              <w:rPr/>
            </w:rPrChange>
          </w:rPr>
          <w:t>promotion of Catalan as a minority and historic language of the archipelago.</w:t>
        </w:r>
      </w:ins>
      <w:ins w:id="86" w:author="Alejandro Andreas Jaume Losa" w:date="2024-04-17T08:13:00Z">
        <w:r w:rsidR="007853FA" w:rsidRPr="007853FA">
          <w:rPr>
            <w:rPrChange w:id="87" w:author="Alejandro Andreas Jaume Losa" w:date="2024-04-17T08:32:00Z">
              <w:rPr/>
            </w:rPrChange>
          </w:rPr>
          <w:t xml:space="preserve"> T</w:t>
        </w:r>
      </w:ins>
      <w:ins w:id="88" w:author="Alejandro Andreas Jaume Losa" w:date="2024-04-17T08:11:00Z">
        <w:r w:rsidR="007853FA" w:rsidRPr="007853FA">
          <w:rPr>
            <w:rPrChange w:id="89" w:author="Alejandro Andreas Jaume Losa" w:date="2024-04-17T08:32:00Z">
              <w:rPr/>
            </w:rPrChange>
          </w:rPr>
          <w:t>he establishment of this legal framework</w:t>
        </w:r>
      </w:ins>
      <w:ins w:id="90" w:author="Alejandro Andreas Jaume Losa" w:date="2024-04-17T08:12:00Z">
        <w:r w:rsidR="007853FA" w:rsidRPr="007853FA">
          <w:rPr>
            <w:rPrChange w:id="91" w:author="Alejandro Andreas Jaume Losa" w:date="2024-04-17T08:32:00Z">
              <w:rPr/>
            </w:rPrChange>
          </w:rPr>
          <w:t>,</w:t>
        </w:r>
      </w:ins>
      <w:ins w:id="92" w:author="Alejandro Andreas Jaume Losa" w:date="2024-04-17T08:14:00Z">
        <w:r w:rsidR="007853FA" w:rsidRPr="007853FA">
          <w:rPr>
            <w:rPrChange w:id="93" w:author="Alejandro Andreas Jaume Losa" w:date="2024-04-17T08:32:00Z">
              <w:rPr/>
            </w:rPrChange>
          </w:rPr>
          <w:t xml:space="preserve"> however,</w:t>
        </w:r>
      </w:ins>
      <w:ins w:id="94" w:author="Alejandro Andreas Jaume Losa" w:date="2024-04-17T08:11:00Z">
        <w:r w:rsidR="007853FA" w:rsidRPr="007853FA">
          <w:rPr>
            <w:rPrChange w:id="95" w:author="Alejandro Andreas Jaume Losa" w:date="2024-04-17T08:32:00Z">
              <w:rPr/>
            </w:rPrChange>
          </w:rPr>
          <w:t xml:space="preserve"> and the consequent implementation of certain language policies</w:t>
        </w:r>
      </w:ins>
      <w:ins w:id="96" w:author="Alejandro Andreas Jaume Losa" w:date="2024-04-17T08:12:00Z">
        <w:r w:rsidR="007853FA" w:rsidRPr="007853FA">
          <w:rPr>
            <w:rPrChange w:id="97" w:author="Alejandro Andreas Jaume Losa" w:date="2024-04-17T08:32:00Z">
              <w:rPr/>
            </w:rPrChange>
          </w:rPr>
          <w:t>,</w:t>
        </w:r>
      </w:ins>
      <w:ins w:id="98" w:author="Alejandro Andreas Jaume Losa" w:date="2024-04-17T08:11:00Z">
        <w:r w:rsidR="007853FA" w:rsidRPr="007853FA">
          <w:rPr>
            <w:rPrChange w:id="99" w:author="Alejandro Andreas Jaume Losa" w:date="2024-04-17T08:32:00Z">
              <w:rPr/>
            </w:rPrChange>
          </w:rPr>
          <w:t xml:space="preserve"> has been accompanied</w:t>
        </w:r>
      </w:ins>
      <w:ins w:id="100" w:author="Alejandro Andreas Jaume Losa" w:date="2024-04-17T08:14:00Z">
        <w:r w:rsidR="007853FA" w:rsidRPr="007853FA">
          <w:rPr>
            <w:rPrChange w:id="101" w:author="Alejandro Andreas Jaume Losa" w:date="2024-04-17T08:32:00Z">
              <w:rPr/>
            </w:rPrChange>
          </w:rPr>
          <w:t xml:space="preserve"> </w:t>
        </w:r>
      </w:ins>
      <w:ins w:id="102" w:author="Alejandro Andreas Jaume Losa" w:date="2024-04-17T08:11:00Z">
        <w:r w:rsidR="007853FA" w:rsidRPr="007853FA">
          <w:rPr>
            <w:rPrChange w:id="103" w:author="Alejandro Andreas Jaume Losa" w:date="2024-04-17T08:32:00Z">
              <w:rPr/>
            </w:rPrChange>
          </w:rPr>
          <w:t xml:space="preserve">by a process of polarization in the </w:t>
        </w:r>
      </w:ins>
      <w:ins w:id="104" w:author="Alejandro Andreas Jaume Losa" w:date="2024-04-17T08:12:00Z">
        <w:r w:rsidR="007853FA" w:rsidRPr="007853FA">
          <w:rPr>
            <w:rPrChange w:id="105" w:author="Alejandro Andreas Jaume Losa" w:date="2024-04-17T08:32:00Z">
              <w:rPr/>
            </w:rPrChange>
          </w:rPr>
          <w:t xml:space="preserve">Balearic </w:t>
        </w:r>
      </w:ins>
      <w:ins w:id="106" w:author="Alejandro Andreas Jaume Losa" w:date="2024-04-17T08:11:00Z">
        <w:r w:rsidR="007853FA" w:rsidRPr="007853FA">
          <w:rPr>
            <w:rPrChange w:id="107" w:author="Alejandro Andreas Jaume Losa" w:date="2024-04-17T08:32:00Z">
              <w:rPr/>
            </w:rPrChange>
          </w:rPr>
          <w:t>society in terms of language attitudes, particularly in Palma, the capital city</w:t>
        </w:r>
      </w:ins>
      <w:ins w:id="108" w:author="Alejandro Andreas Jaume Losa" w:date="2024-04-17T08:12:00Z">
        <w:r w:rsidR="007853FA" w:rsidRPr="007853FA">
          <w:rPr>
            <w:rPrChange w:id="109" w:author="Alejandro Andreas Jaume Losa" w:date="2024-04-17T08:32:00Z">
              <w:rPr/>
            </w:rPrChange>
          </w:rPr>
          <w:t>.</w:t>
        </w:r>
      </w:ins>
      <w:ins w:id="110" w:author="Alejandro Andreas Jaume Losa" w:date="2024-04-17T08:13:00Z">
        <w:r w:rsidR="007853FA" w:rsidRPr="007853FA">
          <w:rPr>
            <w:rPrChange w:id="111" w:author="Alejandro Andreas Jaume Losa" w:date="2024-04-17T08:32:00Z">
              <w:rPr/>
            </w:rPrChange>
          </w:rPr>
          <w:t xml:space="preserve"> </w:t>
        </w:r>
        <w:r w:rsidR="007853FA" w:rsidRPr="007853FA">
          <w:rPr>
            <w:rPrChange w:id="112" w:author="Alejandro Andreas Jaume Losa" w:date="2024-04-17T08:32:00Z">
              <w:rPr/>
            </w:rPrChange>
          </w:rPr>
          <w:t>Likewise, it seems that in recent years these linguistic attitudes have become associated with certain political orientations, to the point of turning the linguistic situation in the Balearic Islands into a constant political debate (Crespí, 2023; Garau, 2023; Mateos, 2023; Pellicer, 2023; Sánchez, 2023).</w:t>
        </w:r>
      </w:ins>
      <w:ins w:id="113" w:author="Alejandro Andreas Jaume Losa" w:date="2024-04-17T08:21:00Z">
        <w:r w:rsidR="007853FA" w:rsidRPr="007853FA">
          <w:rPr>
            <w:rPrChange w:id="114" w:author="Alejandro Andreas Jaume Losa" w:date="2024-04-17T08:32:00Z">
              <w:rPr/>
            </w:rPrChange>
          </w:rPr>
          <w:t xml:space="preserve"> </w:t>
        </w:r>
      </w:ins>
      <w:ins w:id="115" w:author="Alejandro Andreas Jaume Losa" w:date="2024-04-17T08:11:00Z">
        <w:r w:rsidR="007853FA" w:rsidRPr="007853FA">
          <w:rPr>
            <w:rPrChange w:id="116" w:author="Alejandro Andreas Jaume Losa" w:date="2024-04-17T08:32:00Z">
              <w:rPr/>
            </w:rPrChange>
          </w:rPr>
          <w:t xml:space="preserve">Consequently, this study explores the relationship between political orientation and the language attitudes of the population of Palma toward Catalan and Spanish. Data from </w:t>
        </w:r>
      </w:ins>
      <w:ins w:id="117" w:author="Alejandro Andreas Jaume Losa" w:date="2024-04-17T08:14:00Z">
        <w:r w:rsidR="007853FA" w:rsidRPr="007853FA">
          <w:rPr>
            <w:rPrChange w:id="118" w:author="Alejandro Andreas Jaume Losa" w:date="2024-04-17T08:32:00Z">
              <w:rPr/>
            </w:rPrChange>
          </w:rPr>
          <w:t>99</w:t>
        </w:r>
      </w:ins>
      <w:ins w:id="119" w:author="Alejandro Andreas Jaume Losa" w:date="2024-04-17T08:11:00Z">
        <w:r w:rsidR="007853FA" w:rsidRPr="007853FA">
          <w:rPr>
            <w:rPrChange w:id="120" w:author="Alejandro Andreas Jaume Losa" w:date="2024-04-17T08:32:00Z">
              <w:rPr/>
            </w:rPrChange>
          </w:rPr>
          <w:t xml:space="preserve"> participants aged 18 to 71 were collected through an online questionnaire organized in three sections</w:t>
        </w:r>
      </w:ins>
      <w:ins w:id="121" w:author="Alejandro Andreas Jaume Losa" w:date="2024-04-17T08:15:00Z">
        <w:r w:rsidR="007853FA" w:rsidRPr="007853FA">
          <w:rPr>
            <w:rPrChange w:id="122" w:author="Alejandro Andreas Jaume Losa" w:date="2024-04-17T08:32:00Z">
              <w:rPr/>
            </w:rPrChange>
          </w:rPr>
          <w:t xml:space="preserve">: </w:t>
        </w:r>
      </w:ins>
      <w:ins w:id="123" w:author="Alejandro Andreas Jaume Losa" w:date="2024-04-17T08:18:00Z">
        <w:r w:rsidR="007853FA" w:rsidRPr="007853FA">
          <w:rPr>
            <w:rPrChange w:id="124" w:author="Alejandro Andreas Jaume Losa" w:date="2024-04-17T08:32:00Z">
              <w:rPr/>
            </w:rPrChange>
          </w:rPr>
          <w:t>t</w:t>
        </w:r>
      </w:ins>
      <w:ins w:id="125" w:author="Alejandro Andreas Jaume Losa" w:date="2024-04-17T08:11:00Z">
        <w:r w:rsidR="007853FA" w:rsidRPr="007853FA">
          <w:rPr>
            <w:rPrChange w:id="126" w:author="Alejandro Andreas Jaume Losa" w:date="2024-04-17T08:32:00Z">
              <w:rPr/>
            </w:rPrChange>
          </w:rPr>
          <w:t>he</w:t>
        </w:r>
        <w:r w:rsidR="007853FA" w:rsidRPr="007853FA">
          <w:rPr>
            <w:spacing w:val="-15"/>
            <w:rPrChange w:id="127" w:author="Alejandro Andreas Jaume Losa" w:date="2024-04-17T08:32:00Z">
              <w:rPr>
                <w:spacing w:val="-15"/>
              </w:rPr>
            </w:rPrChange>
          </w:rPr>
          <w:t xml:space="preserve"> </w:t>
        </w:r>
        <w:r w:rsidR="007853FA" w:rsidRPr="007853FA">
          <w:rPr>
            <w:rPrChange w:id="128" w:author="Alejandro Andreas Jaume Losa" w:date="2024-04-17T08:32:00Z">
              <w:rPr/>
            </w:rPrChange>
          </w:rPr>
          <w:t>first</w:t>
        </w:r>
        <w:r w:rsidR="007853FA" w:rsidRPr="007853FA">
          <w:rPr>
            <w:spacing w:val="-15"/>
            <w:rPrChange w:id="129" w:author="Alejandro Andreas Jaume Losa" w:date="2024-04-17T08:32:00Z">
              <w:rPr>
                <w:spacing w:val="-15"/>
              </w:rPr>
            </w:rPrChange>
          </w:rPr>
          <w:t xml:space="preserve"> </w:t>
        </w:r>
      </w:ins>
      <w:ins w:id="130" w:author="Alejandro Andreas Jaume Losa" w:date="2024-04-17T08:20:00Z">
        <w:r w:rsidR="007853FA" w:rsidRPr="007853FA">
          <w:rPr>
            <w:rPrChange w:id="131" w:author="Alejandro Andreas Jaume Losa" w:date="2024-04-17T08:32:00Z">
              <w:rPr/>
            </w:rPrChange>
          </w:rPr>
          <w:t>one</w:t>
        </w:r>
      </w:ins>
      <w:ins w:id="132" w:author="Alejandro Andreas Jaume Losa" w:date="2024-04-17T08:21:00Z">
        <w:r w:rsidR="007853FA" w:rsidRPr="007853FA">
          <w:rPr>
            <w:rPrChange w:id="133" w:author="Alejandro Andreas Jaume Losa" w:date="2024-04-17T08:32:00Z">
              <w:rPr/>
            </w:rPrChange>
          </w:rPr>
          <w:t xml:space="preserve"> on demographics, the second one on language uses, and the third one on language attitudes.</w:t>
        </w:r>
        <w:r w:rsidR="007853FA" w:rsidRPr="007853FA">
          <w:rPr>
            <w:spacing w:val="-15"/>
            <w:rPrChange w:id="134" w:author="Alejandro Andreas Jaume Losa" w:date="2024-04-17T08:32:00Z">
              <w:rPr>
                <w:spacing w:val="-15"/>
              </w:rPr>
            </w:rPrChange>
          </w:rPr>
          <w:t xml:space="preserve"> </w:t>
        </w:r>
      </w:ins>
      <w:ins w:id="135" w:author="Alejandro Andreas Jaume Losa" w:date="2024-04-17T08:11:00Z">
        <w:r w:rsidR="007853FA" w:rsidRPr="007853FA">
          <w:rPr>
            <w:rPrChange w:id="136" w:author="Alejandro Andreas Jaume Losa" w:date="2024-04-17T08:32:00Z">
              <w:rPr/>
            </w:rPrChange>
          </w:rPr>
          <w:t>Data were analyzed using linear regression</w:t>
        </w:r>
        <w:r w:rsidR="007853FA" w:rsidRPr="007853FA">
          <w:rPr>
            <w:spacing w:val="-15"/>
            <w:rPrChange w:id="137" w:author="Alejandro Andreas Jaume Losa" w:date="2024-04-17T08:32:00Z">
              <w:rPr>
                <w:spacing w:val="-15"/>
              </w:rPr>
            </w:rPrChange>
          </w:rPr>
          <w:t xml:space="preserve"> </w:t>
        </w:r>
        <w:r w:rsidR="007853FA" w:rsidRPr="007853FA">
          <w:rPr>
            <w:rPrChange w:id="138" w:author="Alejandro Andreas Jaume Losa" w:date="2024-04-17T08:32:00Z">
              <w:rPr/>
            </w:rPrChange>
          </w:rPr>
          <w:t>in</w:t>
        </w:r>
        <w:r w:rsidR="007853FA" w:rsidRPr="007853FA">
          <w:rPr>
            <w:spacing w:val="-12"/>
            <w:rPrChange w:id="139" w:author="Alejandro Andreas Jaume Losa" w:date="2024-04-17T08:32:00Z">
              <w:rPr>
                <w:spacing w:val="-12"/>
              </w:rPr>
            </w:rPrChange>
          </w:rPr>
          <w:t xml:space="preserve"> </w:t>
        </w:r>
        <w:r w:rsidR="007853FA" w:rsidRPr="007853FA">
          <w:rPr>
            <w:rPrChange w:id="140" w:author="Alejandro Andreas Jaume Losa" w:date="2024-04-17T08:32:00Z">
              <w:rPr/>
            </w:rPrChange>
          </w:rPr>
          <w:t>R</w:t>
        </w:r>
        <w:r w:rsidR="007853FA" w:rsidRPr="007853FA">
          <w:rPr>
            <w:spacing w:val="-11"/>
            <w:rPrChange w:id="141" w:author="Alejandro Andreas Jaume Losa" w:date="2024-04-17T08:32:00Z">
              <w:rPr>
                <w:spacing w:val="-11"/>
              </w:rPr>
            </w:rPrChange>
          </w:rPr>
          <w:t xml:space="preserve"> </w:t>
        </w:r>
        <w:r w:rsidR="007853FA" w:rsidRPr="007853FA">
          <w:rPr>
            <w:rPrChange w:id="142" w:author="Alejandro Andreas Jaume Losa" w:date="2024-04-17T08:32:00Z">
              <w:rPr/>
            </w:rPrChange>
          </w:rPr>
          <w:t>(R</w:t>
        </w:r>
        <w:r w:rsidR="007853FA" w:rsidRPr="007853FA">
          <w:rPr>
            <w:spacing w:val="-11"/>
            <w:rPrChange w:id="143" w:author="Alejandro Andreas Jaume Losa" w:date="2024-04-17T08:32:00Z">
              <w:rPr>
                <w:spacing w:val="-11"/>
              </w:rPr>
            </w:rPrChange>
          </w:rPr>
          <w:t xml:space="preserve"> </w:t>
        </w:r>
        <w:r w:rsidR="007853FA" w:rsidRPr="007853FA">
          <w:rPr>
            <w:rPrChange w:id="144" w:author="Alejandro Andreas Jaume Losa" w:date="2024-04-17T08:32:00Z">
              <w:rPr/>
            </w:rPrChange>
          </w:rPr>
          <w:t>Core</w:t>
        </w:r>
        <w:r w:rsidR="007853FA" w:rsidRPr="007853FA">
          <w:rPr>
            <w:spacing w:val="-15"/>
            <w:rPrChange w:id="145" w:author="Alejandro Andreas Jaume Losa" w:date="2024-04-17T08:32:00Z">
              <w:rPr>
                <w:spacing w:val="-15"/>
              </w:rPr>
            </w:rPrChange>
          </w:rPr>
          <w:t xml:space="preserve"> </w:t>
        </w:r>
        <w:r w:rsidR="007853FA" w:rsidRPr="007853FA">
          <w:rPr>
            <w:rPrChange w:id="146" w:author="Alejandro Andreas Jaume Losa" w:date="2024-04-17T08:32:00Z">
              <w:rPr/>
            </w:rPrChange>
          </w:rPr>
          <w:t>Team</w:t>
        </w:r>
        <w:r w:rsidR="007853FA" w:rsidRPr="007853FA">
          <w:rPr>
            <w:spacing w:val="-12"/>
            <w:rPrChange w:id="147" w:author="Alejandro Andreas Jaume Losa" w:date="2024-04-17T08:32:00Z">
              <w:rPr>
                <w:spacing w:val="-12"/>
              </w:rPr>
            </w:rPrChange>
          </w:rPr>
          <w:t xml:space="preserve"> </w:t>
        </w:r>
        <w:r w:rsidR="007853FA" w:rsidRPr="007853FA">
          <w:rPr>
            <w:rPrChange w:id="148" w:author="Alejandro Andreas Jaume Losa" w:date="2024-04-17T08:32:00Z">
              <w:rPr/>
            </w:rPrChange>
          </w:rPr>
          <w:t>2023</w:t>
        </w:r>
      </w:ins>
      <w:ins w:id="149" w:author="Alejandro Andreas Jaume Losa" w:date="2024-04-17T08:20:00Z">
        <w:r w:rsidR="007853FA" w:rsidRPr="007853FA">
          <w:rPr>
            <w:rPrChange w:id="150" w:author="Alejandro Andreas Jaume Losa" w:date="2024-04-17T08:32:00Z">
              <w:rPr/>
            </w:rPrChange>
          </w:rPr>
          <w:t>).</w:t>
        </w:r>
      </w:ins>
      <w:ins w:id="151" w:author="Alejandro Andreas Jaume Losa" w:date="2024-04-17T08:27:00Z">
        <w:r w:rsidR="007853FA" w:rsidRPr="007853FA">
          <w:rPr>
            <w:rPrChange w:id="152" w:author="Alejandro Andreas Jaume Losa" w:date="2024-04-17T08:32:00Z">
              <w:rPr/>
            </w:rPrChange>
          </w:rPr>
          <w:t xml:space="preserve"> </w:t>
        </w:r>
      </w:ins>
    </w:p>
    <w:p w14:paraId="7B8F340D" w14:textId="78F6F4E7" w:rsidR="00800F63" w:rsidRPr="007853FA" w:rsidDel="007853FA" w:rsidRDefault="00800F63" w:rsidP="007853FA">
      <w:pPr>
        <w:jc w:val="both"/>
        <w:rPr>
          <w:ins w:id="153" w:author="Kendra Dickinson" w:date="2024-04-14T09:41:00Z"/>
          <w:del w:id="154" w:author="Alejandro Andreas Jaume Losa" w:date="2024-04-17T08:11:00Z"/>
          <w:rFonts w:ascii="Times New Roman" w:hAnsi="Times New Roman" w:cs="Times New Roman"/>
          <w:rPrChange w:id="155" w:author="Alejandro Andreas Jaume Losa" w:date="2024-04-17T08:32:00Z">
            <w:rPr>
              <w:ins w:id="156" w:author="Kendra Dickinson" w:date="2024-04-14T09:41:00Z"/>
              <w:del w:id="157" w:author="Alejandro Andreas Jaume Losa" w:date="2024-04-17T08:11:00Z"/>
              <w:rFonts w:ascii="Times New Roman" w:hAnsi="Times New Roman" w:cs="Times New Roman"/>
              <w:u w:val="single"/>
            </w:rPr>
          </w:rPrChange>
        </w:rPr>
        <w:pPrChange w:id="158" w:author="Alejandro Andreas Jaume Losa" w:date="2024-04-17T08:32:00Z">
          <w:pPr>
            <w:spacing w:line="480" w:lineRule="auto"/>
            <w:jc w:val="both"/>
          </w:pPr>
        </w:pPrChange>
      </w:pPr>
      <w:ins w:id="159" w:author="Kendra Dickinson" w:date="2024-04-14T09:41:00Z">
        <w:del w:id="160" w:author="Alejandro Andreas Jaume Losa" w:date="2024-04-17T08:11:00Z">
          <w:r w:rsidRPr="007853FA" w:rsidDel="007853FA">
            <w:rPr>
              <w:rFonts w:ascii="Times New Roman" w:hAnsi="Times New Roman" w:cs="Times New Roman"/>
              <w:rPrChange w:id="161" w:author="Alejandro Andreas Jaume Losa" w:date="2024-04-17T08:32:00Z">
                <w:rPr>
                  <w:rFonts w:ascii="Times New Roman" w:hAnsi="Times New Roman" w:cs="Times New Roman"/>
                  <w:b/>
                  <w:bCs/>
                  <w:u w:val="single"/>
                </w:rPr>
              </w:rPrChange>
            </w:rPr>
            <w:delText>This project is….etc.</w:delText>
          </w:r>
        </w:del>
      </w:ins>
    </w:p>
    <w:p w14:paraId="486D4C0E" w14:textId="77777777" w:rsidR="00800F63" w:rsidRPr="007853FA" w:rsidDel="007853FA" w:rsidRDefault="00800F63" w:rsidP="007853FA">
      <w:pPr>
        <w:jc w:val="both"/>
        <w:rPr>
          <w:ins w:id="162" w:author="Kendra Dickinson" w:date="2024-04-14T09:41:00Z"/>
          <w:del w:id="163" w:author="Alejandro Andreas Jaume Losa" w:date="2024-04-17T08:24:00Z"/>
          <w:rFonts w:ascii="Times New Roman" w:hAnsi="Times New Roman" w:cs="Times New Roman"/>
          <w:u w:val="single"/>
        </w:rPr>
        <w:pPrChange w:id="164" w:author="Alejandro Andreas Jaume Losa" w:date="2024-04-17T08:32:00Z">
          <w:pPr>
            <w:spacing w:line="480" w:lineRule="auto"/>
            <w:jc w:val="both"/>
          </w:pPr>
        </w:pPrChange>
      </w:pPr>
    </w:p>
    <w:p w14:paraId="6826C669" w14:textId="07D14402" w:rsidR="00800F63" w:rsidRPr="007853FA" w:rsidDel="007853FA" w:rsidRDefault="007853FA" w:rsidP="007853FA">
      <w:pPr>
        <w:pStyle w:val="BodyText"/>
        <w:ind w:right="115"/>
        <w:jc w:val="both"/>
        <w:rPr>
          <w:ins w:id="165" w:author="Kendra Dickinson" w:date="2024-04-14T09:41:00Z"/>
          <w:del w:id="166" w:author="Alejandro Andreas Jaume Losa" w:date="2024-04-17T08:27:00Z"/>
          <w:u w:val="single"/>
          <w:rPrChange w:id="167" w:author="Alejandro Andreas Jaume Losa" w:date="2024-04-17T08:32:00Z">
            <w:rPr>
              <w:ins w:id="168" w:author="Kendra Dickinson" w:date="2024-04-14T09:41:00Z"/>
              <w:del w:id="169" w:author="Alejandro Andreas Jaume Losa" w:date="2024-04-17T08:27:00Z"/>
              <w:u w:val="single"/>
            </w:rPr>
          </w:rPrChange>
        </w:rPr>
        <w:pPrChange w:id="170" w:author="Alejandro Andreas Jaume Losa" w:date="2024-04-17T08:32:00Z">
          <w:pPr>
            <w:spacing w:line="480" w:lineRule="auto"/>
            <w:jc w:val="both"/>
          </w:pPr>
        </w:pPrChange>
      </w:pPr>
      <w:ins w:id="171" w:author="Alejandro Andreas Jaume Losa" w:date="2024-04-17T08:24:00Z">
        <w:r w:rsidRPr="007853FA">
          <w:rPr>
            <w:rPrChange w:id="172" w:author="Alejandro Andreas Jaume Losa" w:date="2024-04-17T08:32:00Z">
              <w:rPr/>
            </w:rPrChange>
          </w:rPr>
          <w:t>Results revealed a significant association of political orientation on the language attitudes of the population</w:t>
        </w:r>
        <w:r w:rsidRPr="007853FA">
          <w:rPr>
            <w:spacing w:val="-5"/>
            <w:rPrChange w:id="173" w:author="Alejandro Andreas Jaume Losa" w:date="2024-04-17T08:32:00Z">
              <w:rPr>
                <w:spacing w:val="-5"/>
              </w:rPr>
            </w:rPrChange>
          </w:rPr>
          <w:t xml:space="preserve"> </w:t>
        </w:r>
        <w:r w:rsidRPr="007853FA">
          <w:rPr>
            <w:rPrChange w:id="174" w:author="Alejandro Andreas Jaume Losa" w:date="2024-04-17T08:32:00Z">
              <w:rPr/>
            </w:rPrChange>
          </w:rPr>
          <w:t>of</w:t>
        </w:r>
        <w:r w:rsidRPr="007853FA">
          <w:rPr>
            <w:spacing w:val="-5"/>
            <w:rPrChange w:id="175" w:author="Alejandro Andreas Jaume Losa" w:date="2024-04-17T08:32:00Z">
              <w:rPr>
                <w:spacing w:val="-5"/>
              </w:rPr>
            </w:rPrChange>
          </w:rPr>
          <w:t xml:space="preserve"> </w:t>
        </w:r>
        <w:r w:rsidRPr="007853FA">
          <w:rPr>
            <w:rPrChange w:id="176" w:author="Alejandro Andreas Jaume Losa" w:date="2024-04-17T08:32:00Z">
              <w:rPr/>
            </w:rPrChange>
          </w:rPr>
          <w:t>Palma</w:t>
        </w:r>
        <w:r w:rsidRPr="007853FA">
          <w:rPr>
            <w:spacing w:val="-7"/>
            <w:rPrChange w:id="177" w:author="Alejandro Andreas Jaume Losa" w:date="2024-04-17T08:32:00Z">
              <w:rPr>
                <w:spacing w:val="-7"/>
              </w:rPr>
            </w:rPrChange>
          </w:rPr>
          <w:t xml:space="preserve"> </w:t>
        </w:r>
        <w:r w:rsidRPr="007853FA">
          <w:rPr>
            <w:rPrChange w:id="178" w:author="Alejandro Andreas Jaume Losa" w:date="2024-04-17T08:32:00Z">
              <w:rPr/>
            </w:rPrChange>
          </w:rPr>
          <w:t>toward</w:t>
        </w:r>
        <w:r w:rsidRPr="007853FA">
          <w:rPr>
            <w:spacing w:val="-5"/>
            <w:rPrChange w:id="179" w:author="Alejandro Andreas Jaume Losa" w:date="2024-04-17T08:32:00Z">
              <w:rPr>
                <w:spacing w:val="-5"/>
              </w:rPr>
            </w:rPrChange>
          </w:rPr>
          <w:t xml:space="preserve"> </w:t>
        </w:r>
        <w:r w:rsidRPr="007853FA">
          <w:rPr>
            <w:rPrChange w:id="180" w:author="Alejandro Andreas Jaume Losa" w:date="2024-04-17T08:32:00Z">
              <w:rPr/>
            </w:rPrChange>
          </w:rPr>
          <w:t>Catalan</w:t>
        </w:r>
        <w:r w:rsidRPr="007853FA">
          <w:rPr>
            <w:spacing w:val="-1"/>
            <w:rPrChange w:id="181" w:author="Alejandro Andreas Jaume Losa" w:date="2024-04-17T08:32:00Z">
              <w:rPr>
                <w:spacing w:val="-1"/>
              </w:rPr>
            </w:rPrChange>
          </w:rPr>
          <w:t xml:space="preserve"> </w:t>
        </w:r>
        <w:r w:rsidRPr="007853FA">
          <w:rPr>
            <w:rPrChange w:id="182" w:author="Alejandro Andreas Jaume Losa" w:date="2024-04-17T08:32:00Z">
              <w:rPr/>
            </w:rPrChange>
          </w:rPr>
          <w:t>and</w:t>
        </w:r>
        <w:r w:rsidRPr="007853FA">
          <w:rPr>
            <w:spacing w:val="-5"/>
            <w:rPrChange w:id="183" w:author="Alejandro Andreas Jaume Losa" w:date="2024-04-17T08:32:00Z">
              <w:rPr>
                <w:spacing w:val="-5"/>
              </w:rPr>
            </w:rPrChange>
          </w:rPr>
          <w:t xml:space="preserve"> </w:t>
        </w:r>
        <w:r w:rsidRPr="007853FA">
          <w:rPr>
            <w:rPrChange w:id="184" w:author="Alejandro Andreas Jaume Losa" w:date="2024-04-17T08:32:00Z">
              <w:rPr/>
            </w:rPrChange>
          </w:rPr>
          <w:t>Spanish</w:t>
        </w:r>
      </w:ins>
      <w:ins w:id="185" w:author="Alejandro Andreas Jaume Losa" w:date="2024-04-17T08:26:00Z">
        <w:r w:rsidRPr="007853FA">
          <w:rPr>
            <w:rPrChange w:id="186" w:author="Alejandro Andreas Jaume Losa" w:date="2024-04-17T08:32:00Z">
              <w:rPr/>
            </w:rPrChange>
          </w:rPr>
          <w:t xml:space="preserve"> as well as three </w:t>
        </w:r>
      </w:ins>
      <w:ins w:id="187" w:author="Alejandro Andreas Jaume Losa" w:date="2024-04-17T08:24:00Z">
        <w:r w:rsidRPr="007853FA">
          <w:rPr>
            <w:rPrChange w:id="188" w:author="Alejandro Andreas Jaume Losa" w:date="2024-04-17T08:32:00Z">
              <w:rPr/>
            </w:rPrChange>
          </w:rPr>
          <w:t xml:space="preserve"> </w:t>
        </w:r>
      </w:ins>
      <w:ins w:id="189" w:author="Alejandro Andreas Jaume Losa" w:date="2024-04-17T08:27:00Z">
        <w:r w:rsidRPr="007853FA">
          <w:rPr>
            <w:rPrChange w:id="190" w:author="Alejandro Andreas Jaume Losa" w:date="2024-04-17T08:32:00Z">
              <w:rPr/>
            </w:rPrChange>
          </w:rPr>
          <w:t xml:space="preserve">main findings regarding this association. </w:t>
        </w:r>
      </w:ins>
      <w:ins w:id="191" w:author="Alejandro Andreas Jaume Losa" w:date="2024-04-17T08:24:00Z">
        <w:r w:rsidRPr="007853FA">
          <w:rPr>
            <w:rPrChange w:id="192" w:author="Alejandro Andreas Jaume Losa" w:date="2024-04-17T08:32:00Z">
              <w:rPr/>
            </w:rPrChange>
          </w:rPr>
          <w:t xml:space="preserve">First, a clear </w:t>
        </w:r>
      </w:ins>
      <w:ins w:id="193" w:author="Alejandro Andreas Jaume Losa" w:date="2024-04-17T08:25:00Z">
        <w:r w:rsidRPr="007853FA">
          <w:rPr>
            <w:rPrChange w:id="194" w:author="Alejandro Andreas Jaume Losa" w:date="2024-04-17T08:32:00Z">
              <w:rPr/>
            </w:rPrChange>
          </w:rPr>
          <w:t>political division was found</w:t>
        </w:r>
      </w:ins>
      <w:ins w:id="195" w:author="Alejandro Andreas Jaume Losa" w:date="2024-04-17T08:27:00Z">
        <w:r w:rsidRPr="007853FA">
          <w:rPr>
            <w:rPrChange w:id="196" w:author="Alejandro Andreas Jaume Losa" w:date="2024-04-17T08:32:00Z">
              <w:rPr/>
            </w:rPrChange>
          </w:rPr>
          <w:t xml:space="preserve"> </w:t>
        </w:r>
      </w:ins>
      <w:ins w:id="197" w:author="Alejandro Andreas Jaume Losa" w:date="2024-04-17T08:25:00Z">
        <w:r w:rsidRPr="007853FA">
          <w:rPr>
            <w:rPrChange w:id="198" w:author="Alejandro Andreas Jaume Losa" w:date="2024-04-17T08:32:00Z">
              <w:rPr/>
            </w:rPrChange>
          </w:rPr>
          <w:t>between progressive and conservative participants; second,</w:t>
        </w:r>
      </w:ins>
      <w:ins w:id="199" w:author="Alejandro Andreas Jaume Losa" w:date="2024-04-17T08:27:00Z">
        <w:r w:rsidRPr="007853FA">
          <w:rPr>
            <w:rPrChange w:id="200" w:author="Alejandro Andreas Jaume Losa" w:date="2024-04-17T08:32:00Z">
              <w:rPr/>
            </w:rPrChange>
          </w:rPr>
          <w:t xml:space="preserve"> </w:t>
        </w:r>
      </w:ins>
    </w:p>
    <w:p w14:paraId="761148CA" w14:textId="019B877D" w:rsidR="007853FA" w:rsidRPr="007853FA" w:rsidDel="007853FA" w:rsidRDefault="007853FA" w:rsidP="007853FA">
      <w:pPr>
        <w:pStyle w:val="BodyText"/>
        <w:ind w:right="115"/>
        <w:jc w:val="both"/>
        <w:rPr>
          <w:ins w:id="201" w:author="Kendra Dickinson" w:date="2024-04-14T09:41:00Z"/>
          <w:del w:id="202" w:author="Alejandro Andreas Jaume Losa" w:date="2024-04-17T08:31:00Z"/>
          <w:u w:val="single"/>
          <w:rPrChange w:id="203" w:author="Alejandro Andreas Jaume Losa" w:date="2024-04-17T08:32:00Z">
            <w:rPr>
              <w:ins w:id="204" w:author="Kendra Dickinson" w:date="2024-04-14T09:41:00Z"/>
              <w:del w:id="205" w:author="Alejandro Andreas Jaume Losa" w:date="2024-04-17T08:31:00Z"/>
              <w:u w:val="single"/>
            </w:rPr>
          </w:rPrChange>
        </w:rPr>
        <w:pPrChange w:id="206" w:author="Alejandro Andreas Jaume Losa" w:date="2024-04-17T08:32:00Z">
          <w:pPr>
            <w:spacing w:line="480" w:lineRule="auto"/>
            <w:jc w:val="both"/>
          </w:pPr>
        </w:pPrChange>
      </w:pPr>
      <w:ins w:id="207" w:author="Alejandro Andreas Jaume Losa" w:date="2024-04-17T08:24:00Z">
        <w:r w:rsidRPr="007853FA">
          <w:rPr>
            <w:rPrChange w:id="208" w:author="Alejandro Andreas Jaume Losa" w:date="2024-04-17T08:32:00Z">
              <w:rPr/>
            </w:rPrChange>
          </w:rPr>
          <w:t>differing attitudes towards Catalan and Spanish reflect their social and cultural positions in the community</w:t>
        </w:r>
      </w:ins>
      <w:ins w:id="209" w:author="Alejandro Andreas Jaume Losa" w:date="2024-04-17T08:28:00Z">
        <w:r w:rsidRPr="007853FA">
          <w:rPr>
            <w:rPrChange w:id="210" w:author="Alejandro Andreas Jaume Losa" w:date="2024-04-17T08:32:00Z">
              <w:rPr/>
            </w:rPrChange>
          </w:rPr>
          <w:t>;</w:t>
        </w:r>
      </w:ins>
      <w:ins w:id="211" w:author="Alejandro Andreas Jaume Losa" w:date="2024-04-17T08:24:00Z">
        <w:r w:rsidRPr="007853FA">
          <w:rPr>
            <w:rPrChange w:id="212" w:author="Alejandro Andreas Jaume Losa" w:date="2024-04-17T08:32:00Z">
              <w:rPr/>
            </w:rPrChange>
          </w:rPr>
          <w:t xml:space="preserve"> and </w:t>
        </w:r>
      </w:ins>
      <w:ins w:id="213" w:author="Alejandro Andreas Jaume Losa" w:date="2024-04-17T08:28:00Z">
        <w:r w:rsidRPr="007853FA">
          <w:rPr>
            <w:rPrChange w:id="214" w:author="Alejandro Andreas Jaume Losa" w:date="2024-04-17T08:32:00Z">
              <w:rPr/>
            </w:rPrChange>
          </w:rPr>
          <w:t>third,</w:t>
        </w:r>
      </w:ins>
      <w:ins w:id="215" w:author="Alejandro Andreas Jaume Losa" w:date="2024-04-17T08:24:00Z">
        <w:r w:rsidRPr="007853FA">
          <w:rPr>
            <w:rPrChange w:id="216" w:author="Alejandro Andreas Jaume Losa" w:date="2024-04-17T08:32:00Z">
              <w:rPr/>
            </w:rPrChange>
          </w:rPr>
          <w:t xml:space="preserve"> individuals</w:t>
        </w:r>
      </w:ins>
      <w:ins w:id="217" w:author="Alejandro Andreas Jaume Losa" w:date="2024-04-17T08:28:00Z">
        <w:r w:rsidRPr="007853FA">
          <w:rPr>
            <w:rPrChange w:id="218" w:author="Alejandro Andreas Jaume Losa" w:date="2024-04-17T08:32:00Z">
              <w:rPr/>
            </w:rPrChange>
          </w:rPr>
          <w:t>’</w:t>
        </w:r>
      </w:ins>
      <w:ins w:id="219" w:author="Alejandro Andreas Jaume Losa" w:date="2024-04-17T08:24:00Z">
        <w:r w:rsidRPr="007853FA">
          <w:rPr>
            <w:rPrChange w:id="220" w:author="Alejandro Andreas Jaume Losa" w:date="2024-04-17T08:32:00Z">
              <w:rPr/>
            </w:rPrChange>
          </w:rPr>
          <w:t xml:space="preserve"> language attitudes need not always align with usage patterns.</w:t>
        </w:r>
      </w:ins>
      <w:ins w:id="221" w:author="Alejandro Andreas Jaume Losa" w:date="2024-04-17T08:31:00Z">
        <w:r w:rsidRPr="007853FA">
          <w:rPr>
            <w:rPrChange w:id="222" w:author="Alejandro Andreas Jaume Losa" w:date="2024-04-17T08:32:00Z">
              <w:rPr/>
            </w:rPrChange>
          </w:rPr>
          <w:t xml:space="preserve"> </w:t>
        </w:r>
      </w:ins>
    </w:p>
    <w:p w14:paraId="7B626186" w14:textId="77777777" w:rsidR="00800F63" w:rsidRPr="007853FA" w:rsidDel="007853FA" w:rsidRDefault="00800F63" w:rsidP="007853FA">
      <w:pPr>
        <w:jc w:val="both"/>
        <w:rPr>
          <w:ins w:id="223" w:author="Kendra Dickinson" w:date="2024-04-14T09:39:00Z"/>
          <w:del w:id="224" w:author="Alejandro Andreas Jaume Losa" w:date="2024-04-17T08:30:00Z"/>
          <w:rFonts w:ascii="Times New Roman" w:hAnsi="Times New Roman" w:cs="Times New Roman"/>
          <w:u w:val="single"/>
          <w:rPrChange w:id="225" w:author="Alejandro Andreas Jaume Losa" w:date="2024-04-17T08:32:00Z">
            <w:rPr>
              <w:ins w:id="226" w:author="Kendra Dickinson" w:date="2024-04-14T09:39:00Z"/>
              <w:del w:id="227" w:author="Alejandro Andreas Jaume Losa" w:date="2024-04-17T08:30:00Z"/>
              <w:rFonts w:ascii="Times New Roman" w:hAnsi="Times New Roman" w:cs="Times New Roman"/>
              <w:b/>
              <w:bCs/>
            </w:rPr>
          </w:rPrChange>
        </w:rPr>
        <w:pPrChange w:id="228" w:author="Alejandro Andreas Jaume Losa" w:date="2024-04-17T08:32:00Z">
          <w:pPr>
            <w:spacing w:line="480" w:lineRule="auto"/>
            <w:jc w:val="both"/>
          </w:pPr>
        </w:pPrChange>
      </w:pPr>
    </w:p>
    <w:p w14:paraId="3AC0696C" w14:textId="45D2AB0C" w:rsidR="007853FA" w:rsidRPr="007853FA" w:rsidRDefault="007853FA" w:rsidP="007853FA">
      <w:pPr>
        <w:jc w:val="both"/>
        <w:rPr>
          <w:ins w:id="229" w:author="Alejandro Andreas Jaume Losa" w:date="2024-04-17T08:29:00Z"/>
          <w:rFonts w:ascii="Times New Roman" w:hAnsi="Times New Roman" w:cs="Times New Roman"/>
          <w:rPrChange w:id="230" w:author="Alejandro Andreas Jaume Losa" w:date="2024-04-17T08:32:00Z">
            <w:rPr>
              <w:ins w:id="231" w:author="Alejandro Andreas Jaume Losa" w:date="2024-04-17T08:29:00Z"/>
            </w:rPr>
          </w:rPrChange>
        </w:rPr>
        <w:pPrChange w:id="232" w:author="Alejandro Andreas Jaume Losa" w:date="2024-04-17T08:32:00Z">
          <w:pPr>
            <w:spacing w:line="480" w:lineRule="auto"/>
            <w:ind w:firstLine="720"/>
            <w:jc w:val="both"/>
          </w:pPr>
        </w:pPrChange>
      </w:pPr>
      <w:ins w:id="233" w:author="Alejandro Andreas Jaume Losa" w:date="2024-04-17T08:29:00Z">
        <w:r w:rsidRPr="007853FA">
          <w:rPr>
            <w:rFonts w:ascii="Times New Roman" w:hAnsi="Times New Roman" w:cs="Times New Roman"/>
            <w:rPrChange w:id="234" w:author="Alejandro Andreas Jaume Losa" w:date="2024-04-17T08:32:00Z">
              <w:rPr/>
            </w:rPrChange>
          </w:rPr>
          <w:t>T</w:t>
        </w:r>
        <w:r w:rsidRPr="007853FA">
          <w:rPr>
            <w:rFonts w:ascii="Times New Roman" w:hAnsi="Times New Roman" w:cs="Times New Roman"/>
            <w:rPrChange w:id="235" w:author="Alejandro Andreas Jaume Losa" w:date="2024-04-17T08:32:00Z">
              <w:rPr/>
            </w:rPrChange>
          </w:rPr>
          <w:t>ogether, the results of the present study highlight the significant association between political orientation and language attitudes</w:t>
        </w:r>
      </w:ins>
      <w:ins w:id="236" w:author="Alejandro Andreas Jaume Losa" w:date="2024-04-17T08:30:00Z">
        <w:r w:rsidRPr="007853FA">
          <w:rPr>
            <w:rFonts w:ascii="Times New Roman" w:hAnsi="Times New Roman" w:cs="Times New Roman"/>
            <w:rPrChange w:id="237" w:author="Alejandro Andreas Jaume Losa" w:date="2024-04-17T08:32:00Z">
              <w:rPr/>
            </w:rPrChange>
          </w:rPr>
          <w:t xml:space="preserve">, as well as their </w:t>
        </w:r>
      </w:ins>
      <w:ins w:id="238" w:author="Alejandro Andreas Jaume Losa" w:date="2024-04-17T08:29:00Z">
        <w:r w:rsidRPr="007853FA">
          <w:rPr>
            <w:rFonts w:ascii="Times New Roman" w:hAnsi="Times New Roman" w:cs="Times New Roman"/>
            <w:rPrChange w:id="239" w:author="Alejandro Andreas Jaume Losa" w:date="2024-04-17T08:32:00Z">
              <w:rPr/>
            </w:rPrChange>
          </w:rPr>
          <w:t>impact on the promotion and implementation of certain language policies</w:t>
        </w:r>
      </w:ins>
      <w:ins w:id="240" w:author="Alejandro Andreas Jaume Losa" w:date="2024-04-17T08:31:00Z">
        <w:r w:rsidRPr="007853FA">
          <w:rPr>
            <w:rFonts w:ascii="Times New Roman" w:hAnsi="Times New Roman" w:cs="Times New Roman"/>
            <w:rPrChange w:id="241" w:author="Alejandro Andreas Jaume Losa" w:date="2024-04-17T08:32:00Z">
              <w:rPr/>
            </w:rPrChange>
          </w:rPr>
          <w:t>.</w:t>
        </w:r>
      </w:ins>
    </w:p>
    <w:p w14:paraId="16B1DCF0" w14:textId="77777777" w:rsidR="007853FA" w:rsidRPr="00450283" w:rsidRDefault="007853FA" w:rsidP="00882DA8">
      <w:pPr>
        <w:spacing w:line="480" w:lineRule="auto"/>
        <w:jc w:val="both"/>
        <w:rPr>
          <w:ins w:id="242" w:author="Kendra Dickinson" w:date="2024-04-14T09:39:00Z"/>
          <w:rFonts w:ascii="Times New Roman" w:hAnsi="Times New Roman" w:cs="Times New Roman"/>
          <w:b/>
          <w:bCs/>
        </w:rPr>
      </w:pPr>
    </w:p>
    <w:p w14:paraId="53C74F4C" w14:textId="7B0D1197" w:rsidR="00800F63" w:rsidRPr="00450283" w:rsidRDefault="00800F63" w:rsidP="00882DA8">
      <w:pPr>
        <w:spacing w:line="480" w:lineRule="auto"/>
        <w:jc w:val="both"/>
        <w:rPr>
          <w:ins w:id="243" w:author="Kendra Dickinson" w:date="2024-04-14T09:39:00Z"/>
          <w:rFonts w:ascii="Times New Roman" w:hAnsi="Times New Roman" w:cs="Times New Roman"/>
          <w:b/>
          <w:bCs/>
        </w:rPr>
      </w:pPr>
      <w:ins w:id="244" w:author="Kendra Dickinson" w:date="2024-04-14T09:39:00Z">
        <w:r w:rsidRPr="00450283">
          <w:rPr>
            <w:rFonts w:ascii="Times New Roman" w:hAnsi="Times New Roman" w:cs="Times New Roman"/>
            <w:b/>
            <w:bCs/>
          </w:rPr>
          <w:t xml:space="preserve">Key words: </w:t>
        </w:r>
        <w:r w:rsidRPr="00450283">
          <w:rPr>
            <w:rFonts w:ascii="Times New Roman" w:hAnsi="Times New Roman" w:cs="Times New Roman"/>
            <w:rPrChange w:id="245" w:author="Alejandro Andreas Jaume Losa" w:date="2024-04-16T11:37:00Z">
              <w:rPr>
                <w:rFonts w:ascii="Times New Roman" w:hAnsi="Times New Roman" w:cs="Times New Roman"/>
                <w:b/>
                <w:bCs/>
              </w:rPr>
            </w:rPrChange>
          </w:rPr>
          <w:t xml:space="preserve">language attitudes, </w:t>
        </w:r>
      </w:ins>
      <w:ins w:id="246" w:author="Kendra Dickinson" w:date="2024-04-14T09:40:00Z">
        <w:r w:rsidRPr="00450283">
          <w:rPr>
            <w:rFonts w:ascii="Times New Roman" w:hAnsi="Times New Roman" w:cs="Times New Roman"/>
          </w:rPr>
          <w:t xml:space="preserve">political linguistics, sociolinguistics </w:t>
        </w:r>
      </w:ins>
      <w:ins w:id="247" w:author="Kendra Dickinson" w:date="2024-04-14T09:39:00Z">
        <w:r w:rsidRPr="00450283">
          <w:rPr>
            <w:rFonts w:ascii="Times New Roman" w:hAnsi="Times New Roman" w:cs="Times New Roman"/>
            <w:rPrChange w:id="248" w:author="Alejandro Andreas Jaume Losa" w:date="2024-04-16T11:37:00Z">
              <w:rPr>
                <w:rFonts w:ascii="Times New Roman" w:hAnsi="Times New Roman" w:cs="Times New Roman"/>
                <w:b/>
                <w:bCs/>
              </w:rPr>
            </w:rPrChange>
          </w:rPr>
          <w:t>Catalan, S</w:t>
        </w:r>
        <w:commentRangeStart w:id="249"/>
        <w:r w:rsidRPr="00450283">
          <w:rPr>
            <w:rFonts w:ascii="Times New Roman" w:hAnsi="Times New Roman" w:cs="Times New Roman"/>
            <w:rPrChange w:id="250" w:author="Alejandro Andreas Jaume Losa" w:date="2024-04-16T11:37:00Z">
              <w:rPr>
                <w:rFonts w:ascii="Times New Roman" w:hAnsi="Times New Roman" w:cs="Times New Roman"/>
                <w:b/>
                <w:bCs/>
              </w:rPr>
            </w:rPrChange>
          </w:rPr>
          <w:t>panish</w:t>
        </w:r>
      </w:ins>
      <w:commentRangeEnd w:id="249"/>
      <w:ins w:id="251" w:author="Kendra Dickinson" w:date="2024-04-14T09:40:00Z">
        <w:r w:rsidRPr="00450283">
          <w:rPr>
            <w:rStyle w:val="CommentReference"/>
            <w:rFonts w:ascii="Times New Roman" w:eastAsia="Times New Roman" w:hAnsi="Times New Roman" w:cs="Times New Roman"/>
            <w:kern w:val="0"/>
            <w:sz w:val="24"/>
            <w:szCs w:val="24"/>
            <w14:ligatures w14:val="none"/>
            <w:rPrChange w:id="252" w:author="Alejandro Andreas Jaume Losa" w:date="2024-04-16T11:37:00Z">
              <w:rPr>
                <w:rStyle w:val="CommentReference"/>
                <w:rFonts w:ascii="Times New Roman" w:eastAsia="Times New Roman" w:hAnsi="Times New Roman" w:cs="Times New Roman"/>
                <w:kern w:val="0"/>
                <w14:ligatures w14:val="none"/>
              </w:rPr>
            </w:rPrChange>
          </w:rPr>
          <w:commentReference w:id="249"/>
        </w:r>
      </w:ins>
      <w:ins w:id="253" w:author="Alejandro Andreas Jaume Losa" w:date="2024-04-17T08:32:00Z">
        <w:r w:rsidR="007853FA">
          <w:rPr>
            <w:rFonts w:ascii="Times New Roman" w:hAnsi="Times New Roman" w:cs="Times New Roman"/>
          </w:rPr>
          <w:t>.</w:t>
        </w:r>
      </w:ins>
    </w:p>
    <w:p w14:paraId="55D1F4CB" w14:textId="77777777" w:rsidR="00800F63" w:rsidRPr="00450283" w:rsidRDefault="00800F63" w:rsidP="00882DA8">
      <w:pPr>
        <w:spacing w:line="480" w:lineRule="auto"/>
        <w:jc w:val="both"/>
        <w:rPr>
          <w:ins w:id="254" w:author="Kendra Dickinson" w:date="2024-04-14T09:39:00Z"/>
          <w:rFonts w:ascii="Times New Roman" w:hAnsi="Times New Roman" w:cs="Times New Roman"/>
          <w:b/>
          <w:bCs/>
        </w:rPr>
      </w:pPr>
    </w:p>
    <w:p w14:paraId="641BC1FD" w14:textId="77777777" w:rsidR="00800F63" w:rsidRPr="00450283" w:rsidRDefault="00800F63" w:rsidP="00882DA8">
      <w:pPr>
        <w:spacing w:line="480" w:lineRule="auto"/>
        <w:jc w:val="both"/>
        <w:rPr>
          <w:ins w:id="255" w:author="Kendra Dickinson" w:date="2024-04-14T09:40:00Z"/>
          <w:rFonts w:ascii="Times New Roman" w:hAnsi="Times New Roman" w:cs="Times New Roman"/>
          <w:b/>
          <w:bCs/>
        </w:rPr>
      </w:pPr>
    </w:p>
    <w:p w14:paraId="70E9BE53" w14:textId="77777777" w:rsidR="00800F63" w:rsidRPr="00450283" w:rsidRDefault="00800F63" w:rsidP="00882DA8">
      <w:pPr>
        <w:spacing w:line="480" w:lineRule="auto"/>
        <w:jc w:val="both"/>
        <w:rPr>
          <w:ins w:id="256" w:author="Kendra Dickinson" w:date="2024-04-14T09:40:00Z"/>
          <w:rFonts w:ascii="Times New Roman" w:hAnsi="Times New Roman" w:cs="Times New Roman"/>
          <w:b/>
          <w:bCs/>
        </w:rPr>
      </w:pPr>
    </w:p>
    <w:p w14:paraId="0100B8B3" w14:textId="77777777" w:rsidR="00800F63" w:rsidRPr="00450283" w:rsidRDefault="00800F63" w:rsidP="00882DA8">
      <w:pPr>
        <w:spacing w:line="480" w:lineRule="auto"/>
        <w:jc w:val="both"/>
        <w:rPr>
          <w:ins w:id="257" w:author="Kendra Dickinson" w:date="2024-04-14T09:40:00Z"/>
          <w:rFonts w:ascii="Times New Roman" w:hAnsi="Times New Roman" w:cs="Times New Roman"/>
          <w:b/>
          <w:bCs/>
        </w:rPr>
      </w:pPr>
    </w:p>
    <w:p w14:paraId="6F7D8FE5" w14:textId="77777777" w:rsidR="00800F63" w:rsidRPr="00450283" w:rsidRDefault="00800F63" w:rsidP="00882DA8">
      <w:pPr>
        <w:spacing w:line="480" w:lineRule="auto"/>
        <w:jc w:val="both"/>
        <w:rPr>
          <w:ins w:id="258" w:author="Kendra Dickinson" w:date="2024-04-14T09:40:00Z"/>
          <w:rFonts w:ascii="Times New Roman" w:hAnsi="Times New Roman" w:cs="Times New Roman"/>
          <w:b/>
          <w:bCs/>
        </w:rPr>
      </w:pPr>
    </w:p>
    <w:p w14:paraId="6EF1F2F5" w14:textId="77777777" w:rsidR="00800F63" w:rsidRPr="00450283" w:rsidRDefault="00800F63" w:rsidP="00882DA8">
      <w:pPr>
        <w:spacing w:line="480" w:lineRule="auto"/>
        <w:jc w:val="both"/>
        <w:rPr>
          <w:ins w:id="259" w:author="Kendra Dickinson" w:date="2024-04-14T09:40:00Z"/>
          <w:rFonts w:ascii="Times New Roman" w:hAnsi="Times New Roman" w:cs="Times New Roman"/>
          <w:b/>
          <w:bCs/>
        </w:rPr>
      </w:pPr>
    </w:p>
    <w:p w14:paraId="23B6450B" w14:textId="77777777" w:rsidR="00800F63" w:rsidRPr="00450283" w:rsidRDefault="00800F63" w:rsidP="00882DA8">
      <w:pPr>
        <w:spacing w:line="480" w:lineRule="auto"/>
        <w:jc w:val="both"/>
        <w:rPr>
          <w:ins w:id="260" w:author="Kendra Dickinson" w:date="2024-04-14T09:40:00Z"/>
          <w:rFonts w:ascii="Times New Roman" w:hAnsi="Times New Roman" w:cs="Times New Roman"/>
          <w:b/>
          <w:bCs/>
        </w:rPr>
      </w:pPr>
    </w:p>
    <w:p w14:paraId="2B4CDF71" w14:textId="77777777" w:rsidR="00800F63" w:rsidRPr="00450283" w:rsidRDefault="00800F63" w:rsidP="00882DA8">
      <w:pPr>
        <w:spacing w:line="480" w:lineRule="auto"/>
        <w:jc w:val="both"/>
        <w:rPr>
          <w:ins w:id="261" w:author="Kendra Dickinson" w:date="2024-04-14T09:40:00Z"/>
          <w:rFonts w:ascii="Times New Roman" w:hAnsi="Times New Roman" w:cs="Times New Roman"/>
          <w:b/>
          <w:bCs/>
        </w:rPr>
      </w:pPr>
    </w:p>
    <w:p w14:paraId="42EC1437" w14:textId="77777777" w:rsidR="00800F63" w:rsidRPr="00450283" w:rsidRDefault="00800F63" w:rsidP="00882DA8">
      <w:pPr>
        <w:spacing w:line="480" w:lineRule="auto"/>
        <w:jc w:val="both"/>
        <w:rPr>
          <w:ins w:id="262" w:author="Kendra Dickinson" w:date="2024-04-14T09:40:00Z"/>
          <w:rFonts w:ascii="Times New Roman" w:hAnsi="Times New Roman" w:cs="Times New Roman"/>
          <w:b/>
          <w:bCs/>
        </w:rPr>
      </w:pPr>
    </w:p>
    <w:p w14:paraId="367C6D0F" w14:textId="77777777" w:rsidR="00800F63" w:rsidRPr="00450283" w:rsidRDefault="00800F63" w:rsidP="00882DA8">
      <w:pPr>
        <w:spacing w:line="480" w:lineRule="auto"/>
        <w:jc w:val="both"/>
        <w:rPr>
          <w:ins w:id="263" w:author="Kendra Dickinson" w:date="2024-04-14T09:40:00Z"/>
          <w:rFonts w:ascii="Times New Roman" w:hAnsi="Times New Roman" w:cs="Times New Roman"/>
          <w:b/>
          <w:bCs/>
        </w:rPr>
      </w:pPr>
    </w:p>
    <w:p w14:paraId="2482F1E9" w14:textId="77777777" w:rsidR="00800F63" w:rsidRPr="00450283" w:rsidRDefault="00800F63" w:rsidP="00882DA8">
      <w:pPr>
        <w:spacing w:line="480" w:lineRule="auto"/>
        <w:jc w:val="both"/>
        <w:rPr>
          <w:ins w:id="264" w:author="Kendra Dickinson" w:date="2024-04-14T09:40:00Z"/>
          <w:rFonts w:ascii="Times New Roman" w:hAnsi="Times New Roman" w:cs="Times New Roman"/>
          <w:b/>
          <w:bCs/>
        </w:rPr>
      </w:pPr>
    </w:p>
    <w:p w14:paraId="3526180F" w14:textId="77777777" w:rsidR="00800F63" w:rsidRPr="00450283" w:rsidRDefault="00800F63" w:rsidP="00882DA8">
      <w:pPr>
        <w:spacing w:line="480" w:lineRule="auto"/>
        <w:jc w:val="both"/>
        <w:rPr>
          <w:ins w:id="265" w:author="Kendra Dickinson" w:date="2024-04-14T09:40:00Z"/>
          <w:rFonts w:ascii="Times New Roman" w:hAnsi="Times New Roman" w:cs="Times New Roman"/>
          <w:b/>
          <w:bCs/>
        </w:rPr>
      </w:pPr>
    </w:p>
    <w:p w14:paraId="14F9E179" w14:textId="77777777" w:rsidR="00800F63" w:rsidRPr="00450283" w:rsidRDefault="00800F63" w:rsidP="00882DA8">
      <w:pPr>
        <w:spacing w:line="480" w:lineRule="auto"/>
        <w:jc w:val="both"/>
        <w:rPr>
          <w:ins w:id="266" w:author="Kendra Dickinson" w:date="2024-04-14T09:40:00Z"/>
          <w:rFonts w:ascii="Times New Roman" w:hAnsi="Times New Roman" w:cs="Times New Roman"/>
          <w:b/>
          <w:bCs/>
        </w:rPr>
      </w:pPr>
    </w:p>
    <w:p w14:paraId="065A8A1D" w14:textId="589841A8" w:rsidR="00882DA8" w:rsidRPr="00450283" w:rsidRDefault="00863C76" w:rsidP="00882DA8">
      <w:pPr>
        <w:spacing w:line="480" w:lineRule="auto"/>
        <w:jc w:val="both"/>
        <w:rPr>
          <w:rFonts w:ascii="Times New Roman" w:hAnsi="Times New Roman" w:cs="Times New Roman"/>
          <w:b/>
          <w:bCs/>
        </w:rPr>
      </w:pPr>
      <w:r w:rsidRPr="00450283">
        <w:rPr>
          <w:rFonts w:ascii="Times New Roman" w:hAnsi="Times New Roman" w:cs="Times New Roman"/>
          <w:b/>
          <w:bCs/>
        </w:rPr>
        <w:t xml:space="preserve">1. </w:t>
      </w:r>
      <w:r w:rsidR="00882DA8" w:rsidRPr="00450283">
        <w:rPr>
          <w:rFonts w:ascii="Times New Roman" w:hAnsi="Times New Roman" w:cs="Times New Roman"/>
          <w:b/>
          <w:bCs/>
        </w:rPr>
        <w:t>Introduction</w:t>
      </w:r>
    </w:p>
    <w:p w14:paraId="5A713893" w14:textId="36E30855"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The Balearic Islands are an archipelago in the western Mediterranean Sea, consisting of four main islands: Mallorca, Menorca, Ibiza, and Formentera. </w:t>
      </w:r>
      <w:r w:rsidR="001379FD" w:rsidRPr="00450283">
        <w:rPr>
          <w:rFonts w:ascii="Times New Roman" w:hAnsi="Times New Roman" w:cs="Times New Roman"/>
        </w:rPr>
        <w:t>They</w:t>
      </w:r>
      <w:r w:rsidRPr="00450283">
        <w:rPr>
          <w:rFonts w:ascii="Times New Roman" w:hAnsi="Times New Roman" w:cs="Times New Roman"/>
        </w:rPr>
        <w:t xml:space="preserve"> </w:t>
      </w:r>
      <w:r w:rsidR="00863C76" w:rsidRPr="00450283">
        <w:rPr>
          <w:rFonts w:ascii="Times New Roman" w:hAnsi="Times New Roman" w:cs="Times New Roman"/>
        </w:rPr>
        <w:t>are</w:t>
      </w:r>
      <w:r w:rsidRPr="00450283">
        <w:rPr>
          <w:rFonts w:ascii="Times New Roman" w:hAnsi="Times New Roman" w:cs="Times New Roman"/>
        </w:rPr>
        <w:t xml:space="preserve"> situated near the eastern coast of the Iberian </w:t>
      </w:r>
      <w:r w:rsidR="009F4FE8" w:rsidRPr="00450283">
        <w:rPr>
          <w:rFonts w:ascii="Times New Roman" w:hAnsi="Times New Roman" w:cs="Times New Roman"/>
        </w:rPr>
        <w:t>Peninsula and</w:t>
      </w:r>
      <w:r w:rsidRPr="00450283">
        <w:rPr>
          <w:rFonts w:ascii="Times New Roman" w:hAnsi="Times New Roman" w:cs="Times New Roman"/>
        </w:rPr>
        <w:t xml:space="preserve"> </w:t>
      </w:r>
      <w:r w:rsidR="001379FD" w:rsidRPr="00450283">
        <w:rPr>
          <w:rFonts w:ascii="Times New Roman" w:hAnsi="Times New Roman" w:cs="Times New Roman"/>
        </w:rPr>
        <w:t>are</w:t>
      </w:r>
      <w:r w:rsidRPr="00450283">
        <w:rPr>
          <w:rFonts w:ascii="Times New Roman" w:hAnsi="Times New Roman" w:cs="Times New Roman"/>
        </w:rPr>
        <w:t xml:space="preserve"> one of the seventeen Autonomous Communities of Spain. The Balearic Islands have a population of over 1.2 million inhabitants, with just under 40% of them living in Palma, the capital city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{"citationID":"fOvW3M84","properties":{"formattedCitation":"(Instituto Nacional de Estad\\uc0\\u237{}stica, 2024)","plainCitation":"(Instituto Nacional de Estadística, 2024)","noteIndex":0},"citationItems":[{"id":182,"uris":["http://zotero.org/users/13397765/items/XGPH8CEE"],"itemData":{"id":182,"type":"webpage","container-title":"INE","language":"es","title":"Población por capitales de provincia y sexo.(2911)","URL":"https://www.ine.es/jaxiT3/Datos.htm?t=2911","author":[{"family":"Instituto Nacional de Estadística","given":""}],"accessed":{"date-parts":[["2024",2,20]]},"issued":{"date-parts":[["2024"]]}}}],"schema":"https://github.com/citation-style-language/schema/raw/master/csl-citation.json"}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(Instituto Nacional de Estadística, 2024)</w:t>
      </w:r>
      <w:r w:rsidRPr="00450283">
        <w:rPr>
          <w:rFonts w:ascii="Times New Roman" w:hAnsi="Times New Roman" w:cs="Times New Roman"/>
        </w:rPr>
        <w:fldChar w:fldCharType="end"/>
      </w:r>
      <w:r w:rsidRPr="00450283">
        <w:rPr>
          <w:rFonts w:ascii="Times New Roman" w:hAnsi="Times New Roman" w:cs="Times New Roman"/>
        </w:rPr>
        <w:t>. Additionally, there are two official languages in the Balearic Islands: Catalan and Spanish. Historically, the archipelago has been part of the Catalan linguistic domain along with other territories in Spain, mainly Catalonia and the Valencian community. However, since the introduction of Spanish in the 16</w:t>
      </w:r>
      <w:r w:rsidRPr="00450283">
        <w:rPr>
          <w:rFonts w:ascii="Times New Roman" w:hAnsi="Times New Roman" w:cs="Times New Roman"/>
          <w:vertAlign w:val="superscript"/>
        </w:rPr>
        <w:t>th</w:t>
      </w:r>
      <w:r w:rsidRPr="00450283">
        <w:rPr>
          <w:rFonts w:ascii="Times New Roman" w:hAnsi="Times New Roman" w:cs="Times New Roman"/>
        </w:rPr>
        <w:t xml:space="preserve"> century, both languages have coexisted despite efforts by former governments to reduce the presence of Catalan, such as Franco’s dictatorship from 1939 to 1975.</w:t>
      </w:r>
    </w:p>
    <w:p w14:paraId="44944887" w14:textId="7CBE0A05" w:rsidR="00882DA8" w:rsidRPr="00450283" w:rsidRDefault="00882DA8" w:rsidP="00B82999">
      <w:pPr>
        <w:spacing w:line="480" w:lineRule="auto"/>
        <w:ind w:firstLine="720"/>
        <w:jc w:val="both"/>
        <w:rPr>
          <w:rFonts w:ascii="Times New Roman" w:hAnsi="Times New Roman" w:cs="Times New Roman"/>
          <w:lang w:val="es-ES_tradnl"/>
        </w:rPr>
      </w:pPr>
      <w:r w:rsidRPr="00450283">
        <w:rPr>
          <w:rFonts w:ascii="Times New Roman" w:hAnsi="Times New Roman" w:cs="Times New Roman"/>
        </w:rPr>
        <w:t xml:space="preserve">Nowadays, forty years after the approval of a legal framework that aimed to recognize both Catalan and Spanish as the official languages and normalize and promote Catalan after decades of being proscribed under Franco’s regime, the linguistic situation of the Balearic Islands is completely different. </w:t>
      </w:r>
      <w:r w:rsidR="00863C76" w:rsidRPr="00450283">
        <w:rPr>
          <w:rFonts w:ascii="Times New Roman" w:hAnsi="Times New Roman" w:cs="Times New Roman"/>
        </w:rPr>
        <w:t>G</w:t>
      </w:r>
      <w:r w:rsidRPr="00450283">
        <w:rPr>
          <w:rFonts w:ascii="Times New Roman" w:hAnsi="Times New Roman" w:cs="Times New Roman"/>
        </w:rPr>
        <w:t xml:space="preserve">eneral knowledge of Catalan among the Balearic population has increased considerably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{"citationID":"0ws3JK5X","properties":{"formattedCitation":"(Vanrell &amp; Meli\\uc0\\u224{}, 2017)","plainCitation":"(Vanrell &amp; Melià, 2017)","noteIndex":0},"citationItems":[{"id":139,"uris":["http://zotero.org/users/13397765/items/4LG7BLQA"],"itemData":{"id":139,"type":"book","event-place":"Barcelona","ISBN":"978-84-8384-366-6","language":"cat","note":"OCLC: 1039940376","publisher":"UIB","publisher-place":"Barcelona","source":"Open WorldCat","title":"Enquesta d'usos lingüístics a les Illes Balears 2014: anàlisi","title-short":"Enquesta d'usos lingüístics a les Illes Balears 2014","author":[{"family":"Vanrell","given":"Maria del Mar"},{"family":"Melià","given":"Joan"}],"issued":{"date-parts":[["2017"]]}}}],"schema":"https://github.com/citation-style-language/schema/raw/master/csl-citation.json"}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(Vanrell &amp; Melià, 2017)</w:t>
      </w:r>
      <w:r w:rsidRPr="00450283">
        <w:rPr>
          <w:rFonts w:ascii="Times New Roman" w:hAnsi="Times New Roman" w:cs="Times New Roman"/>
        </w:rPr>
        <w:fldChar w:fldCharType="end"/>
      </w:r>
      <w:r w:rsidRPr="00450283">
        <w:rPr>
          <w:rFonts w:ascii="Times New Roman" w:hAnsi="Times New Roman" w:cs="Times New Roman"/>
        </w:rPr>
        <w:t xml:space="preserve"> and the presence of the language in society has become much more noticeable and </w:t>
      </w:r>
      <w:ins w:id="267" w:author="Alejandro Andreas Jaume Losa" w:date="2024-04-16T11:25:00Z">
        <w:r w:rsidR="0058021D" w:rsidRPr="00450283">
          <w:rPr>
            <w:rFonts w:ascii="Times New Roman" w:hAnsi="Times New Roman" w:cs="Times New Roman"/>
          </w:rPr>
          <w:t xml:space="preserve">evident. </w:t>
        </w:r>
      </w:ins>
      <w:commentRangeStart w:id="268"/>
      <w:del w:id="269" w:author="Alejandro Andreas Jaume Losa" w:date="2024-04-16T11:25:00Z">
        <w:r w:rsidRPr="00450283" w:rsidDel="0058021D">
          <w:rPr>
            <w:rFonts w:ascii="Times New Roman" w:hAnsi="Times New Roman" w:cs="Times New Roman"/>
          </w:rPr>
          <w:delText>evident</w:delText>
        </w:r>
      </w:del>
      <w:del w:id="270" w:author="Alejandro Andreas Jaume Losa" w:date="2024-04-16T11:23:00Z">
        <w:r w:rsidR="00C22457" w:rsidRPr="00450283" w:rsidDel="0058021D">
          <w:rPr>
            <w:rFonts w:ascii="Times New Roman" w:hAnsi="Times New Roman" w:cs="Times New Roman"/>
          </w:rPr>
          <w:delText xml:space="preserve"> (</w:delText>
        </w:r>
        <w:r w:rsidR="009F4FE8" w:rsidRPr="00450283" w:rsidDel="0058021D">
          <w:rPr>
            <w:rFonts w:ascii="Times New Roman" w:hAnsi="Times New Roman" w:cs="Times New Roman"/>
          </w:rPr>
          <w:delText>e.g.</w:delText>
        </w:r>
        <w:r w:rsidR="00C22457" w:rsidRPr="00450283" w:rsidDel="0058021D">
          <w:rPr>
            <w:rFonts w:ascii="Times New Roman" w:hAnsi="Times New Roman" w:cs="Times New Roman"/>
          </w:rPr>
          <w:delText>,</w:delText>
        </w:r>
        <w:r w:rsidR="00B82999" w:rsidRPr="00450283" w:rsidDel="0058021D">
          <w:rPr>
            <w:rFonts w:ascii="Times New Roman" w:hAnsi="Times New Roman" w:cs="Times New Roman"/>
          </w:rPr>
          <w:delText xml:space="preserve"> </w:delText>
        </w:r>
      </w:del>
      <w:del w:id="271" w:author="Alejandro Andreas Jaume Losa" w:date="2024-04-16T11:25:00Z">
        <w:r w:rsidR="00B82999" w:rsidRPr="00450283" w:rsidDel="0058021D">
          <w:rPr>
            <w:rFonts w:ascii="Times New Roman" w:hAnsi="Times New Roman" w:cs="Times New Roman"/>
          </w:rPr>
          <w:delText>the use of signs, indicators and signposts in Catalan throughout the territory, the use of Catalan by default in all official communications of the Government of the Balearic Islands, the Parliament, the island councils, the local public administration, and the public corporations and institutions dependent on the autonomous community, and the establishment of a public radio and television entity in 2005 whose language of communication is Catalan</w:delText>
        </w:r>
      </w:del>
      <w:del w:id="272" w:author="Alejandro Andreas Jaume Losa" w:date="2024-04-16T11:23:00Z">
        <w:r w:rsidR="00B82999" w:rsidRPr="00450283" w:rsidDel="0058021D">
          <w:rPr>
            <w:rFonts w:ascii="Times New Roman" w:hAnsi="Times New Roman" w:cs="Times New Roman"/>
          </w:rPr>
          <w:delText>).</w:delText>
        </w:r>
      </w:del>
      <w:del w:id="273" w:author="Alejandro Andreas Jaume Losa" w:date="2024-04-16T11:25:00Z">
        <w:r w:rsidR="00B82999" w:rsidRPr="00450283" w:rsidDel="0058021D">
          <w:rPr>
            <w:rStyle w:val="CommentReference"/>
            <w:rFonts w:ascii="Times New Roman" w:eastAsia="Times New Roman" w:hAnsi="Times New Roman" w:cs="Times New Roman"/>
            <w:kern w:val="0"/>
            <w:sz w:val="24"/>
            <w:szCs w:val="24"/>
            <w14:ligatures w14:val="none"/>
            <w:rPrChange w:id="274" w:author="Alejandro Andreas Jaume Losa" w:date="2024-04-16T11:37:00Z">
              <w:rPr>
                <w:rStyle w:val="CommentReference"/>
                <w:rFonts w:ascii="Times New Roman" w:eastAsia="Times New Roman" w:hAnsi="Times New Roman" w:cs="Times New Roman"/>
                <w:kern w:val="0"/>
                <w14:ligatures w14:val="none"/>
              </w:rPr>
            </w:rPrChange>
          </w:rPr>
          <w:delText xml:space="preserve"> </w:delText>
        </w:r>
        <w:commentRangeEnd w:id="268"/>
        <w:r w:rsidR="007B069B" w:rsidRPr="00450283" w:rsidDel="0058021D">
          <w:rPr>
            <w:rStyle w:val="CommentReference"/>
            <w:rFonts w:ascii="Times New Roman" w:eastAsia="Times New Roman" w:hAnsi="Times New Roman" w:cs="Times New Roman"/>
            <w:kern w:val="0"/>
            <w:sz w:val="24"/>
            <w:szCs w:val="24"/>
            <w14:ligatures w14:val="none"/>
            <w:rPrChange w:id="275" w:author="Alejandro Andreas Jaume Losa" w:date="2024-04-16T11:37:00Z">
              <w:rPr>
                <w:rStyle w:val="CommentReference"/>
                <w:rFonts w:ascii="Times New Roman" w:eastAsia="Times New Roman" w:hAnsi="Times New Roman" w:cs="Times New Roman"/>
                <w:kern w:val="0"/>
                <w14:ligatures w14:val="none"/>
              </w:rPr>
            </w:rPrChange>
          </w:rPr>
          <w:commentReference w:id="268"/>
        </w:r>
      </w:del>
      <w:r w:rsidR="00B82999" w:rsidRPr="00450283">
        <w:rPr>
          <w:rFonts w:ascii="Times New Roman" w:hAnsi="Times New Roman" w:cs="Times New Roman"/>
        </w:rPr>
        <w:t>Th</w:t>
      </w:r>
      <w:r w:rsidRPr="00450283">
        <w:rPr>
          <w:rFonts w:ascii="Times New Roman" w:hAnsi="Times New Roman" w:cs="Times New Roman"/>
        </w:rPr>
        <w:t xml:space="preserve">e establishment of this legal framework, however, and the consequent implementation of certain language policies by previous and current local governments, have been accompanied by a process of polarization in the Balearic society in terms </w:t>
      </w:r>
      <w:r w:rsidRPr="00450283">
        <w:rPr>
          <w:rFonts w:ascii="Times New Roman" w:hAnsi="Times New Roman" w:cs="Times New Roman"/>
        </w:rPr>
        <w:lastRenderedPageBreak/>
        <w:t xml:space="preserve">of language attitudes, particularly in Palma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{"citationID":"f3OyrYTL","properties":{"formattedCitation":"(Aguil\\uc0\\u243{}-Mora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Pr="00450283">
        <w:rPr>
          <w:rFonts w:ascii="Times New Roman" w:hAnsi="Times New Roman" w:cs="Times New Roman"/>
          <w:lang w:val="es-ES"/>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lang w:val="es-ES"/>
        </w:rPr>
        <w:t>(Aguiló-Mora &amp; Lynch, 2017; Calafat Vila &amp; Calero-Pons, 2019; Castell et al., 2023; Ibáñez Ferreté, 2014; Tudela Isanta, 2021)</w:t>
      </w:r>
      <w:r w:rsidRPr="00450283">
        <w:rPr>
          <w:rFonts w:ascii="Times New Roman" w:hAnsi="Times New Roman" w:cs="Times New Roman"/>
        </w:rPr>
        <w:fldChar w:fldCharType="end"/>
      </w:r>
      <w:r w:rsidRPr="00450283">
        <w:rPr>
          <w:rFonts w:ascii="Times New Roman" w:hAnsi="Times New Roman" w:cs="Times New Roman"/>
          <w:lang w:val="es-ES"/>
        </w:rPr>
        <w:t xml:space="preserve">. </w:t>
      </w:r>
      <w:r w:rsidRPr="00450283">
        <w:rPr>
          <w:rFonts w:ascii="Times New Roman" w:hAnsi="Times New Roman" w:cs="Times New Roman"/>
        </w:rPr>
        <w:t xml:space="preserve">This is not surprising, given the close relationship between language policy and language attitudes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{"citationID":"PPLbB1nf","properties":{"formattedCitation":"(Bertolotti &amp; Coll, 2020; Errihani, 2008; Kester, 2020; Marley, 2004; Mukhuba, 2005)","plainCitation":"(Bertolotti &amp; Coll, 2020; Errihani, 2008; Kester, 2020; Marley, 2004; Mukhuba, 2005)","noteIndex":0},"citationItems":[{"id":131,"uris":["http://zotero.org/users/13397765/items/SWUWY6DD"],"itemData":{"id":131,"type":"chapter","container-title":"Issues in Hispanic and Lusophone Linguistics","event-place":"Amsterdam","ISBN":"978-90-272-0511-7","language":"en","note":"DOI: 10.1075/ihll.25.05ber","page":"112-136","publisher":"John Benjamins Publishing Company","publisher-place":"Amsterdam","source":"DOI.org (Crossref)","title":"Attitudes toward Portuguese in Uruguay in the nineteenth century","URL":"https://benjamins.com/catalog/ihll.25.05ber","volume":"25","editor":[{"family":"Bugel","given":"Talia"},{"family":"Montes-Alcalá","given":"Cecilia"}],"author":[{"family":"Bertolotti","given":"Virginia"},{"family":"Coll","given":"Magdalena"}],"accessed":{"date-parts":[["2024",2,16]]},"issued":{"date-parts":[["2020",4,15]]}}},{"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Morocco","volume":"13","author":[{"family":"Errihani","given":"Mohammed"}],"issued":{"date-parts":[["2008",12]]}}},{"id":130,"uris":["http://zotero.org/users/13397765/items/85IQHXXT"],"itemData":{"id":130,"type":"chapter","container-title":"Issues in Hispanic and Lusophone Linguistics","event-place":"Amsterdam","ISBN":"978-90-272-0511-7","language":"en","note":"DOI: 10.1075/ihll.25.07kes","page":"156-181","publisher":"John Benjamins Publishing Company","publisher-place":"Amsterdam","source":"DOI.org (Crossref)","title":"Language use, language attitudes and identity in Curaçao","URL":"https://benjamins.com/catalog/ihll.25.07kes","volume":"25","editor":[{"family":"Bugel","given":"Talia"},{"family":"Montes-Alcalá","given":"Cecilia"}],"author":[{"family":"Kester","given":"Ellen-Petra"}],"accessed":{"date-parts":[["2024",2,16]]},"issued":{"date-parts":[["2020",4,15]]}}},{"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(Bertolotti &amp; Coll, 2020; Errihani, 2008; Kester, 2020; Marley, 2004; Mukhuba, 2005)</w:t>
      </w:r>
      <w:r w:rsidRPr="00450283">
        <w:rPr>
          <w:rFonts w:ascii="Times New Roman" w:hAnsi="Times New Roman" w:cs="Times New Roman"/>
        </w:rPr>
        <w:fldChar w:fldCharType="end"/>
      </w:r>
      <w:r w:rsidRPr="00450283">
        <w:rPr>
          <w:rFonts w:ascii="Times New Roman" w:hAnsi="Times New Roman" w:cs="Times New Roman"/>
        </w:rPr>
        <w:t>. In fact,</w:t>
      </w:r>
      <w:r w:rsidR="00B82999" w:rsidRPr="00450283">
        <w:rPr>
          <w:rFonts w:ascii="Times New Roman" w:hAnsi="Times New Roman" w:cs="Times New Roman"/>
        </w:rPr>
        <w:t xml:space="preserve"> according to </w:t>
      </w:r>
      <w:r w:rsidR="00B82999"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{"citationID":"5REHWhYy","properties":{"formattedCitation":"(O\\uc0\\u8217{}Rourke &amp; Hogan\\uc0\\u8208{}Brun, 2012)","plainCitation":"(O’Rourke &amp; Hogan‐Brun, 2012)","dontUpdate":true,"noteIndex":0},"citationItems":[{"id":135,"uris":["http://zotero.org/users/13397765/items/K6NR73R6"],"itemData":{"id":135,"type":"chapter","abstract":"Abstract\n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00B82999" w:rsidRPr="00450283">
        <w:rPr>
          <w:rFonts w:ascii="Times New Roman" w:hAnsi="Times New Roman" w:cs="Times New Roman"/>
        </w:rPr>
        <w:fldChar w:fldCharType="separate"/>
      </w:r>
      <w:r w:rsidR="00B82999" w:rsidRPr="00450283">
        <w:rPr>
          <w:rFonts w:ascii="Times New Roman" w:hAnsi="Times New Roman" w:cs="Times New Roman"/>
          <w:kern w:val="0"/>
        </w:rPr>
        <w:t>O’Rourke &amp; Hogan‐Brun</w:t>
      </w:r>
      <w:r w:rsidR="001E2E18" w:rsidRPr="00450283">
        <w:rPr>
          <w:rFonts w:ascii="Times New Roman" w:hAnsi="Times New Roman" w:cs="Times New Roman"/>
          <w:kern w:val="0"/>
        </w:rPr>
        <w:t xml:space="preserve"> (</w:t>
      </w:r>
      <w:r w:rsidR="00B82999" w:rsidRPr="00450283">
        <w:rPr>
          <w:rFonts w:ascii="Times New Roman" w:hAnsi="Times New Roman" w:cs="Times New Roman"/>
          <w:kern w:val="0"/>
        </w:rPr>
        <w:t>2012)</w:t>
      </w:r>
      <w:r w:rsidR="00B82999" w:rsidRPr="00450283">
        <w:rPr>
          <w:rFonts w:ascii="Times New Roman" w:hAnsi="Times New Roman" w:cs="Times New Roman"/>
        </w:rPr>
        <w:fldChar w:fldCharType="end"/>
      </w:r>
      <w:r w:rsidR="00B82999" w:rsidRPr="00450283">
        <w:rPr>
          <w:rFonts w:ascii="Times New Roman" w:hAnsi="Times New Roman" w:cs="Times New Roman"/>
        </w:rPr>
        <w:t xml:space="preserve">, </w:t>
      </w:r>
      <w:r w:rsidR="00863C76" w:rsidRPr="00450283">
        <w:rPr>
          <w:rFonts w:ascii="Times New Roman" w:hAnsi="Times New Roman" w:cs="Times New Roman"/>
        </w:rPr>
        <w:t xml:space="preserve">language </w:t>
      </w:r>
      <w:r w:rsidRPr="00450283">
        <w:rPr>
          <w:rFonts w:ascii="Times New Roman" w:hAnsi="Times New Roman" w:cs="Times New Roman"/>
        </w:rPr>
        <w:t>policy and planning can or should be intended to change language attitudes</w:t>
      </w:r>
      <w:ins w:id="276" w:author="Kendra Dickinson" w:date="2024-04-13T17:26:00Z">
        <w:r w:rsidR="007B069B" w:rsidRPr="00450283">
          <w:rPr>
            <w:rFonts w:ascii="Times New Roman" w:hAnsi="Times New Roman" w:cs="Times New Roman"/>
          </w:rPr>
          <w:t>.</w:t>
        </w:r>
      </w:ins>
      <w:r w:rsidRPr="00450283">
        <w:rPr>
          <w:rFonts w:ascii="Times New Roman" w:hAnsi="Times New Roman" w:cs="Times New Roman"/>
        </w:rPr>
        <w:t xml:space="preserve">  Likewise, in recent years these language attitudes have become associated with </w:t>
      </w:r>
      <w:del w:id="277" w:author="Kendra Dickinson" w:date="2024-04-13T17:26:00Z">
        <w:r w:rsidRPr="00450283" w:rsidDel="007B069B">
          <w:rPr>
            <w:rFonts w:ascii="Times New Roman" w:hAnsi="Times New Roman" w:cs="Times New Roman"/>
          </w:rPr>
          <w:delText xml:space="preserve">certain </w:delText>
        </w:r>
      </w:del>
      <w:ins w:id="278" w:author="Kendra Dickinson" w:date="2024-04-13T17:26:00Z">
        <w:r w:rsidR="007B069B" w:rsidRPr="00450283">
          <w:rPr>
            <w:rFonts w:ascii="Times New Roman" w:hAnsi="Times New Roman" w:cs="Times New Roman"/>
          </w:rPr>
          <w:t xml:space="preserve">particular </w:t>
        </w:r>
      </w:ins>
      <w:r w:rsidRPr="00450283">
        <w:rPr>
          <w:rFonts w:ascii="Times New Roman" w:hAnsi="Times New Roman" w:cs="Times New Roman"/>
        </w:rPr>
        <w:t xml:space="preserve">political orientations, to the point </w:t>
      </w:r>
      <w:r w:rsidR="00863C76" w:rsidRPr="00450283">
        <w:rPr>
          <w:rFonts w:ascii="Times New Roman" w:hAnsi="Times New Roman" w:cs="Times New Roman"/>
        </w:rPr>
        <w:t xml:space="preserve">that </w:t>
      </w:r>
      <w:r w:rsidRPr="00450283">
        <w:rPr>
          <w:rFonts w:ascii="Times New Roman" w:hAnsi="Times New Roman" w:cs="Times New Roman"/>
        </w:rPr>
        <w:t xml:space="preserve">the linguistic situation in the Balearic Islands </w:t>
      </w:r>
      <w:r w:rsidR="00863C76" w:rsidRPr="00450283">
        <w:rPr>
          <w:rFonts w:ascii="Times New Roman" w:hAnsi="Times New Roman" w:cs="Times New Roman"/>
        </w:rPr>
        <w:t>is part of ongoing</w:t>
      </w:r>
      <w:r w:rsidRPr="00450283">
        <w:rPr>
          <w:rFonts w:ascii="Times New Roman" w:hAnsi="Times New Roman" w:cs="Times New Roman"/>
        </w:rPr>
        <w:t xml:space="preserve"> political debate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{"citationID":"rmymbjb1","properties":{"formattedCitation":"(Amor\\uc0\\u243{}s, 2017; Colmenero, 2018; Colom, 2023; Cresp\\uc0\\u237{}, 2023; Galv\\uc0\\u237{}n, 2017; Garau, 2023; Gentili, 2013; Manresa, 2015; Mateos, 2023; Olaizola, 2013; Pellicer, 2023; S\\uc0\\u225{}nchez, 2023)","plainCitation":"(Amorós, 2017; Colmenero, 2018; Colom, 2023; Crespí, 2023; Galvín, 2017; Garau, 2023; Gentili, 2013; Manresa, 2015; Mateos, 2023; Olaizola, 2013; Pellicer, 2023; Sánchez, 2023)","noteIndex":0},"citationItems":[{"id":181,"uris":["http://zotero.org/users/13397765/items/LTFB7N6F"],"itemData":{"id":181,"type":"article-newspaper","abstract":"La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166,"uris":["http://zotero.org/users/13397765/items/6SAH7YLD"],"itemData":{"id":166,"type":"article-newspaper","title":"Contestación social </w:instrText>
      </w:r>
      <w:r w:rsidRPr="00450283">
        <w:rPr>
          <w:rFonts w:ascii="Times New Roman" w:hAnsi="Times New Roman" w:cs="Times New Roman"/>
          <w:lang w:val="es-ES_tradnl"/>
        </w:rPr>
        <w:instrText xml:space="preserve">histórica","URL":"https://www.diariodemallorca.es/mallorca/2013/09/30/contestacion-social-historica-3880322.html","author":[{"family":"Olaizola","given":"I"}],"accessed":{"date-parts":[["2024",2,20]]},"issued":{"date-parts":[["2013"]]}}},{"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lang w:val="es-ES_tradnl"/>
        </w:rPr>
        <w:t>(Amorós, 2017; Colmenero, 2018; Colom, 2023; Crespí, 2023; Galvín, 2017; Garau, 2023; Gentili, 2013; Manresa, 2015; Mateos, 2023; Olaizola, 2013; Pellicer, 2023; Sánchez, 2023)</w:t>
      </w:r>
      <w:r w:rsidRPr="00450283">
        <w:rPr>
          <w:rFonts w:ascii="Times New Roman" w:hAnsi="Times New Roman" w:cs="Times New Roman"/>
        </w:rPr>
        <w:fldChar w:fldCharType="end"/>
      </w:r>
      <w:r w:rsidRPr="00450283">
        <w:rPr>
          <w:rFonts w:ascii="Times New Roman" w:hAnsi="Times New Roman" w:cs="Times New Roman"/>
          <w:lang w:val="es-ES_tradnl"/>
        </w:rPr>
        <w:t>.</w:t>
      </w:r>
    </w:p>
    <w:p w14:paraId="07AF36D1" w14:textId="3750C3B2" w:rsidR="00882DA8" w:rsidRPr="00450283" w:rsidRDefault="00882DA8" w:rsidP="00B82999">
      <w:pPr>
        <w:spacing w:line="480" w:lineRule="auto"/>
        <w:ind w:firstLine="720"/>
        <w:jc w:val="both"/>
        <w:rPr>
          <w:rFonts w:ascii="Times New Roman" w:hAnsi="Times New Roman" w:cs="Times New Roman"/>
        </w:rPr>
      </w:pPr>
      <w:r w:rsidRPr="00450283">
        <w:rPr>
          <w:rFonts w:ascii="Times New Roman" w:hAnsi="Times New Roman" w:cs="Times New Roman"/>
        </w:rPr>
        <w:t>Consequently, the present study delves deeper into the relationship between political orientation and language attitudes in the Balearic Islands by focusing on the particular case of Palma, the capital city. Specifically, the present study examine</w:t>
      </w:r>
      <w:r w:rsidR="00863C76" w:rsidRPr="00450283">
        <w:rPr>
          <w:rFonts w:ascii="Times New Roman" w:hAnsi="Times New Roman" w:cs="Times New Roman"/>
        </w:rPr>
        <w:t>s</w:t>
      </w:r>
      <w:r w:rsidRPr="00450283">
        <w:rPr>
          <w:rFonts w:ascii="Times New Roman" w:hAnsi="Times New Roman" w:cs="Times New Roman"/>
        </w:rPr>
        <w:t xml:space="preserve"> whether political orientation is a significant predictor of </w:t>
      </w:r>
      <w:del w:id="279" w:author="Kendra Dickinson" w:date="2024-04-13T17:26:00Z">
        <w:r w:rsidRPr="00450283" w:rsidDel="007B069B">
          <w:rPr>
            <w:rFonts w:ascii="Times New Roman" w:hAnsi="Times New Roman" w:cs="Times New Roman"/>
          </w:rPr>
          <w:delText xml:space="preserve">the language </w:delText>
        </w:r>
      </w:del>
      <w:r w:rsidRPr="00450283">
        <w:rPr>
          <w:rFonts w:ascii="Times New Roman" w:hAnsi="Times New Roman" w:cs="Times New Roman"/>
        </w:rPr>
        <w:t>attitudes toward Catalan and Spanish in Palma</w:t>
      </w:r>
      <w:r w:rsidR="00B82999" w:rsidRPr="00450283">
        <w:rPr>
          <w:rFonts w:ascii="Times New Roman" w:hAnsi="Times New Roman" w:cs="Times New Roman"/>
        </w:rPr>
        <w:t xml:space="preserve"> </w:t>
      </w:r>
      <w:r w:rsidRPr="00450283">
        <w:rPr>
          <w:rFonts w:ascii="Times New Roman" w:hAnsi="Times New Roman" w:cs="Times New Roman"/>
        </w:rPr>
        <w:t xml:space="preserve">and, if so, to explore what the relationship is between different political orientations and language attitudes toward both languages. </w:t>
      </w:r>
      <w:r w:rsidR="00863C76" w:rsidRPr="00450283">
        <w:rPr>
          <w:rFonts w:ascii="Times New Roman" w:hAnsi="Times New Roman" w:cs="Times New Roman"/>
        </w:rPr>
        <w:t>To this end, this study analyzes questionnaire</w:t>
      </w:r>
      <w:r w:rsidRPr="00450283">
        <w:rPr>
          <w:rFonts w:ascii="Times New Roman" w:hAnsi="Times New Roman" w:cs="Times New Roman"/>
        </w:rPr>
        <w:t xml:space="preserve"> data on the language attitudes toward Catalan and Spanish from a total of 99 participants (67 females) aged between 18 and 71 years old (mean = 37) from Palma</w:t>
      </w:r>
      <w:r w:rsidR="00B82999" w:rsidRPr="00450283">
        <w:rPr>
          <w:rFonts w:ascii="Times New Roman" w:hAnsi="Times New Roman" w:cs="Times New Roman"/>
        </w:rPr>
        <w:t xml:space="preserve">. In doing so, the present study not only expands our knowledge of the role of different social factors in the formation of language attitudes towards Catalan and Spanish in the Balearic Islands, but also contributes to our broader understanding of the critical relationships between language policy, language attitudes, and </w:t>
      </w:r>
      <w:commentRangeStart w:id="280"/>
      <w:r w:rsidR="00B82999" w:rsidRPr="00450283">
        <w:rPr>
          <w:rFonts w:ascii="Times New Roman" w:hAnsi="Times New Roman" w:cs="Times New Roman"/>
        </w:rPr>
        <w:t>political orientation.</w:t>
      </w:r>
      <w:commentRangeEnd w:id="280"/>
      <w:r w:rsidR="007B069B" w:rsidRPr="00450283">
        <w:rPr>
          <w:rStyle w:val="CommentReference"/>
          <w:rFonts w:ascii="Times New Roman" w:eastAsia="Times New Roman" w:hAnsi="Times New Roman" w:cs="Times New Roman"/>
          <w:kern w:val="0"/>
          <w:sz w:val="24"/>
          <w:szCs w:val="24"/>
          <w14:ligatures w14:val="none"/>
          <w:rPrChange w:id="281" w:author="Alejandro Andreas Jaume Losa" w:date="2024-04-16T11:37:00Z">
            <w:rPr>
              <w:rStyle w:val="CommentReference"/>
              <w:rFonts w:ascii="Times New Roman" w:eastAsia="Times New Roman" w:hAnsi="Times New Roman" w:cs="Times New Roman"/>
              <w:kern w:val="0"/>
              <w14:ligatures w14:val="none"/>
            </w:rPr>
          </w:rPrChange>
        </w:rPr>
        <w:commentReference w:id="280"/>
      </w:r>
    </w:p>
    <w:p w14:paraId="3A8AA66D" w14:textId="77777777" w:rsidR="00863C76" w:rsidRPr="00450283" w:rsidRDefault="00863C76" w:rsidP="00882DA8">
      <w:pPr>
        <w:spacing w:line="480" w:lineRule="auto"/>
        <w:ind w:firstLine="720"/>
        <w:jc w:val="both"/>
        <w:rPr>
          <w:rFonts w:ascii="Times New Roman" w:hAnsi="Times New Roman" w:cs="Times New Roman"/>
        </w:rPr>
      </w:pPr>
    </w:p>
    <w:p w14:paraId="5A9108FF" w14:textId="203B373B" w:rsidR="00882DA8" w:rsidRPr="00450283" w:rsidRDefault="00863C76" w:rsidP="00882DA8">
      <w:pPr>
        <w:spacing w:line="480" w:lineRule="auto"/>
        <w:jc w:val="both"/>
        <w:rPr>
          <w:rFonts w:ascii="Times New Roman" w:hAnsi="Times New Roman" w:cs="Times New Roman"/>
          <w:b/>
          <w:bCs/>
        </w:rPr>
      </w:pPr>
      <w:r w:rsidRPr="00450283">
        <w:rPr>
          <w:rFonts w:ascii="Times New Roman" w:hAnsi="Times New Roman" w:cs="Times New Roman"/>
          <w:b/>
          <w:bCs/>
        </w:rPr>
        <w:t>2.</w:t>
      </w:r>
      <w:r w:rsidR="00824EB0" w:rsidRPr="00450283">
        <w:rPr>
          <w:rFonts w:ascii="Times New Roman" w:hAnsi="Times New Roman" w:cs="Times New Roman"/>
          <w:b/>
          <w:bCs/>
        </w:rPr>
        <w:t xml:space="preserve"> Background</w:t>
      </w:r>
    </w:p>
    <w:p w14:paraId="09130D89" w14:textId="11AF8A50"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lastRenderedPageBreak/>
        <w:tab/>
        <w:t xml:space="preserve">In order to contextualize the study of language attitudes toward Catalan and Spanish in the Balearic Islands, it is necessary to briefly present the legal framework surrounding both languages and their status there. Accordingly, three main documents constitute the legal framework concerning the two official languages of the Balearic Islands. The first one is the </w:t>
      </w:r>
      <w:r w:rsidRPr="00450283">
        <w:rPr>
          <w:rFonts w:ascii="Times New Roman" w:hAnsi="Times New Roman" w:cs="Times New Roman"/>
          <w:i/>
          <w:iCs/>
        </w:rPr>
        <w:t>Spanish Constitution</w:t>
      </w:r>
      <w:r w:rsidRPr="00450283">
        <w:rPr>
          <w:rFonts w:ascii="Times New Roman" w:hAnsi="Times New Roman" w:cs="Times New Roman"/>
        </w:rPr>
        <w:t xml:space="preserve"> (1978)</w:t>
      </w:r>
      <w:r w:rsidR="00532F9B" w:rsidRPr="00450283">
        <w:rPr>
          <w:rFonts w:ascii="Times New Roman" w:hAnsi="Times New Roman" w:cs="Times New Roman"/>
        </w:rPr>
        <w:t xml:space="preserve">, </w:t>
      </w:r>
      <w:r w:rsidR="007F749E" w:rsidRPr="00450283">
        <w:rPr>
          <w:rFonts w:ascii="Times New Roman" w:hAnsi="Times New Roman" w:cs="Times New Roman"/>
        </w:rPr>
        <w:t>which impacted</w:t>
      </w:r>
      <w:r w:rsidRPr="00450283">
        <w:rPr>
          <w:rFonts w:ascii="Times New Roman" w:hAnsi="Times New Roman" w:cs="Times New Roman"/>
        </w:rPr>
        <w:t xml:space="preserve"> the configuration of the linguistic reality of the Balearic Islands in three different ways. First, it recognized, for the first time in forty years, not only the existence of languages other than Spanish in the nation, but also their officiality in the territories where they were spoken (Art. 3.2). Likewise, it was also declared that these languages constituted a cultural heritage to be respected and protected, which granted legal protection for the Catalan language after forty years of repression</w:t>
      </w:r>
      <w:ins w:id="282" w:author="Alejandro Andreas Jaume Losa" w:date="2024-04-16T11:24:00Z">
        <w:r w:rsidR="0058021D" w:rsidRPr="00450283">
          <w:rPr>
            <w:rFonts w:ascii="Times New Roman" w:hAnsi="Times New Roman" w:cs="Times New Roman"/>
          </w:rPr>
          <w:t xml:space="preserve"> </w:t>
        </w:r>
      </w:ins>
      <w:del w:id="283" w:author="Kendra Dickinson" w:date="2024-04-13T17:28:00Z">
        <w:r w:rsidRPr="00450283" w:rsidDel="00396C26">
          <w:rPr>
            <w:rFonts w:ascii="Times New Roman" w:hAnsi="Times New Roman" w:cs="Times New Roman"/>
          </w:rPr>
          <w:delText xml:space="preserve">, as stated in </w:delText>
        </w:r>
      </w:del>
      <w:r w:rsidRPr="00450283">
        <w:rPr>
          <w:rFonts w:ascii="Times New Roman" w:hAnsi="Times New Roman" w:cs="Times New Roman"/>
        </w:rPr>
        <w:t>(</w:t>
      </w:r>
      <w:commentRangeStart w:id="284"/>
      <w:r w:rsidRPr="00450283">
        <w:rPr>
          <w:rFonts w:ascii="Times New Roman" w:hAnsi="Times New Roman" w:cs="Times New Roman"/>
        </w:rPr>
        <w:t>Art</w:t>
      </w:r>
      <w:ins w:id="285" w:author="Alejandro Andreas Jaume Losa" w:date="2024-04-16T11:24:00Z">
        <w:r w:rsidR="0058021D" w:rsidRPr="00450283">
          <w:rPr>
            <w:rFonts w:ascii="Times New Roman" w:hAnsi="Times New Roman" w:cs="Times New Roman"/>
          </w:rPr>
          <w:t>.</w:t>
        </w:r>
      </w:ins>
      <w:del w:id="286" w:author="Alejandro Andreas Jaume Losa" w:date="2024-04-16T11:24:00Z">
        <w:r w:rsidRPr="00450283" w:rsidDel="0058021D">
          <w:rPr>
            <w:rFonts w:ascii="Times New Roman" w:hAnsi="Times New Roman" w:cs="Times New Roman"/>
          </w:rPr>
          <w:delText>icle</w:delText>
        </w:r>
      </w:del>
      <w:commentRangeEnd w:id="284"/>
      <w:r w:rsidR="00396C26" w:rsidRPr="00450283">
        <w:rPr>
          <w:rStyle w:val="CommentReference"/>
          <w:rFonts w:ascii="Times New Roman" w:eastAsia="Times New Roman" w:hAnsi="Times New Roman" w:cs="Times New Roman"/>
          <w:kern w:val="0"/>
          <w:sz w:val="24"/>
          <w:szCs w:val="24"/>
          <w14:ligatures w14:val="none"/>
          <w:rPrChange w:id="287" w:author="Alejandro Andreas Jaume Losa" w:date="2024-04-16T11:37:00Z">
            <w:rPr>
              <w:rStyle w:val="CommentReference"/>
              <w:rFonts w:ascii="Times New Roman" w:eastAsia="Times New Roman" w:hAnsi="Times New Roman" w:cs="Times New Roman"/>
              <w:kern w:val="0"/>
              <w14:ligatures w14:val="none"/>
            </w:rPr>
          </w:rPrChange>
        </w:rPr>
        <w:commentReference w:id="284"/>
      </w:r>
      <w:r w:rsidRPr="00450283">
        <w:rPr>
          <w:rFonts w:ascii="Times New Roman" w:hAnsi="Times New Roman" w:cs="Times New Roman"/>
        </w:rPr>
        <w:t xml:space="preserve"> 3.3)</w:t>
      </w:r>
      <w:r w:rsidRPr="00450283">
        <w:rPr>
          <w:rStyle w:val="FootnoteReference"/>
          <w:rFonts w:ascii="Times New Roman" w:hAnsi="Times New Roman" w:cs="Times New Roman"/>
        </w:rPr>
        <w:footnoteReference w:id="1"/>
      </w:r>
      <w:r w:rsidRPr="00450283">
        <w:rPr>
          <w:rFonts w:ascii="Times New Roman" w:hAnsi="Times New Roman" w:cs="Times New Roman"/>
        </w:rPr>
        <w:t xml:space="preserve">. Finally, the Constitution gave the Autonomous Communities jurisdiction in the teaching of their co-official languages (Art. 148.1.17). This was of particular relevance, since it gave the </w:t>
      </w:r>
      <w:r w:rsidR="00EF6E70" w:rsidRPr="00450283">
        <w:rPr>
          <w:rFonts w:ascii="Times New Roman" w:hAnsi="Times New Roman" w:cs="Times New Roman"/>
        </w:rPr>
        <w:t>g</w:t>
      </w:r>
      <w:r w:rsidRPr="00450283">
        <w:rPr>
          <w:rFonts w:ascii="Times New Roman" w:hAnsi="Times New Roman" w:cs="Times New Roman"/>
        </w:rPr>
        <w:t>overnment of the Balearic Islands the capacity to implement the teaching of Catalan, impacting not only the linguistic panorama of the islands,</w:t>
      </w:r>
      <w:r w:rsidR="00824EB0" w:rsidRPr="00450283">
        <w:rPr>
          <w:rFonts w:ascii="Times New Roman" w:hAnsi="Times New Roman" w:cs="Times New Roman"/>
        </w:rPr>
        <w:t xml:space="preserve"> but also the perceived status that the language had had </w:t>
      </w:r>
      <w:del w:id="288" w:author="Kendra Dickinson" w:date="2024-04-13T17:29:00Z">
        <w:r w:rsidR="00824EB0" w:rsidRPr="00450283" w:rsidDel="00396C26">
          <w:rPr>
            <w:rFonts w:ascii="Times New Roman" w:hAnsi="Times New Roman" w:cs="Times New Roman"/>
          </w:rPr>
          <w:delText>until then</w:delText>
        </w:r>
      </w:del>
      <w:ins w:id="289" w:author="Kendra Dickinson" w:date="2024-04-13T17:29:00Z">
        <w:r w:rsidR="00396C26" w:rsidRPr="00450283">
          <w:rPr>
            <w:rFonts w:ascii="Times New Roman" w:hAnsi="Times New Roman" w:cs="Times New Roman"/>
          </w:rPr>
          <w:t>up to that point</w:t>
        </w:r>
      </w:ins>
      <w:r w:rsidR="00824EB0" w:rsidRPr="00450283">
        <w:rPr>
          <w:rFonts w:ascii="Times New Roman" w:hAnsi="Times New Roman" w:cs="Times New Roman"/>
        </w:rPr>
        <w:t xml:space="preserve"> among the Balearic society as a language not worth being taught. C</w:t>
      </w:r>
      <w:r w:rsidRPr="00450283">
        <w:rPr>
          <w:rFonts w:ascii="Times New Roman" w:hAnsi="Times New Roman" w:cs="Times New Roman"/>
        </w:rPr>
        <w:t>onsequently, education became one of the most important tools in ending the situation of diglossia and linguistic substitution in the archipelago.</w:t>
      </w:r>
    </w:p>
    <w:p w14:paraId="3AFAEDA7" w14:textId="220C3ED4"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second document is </w:t>
      </w:r>
      <w:r w:rsidRPr="00450283">
        <w:rPr>
          <w:rFonts w:ascii="Times New Roman" w:hAnsi="Times New Roman" w:cs="Times New Roman"/>
          <w:i/>
          <w:iCs/>
        </w:rPr>
        <w:t>Statute of Autonomy of the Balearic Islands</w:t>
      </w:r>
      <w:r w:rsidRPr="00450283">
        <w:rPr>
          <w:rFonts w:ascii="Times New Roman" w:hAnsi="Times New Roman" w:cs="Times New Roman"/>
        </w:rPr>
        <w:t xml:space="preserve"> (1983), which led to the establishment of a system of self-government in the region. One of the most important aspects of this document in terms of language was the recognition of Catalan as the archipelago’s own language and its status as co-official with Spanish (Art. 4.1). Importantly, it also declared that every citizen had the right to use the language and prohibited discrimination on linguistic grounds (Art. 4.2). However, of special relevance was the Art</w:t>
      </w:r>
      <w:ins w:id="290" w:author="Alejandro Andreas Jaume Losa" w:date="2024-04-16T11:24:00Z">
        <w:r w:rsidR="0058021D" w:rsidRPr="00450283">
          <w:rPr>
            <w:rFonts w:ascii="Times New Roman" w:hAnsi="Times New Roman" w:cs="Times New Roman"/>
          </w:rPr>
          <w:t>.</w:t>
        </w:r>
      </w:ins>
      <w:del w:id="291" w:author="Alejandro Andreas Jaume Losa" w:date="2024-04-16T11:24:00Z">
        <w:r w:rsidRPr="00450283" w:rsidDel="0058021D">
          <w:rPr>
            <w:rFonts w:ascii="Times New Roman" w:hAnsi="Times New Roman" w:cs="Times New Roman"/>
          </w:rPr>
          <w:delText>icle</w:delText>
        </w:r>
      </w:del>
      <w:r w:rsidRPr="00450283">
        <w:rPr>
          <w:rFonts w:ascii="Times New Roman" w:hAnsi="Times New Roman" w:cs="Times New Roman"/>
        </w:rPr>
        <w:t xml:space="preserve"> 4.3, </w:t>
      </w:r>
      <w:r w:rsidR="0025310D" w:rsidRPr="00450283">
        <w:rPr>
          <w:rFonts w:ascii="Times New Roman" w:hAnsi="Times New Roman" w:cs="Times New Roman"/>
        </w:rPr>
        <w:t>in which</w:t>
      </w:r>
      <w:r w:rsidRPr="00450283">
        <w:rPr>
          <w:rFonts w:ascii="Times New Roman" w:hAnsi="Times New Roman" w:cs="Times New Roman"/>
        </w:rPr>
        <w:t xml:space="preserve"> the </w:t>
      </w:r>
      <w:r w:rsidR="0025310D" w:rsidRPr="00450283">
        <w:rPr>
          <w:rFonts w:ascii="Times New Roman" w:hAnsi="Times New Roman" w:cs="Times New Roman"/>
        </w:rPr>
        <w:t>g</w:t>
      </w:r>
      <w:r w:rsidRPr="00450283">
        <w:rPr>
          <w:rFonts w:ascii="Times New Roman" w:hAnsi="Times New Roman" w:cs="Times New Roman"/>
        </w:rPr>
        <w:t xml:space="preserve">overnment committed to </w:t>
      </w:r>
      <w:r w:rsidRPr="00450283">
        <w:rPr>
          <w:rFonts w:ascii="Times New Roman" w:hAnsi="Times New Roman" w:cs="Times New Roman"/>
        </w:rPr>
        <w:lastRenderedPageBreak/>
        <w:t>taking all the necessary steps to reach equality between both languages in all domains, but especially to ensure that every citizen in the Balearic Islands had knowledge of both languages. This implied a complete renovation of the educational system</w:t>
      </w:r>
      <w:r w:rsidR="00824EB0" w:rsidRPr="00450283">
        <w:rPr>
          <w:rFonts w:ascii="Times New Roman" w:hAnsi="Times New Roman" w:cs="Times New Roman"/>
        </w:rPr>
        <w:t xml:space="preserve">. </w:t>
      </w:r>
      <w:r w:rsidRPr="00450283">
        <w:rPr>
          <w:rFonts w:ascii="Times New Roman" w:hAnsi="Times New Roman" w:cs="Times New Roman"/>
        </w:rPr>
        <w:t xml:space="preserve">In addition to the teaching of Catalan, the </w:t>
      </w:r>
      <w:r w:rsidR="0025310D" w:rsidRPr="00450283">
        <w:rPr>
          <w:rFonts w:ascii="Times New Roman" w:hAnsi="Times New Roman" w:cs="Times New Roman"/>
        </w:rPr>
        <w:t>g</w:t>
      </w:r>
      <w:r w:rsidRPr="00450283">
        <w:rPr>
          <w:rFonts w:ascii="Times New Roman" w:hAnsi="Times New Roman" w:cs="Times New Roman"/>
        </w:rPr>
        <w:t>overnment undertook the task of fostering the normalization of the language, that is, promoting the use of the language in all contexts (public administration, education, and the media)</w:t>
      </w:r>
      <w:r w:rsidR="00045CAD" w:rsidRPr="00450283">
        <w:rPr>
          <w:rFonts w:ascii="Times New Roman" w:hAnsi="Times New Roman" w:cs="Times New Roman"/>
        </w:rPr>
        <w:t xml:space="preserve"> in </w:t>
      </w:r>
      <w:r w:rsidR="009F4FE8" w:rsidRPr="00450283">
        <w:rPr>
          <w:rFonts w:ascii="Times New Roman" w:hAnsi="Times New Roman" w:cs="Times New Roman"/>
        </w:rPr>
        <w:t>order to</w:t>
      </w:r>
      <w:r w:rsidRPr="00450283">
        <w:rPr>
          <w:rFonts w:ascii="Times New Roman" w:hAnsi="Times New Roman" w:cs="Times New Roman"/>
        </w:rPr>
        <w:t xml:space="preserve"> encourage the Balearic society to become accustomed to using Catalan after forty years of being forbidden under Franco’s regime.</w:t>
      </w:r>
    </w:p>
    <w:p w14:paraId="477BF1F0" w14:textId="705AAD3E"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The third document, the </w:t>
      </w:r>
      <w:bookmarkStart w:id="292" w:name="_Hlk147496184"/>
      <w:r w:rsidRPr="00450283">
        <w:rPr>
          <w:rFonts w:ascii="Times New Roman" w:hAnsi="Times New Roman" w:cs="Times New Roman"/>
          <w:i/>
          <w:iCs/>
        </w:rPr>
        <w:t>Linguistic Normalization of the Balearic Islands Act</w:t>
      </w:r>
      <w:r w:rsidRPr="00450283">
        <w:rPr>
          <w:rFonts w:ascii="Times New Roman" w:hAnsi="Times New Roman" w:cs="Times New Roman"/>
        </w:rPr>
        <w:t xml:space="preserve"> </w:t>
      </w:r>
      <w:bookmarkEnd w:id="292"/>
      <w:r w:rsidRPr="00450283">
        <w:rPr>
          <w:rFonts w:ascii="Times New Roman" w:hAnsi="Times New Roman" w:cs="Times New Roman"/>
        </w:rPr>
        <w:t xml:space="preserve">(1986), was passed in response to </w:t>
      </w:r>
      <w:r w:rsidR="00045CAD" w:rsidRPr="00450283">
        <w:rPr>
          <w:rFonts w:ascii="Times New Roman" w:hAnsi="Times New Roman" w:cs="Times New Roman"/>
        </w:rPr>
        <w:t>the aforementioned goal of promoting the use of Catalan across domains</w:t>
      </w:r>
      <w:r w:rsidRPr="00450283">
        <w:rPr>
          <w:rFonts w:ascii="Times New Roman" w:hAnsi="Times New Roman" w:cs="Times New Roman"/>
        </w:rPr>
        <w:t>. The main objectives of this regulation were</w:t>
      </w:r>
      <w:r w:rsidR="00D36F6A" w:rsidRPr="00450283">
        <w:rPr>
          <w:rFonts w:ascii="Times New Roman" w:hAnsi="Times New Roman" w:cs="Times New Roman"/>
        </w:rPr>
        <w:t xml:space="preserve"> to</w:t>
      </w:r>
      <w:r w:rsidRPr="00450283">
        <w:rPr>
          <w:rFonts w:ascii="Times New Roman" w:hAnsi="Times New Roman" w:cs="Times New Roman"/>
        </w:rPr>
        <w:t xml:space="preserve"> (1)  make effective the progressive and normal use of the Catalan language in the official and administrative domain, (2) ensure the knowledge and progressive use of Catalan as the main language of education, (3) promote the use of the Catalan language in all means of social communication, and (4) create social awareness of the importance of the knowledge and use of the Catalan language by all citizens (Art. 1.2). Accordingly, Catalan was made the preferred language of both local and</w:t>
      </w:r>
      <w:r w:rsidR="00824EB0" w:rsidRPr="00450283">
        <w:rPr>
          <w:rFonts w:ascii="Times New Roman" w:hAnsi="Times New Roman" w:cs="Times New Roman"/>
        </w:rPr>
        <w:t xml:space="preserve"> autonomous </w:t>
      </w:r>
      <w:r w:rsidRPr="00450283">
        <w:rPr>
          <w:rFonts w:ascii="Times New Roman" w:hAnsi="Times New Roman" w:cs="Times New Roman"/>
        </w:rPr>
        <w:t xml:space="preserve">institutions, official documents started to be available in both Catalan and Spanish, and citizens were granted the right to choose the language of their preference in both administrative and legal proceedings. Catalan was also made the main language and medium of instruction in all levels of education, </w:t>
      </w:r>
      <w:r w:rsidR="00ED70F0" w:rsidRPr="00450283">
        <w:rPr>
          <w:rFonts w:ascii="Times New Roman" w:hAnsi="Times New Roman" w:cs="Times New Roman"/>
        </w:rPr>
        <w:t>and</w:t>
      </w:r>
      <w:ins w:id="293" w:author="Alejandro Andreas Jaume Losa" w:date="2024-04-16T11:24:00Z">
        <w:r w:rsidR="0058021D" w:rsidRPr="00450283">
          <w:rPr>
            <w:rFonts w:ascii="Times New Roman" w:hAnsi="Times New Roman" w:cs="Times New Roman"/>
          </w:rPr>
          <w:t xml:space="preserve"> </w:t>
        </w:r>
      </w:ins>
      <w:del w:id="294" w:author="Kendra Dickinson" w:date="2024-04-13T17:32:00Z">
        <w:r w:rsidR="00ED70F0" w:rsidRPr="00450283" w:rsidDel="00196DA1">
          <w:rPr>
            <w:rFonts w:ascii="Times New Roman" w:hAnsi="Times New Roman" w:cs="Times New Roman"/>
          </w:rPr>
          <w:delText xml:space="preserve"> </w:delText>
        </w:r>
        <w:r w:rsidRPr="00450283" w:rsidDel="00196DA1">
          <w:rPr>
            <w:rFonts w:ascii="Times New Roman" w:hAnsi="Times New Roman" w:cs="Times New Roman"/>
          </w:rPr>
          <w:delText xml:space="preserve">a </w:delText>
        </w:r>
      </w:del>
      <w:r w:rsidRPr="00450283">
        <w:rPr>
          <w:rFonts w:ascii="Times New Roman" w:hAnsi="Times New Roman" w:cs="Times New Roman"/>
        </w:rPr>
        <w:t xml:space="preserve">required training in Catalan among teachers and other professionals in the education domain was established, </w:t>
      </w:r>
      <w:r w:rsidR="00ED70F0" w:rsidRPr="00450283">
        <w:rPr>
          <w:rFonts w:ascii="Times New Roman" w:hAnsi="Times New Roman" w:cs="Times New Roman"/>
        </w:rPr>
        <w:t xml:space="preserve">in order </w:t>
      </w:r>
      <w:r w:rsidRPr="00450283">
        <w:rPr>
          <w:rFonts w:ascii="Times New Roman" w:hAnsi="Times New Roman" w:cs="Times New Roman"/>
        </w:rPr>
        <w:t xml:space="preserve">to promote bilingual education in Catalan and Spanish. Additionally, Catalan was established as the </w:t>
      </w:r>
      <w:r w:rsidR="00ED70F0" w:rsidRPr="00450283">
        <w:rPr>
          <w:rFonts w:ascii="Times New Roman" w:hAnsi="Times New Roman" w:cs="Times New Roman"/>
        </w:rPr>
        <w:t xml:space="preserve">default </w:t>
      </w:r>
      <w:r w:rsidRPr="00450283">
        <w:rPr>
          <w:rFonts w:ascii="Times New Roman" w:hAnsi="Times New Roman" w:cs="Times New Roman"/>
        </w:rPr>
        <w:t xml:space="preserve">language of the radio, television, and other media owned by the </w:t>
      </w:r>
      <w:r w:rsidR="00ED70F0" w:rsidRPr="00450283">
        <w:rPr>
          <w:rFonts w:ascii="Times New Roman" w:hAnsi="Times New Roman" w:cs="Times New Roman"/>
        </w:rPr>
        <w:t>government a</w:t>
      </w:r>
      <w:r w:rsidRPr="00450283">
        <w:rPr>
          <w:rFonts w:ascii="Times New Roman" w:hAnsi="Times New Roman" w:cs="Times New Roman"/>
        </w:rPr>
        <w:t>dministration</w:t>
      </w:r>
      <w:r w:rsidR="00ED70F0" w:rsidRPr="00450283">
        <w:rPr>
          <w:rFonts w:ascii="Times New Roman" w:hAnsi="Times New Roman" w:cs="Times New Roman"/>
        </w:rPr>
        <w:t>, and</w:t>
      </w:r>
      <w:r w:rsidRPr="00450283">
        <w:rPr>
          <w:rFonts w:ascii="Times New Roman" w:hAnsi="Times New Roman" w:cs="Times New Roman"/>
        </w:rPr>
        <w:t xml:space="preserve"> the production and exhibition of movies, plays and other cultural manifestations in Catalan was encouraged.</w:t>
      </w:r>
    </w:p>
    <w:p w14:paraId="78FD6EF5" w14:textId="2A96DEC2"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 xml:space="preserve">The </w:t>
      </w:r>
      <w:r w:rsidRPr="00450283">
        <w:rPr>
          <w:rFonts w:ascii="Times New Roman" w:hAnsi="Times New Roman" w:cs="Times New Roman"/>
          <w:i/>
          <w:iCs/>
        </w:rPr>
        <w:t>Linguistic Normalization Act</w:t>
      </w:r>
      <w:r w:rsidRPr="00450283">
        <w:rPr>
          <w:rFonts w:ascii="Times New Roman" w:hAnsi="Times New Roman" w:cs="Times New Roman"/>
        </w:rPr>
        <w:t xml:space="preserve"> led to a series of minor decrees and regulations that aimed at expanding certain aspects of the law. The most important ones were the</w:t>
      </w:r>
      <w:r w:rsidR="007F4284" w:rsidRPr="00450283">
        <w:rPr>
          <w:rFonts w:ascii="Times New Roman" w:hAnsi="Times New Roman" w:cs="Times New Roman"/>
        </w:rPr>
        <w:t xml:space="preserve"> Decree </w:t>
      </w:r>
      <w:r w:rsidRPr="00450283">
        <w:rPr>
          <w:rFonts w:ascii="Times New Roman" w:hAnsi="Times New Roman" w:cs="Times New Roman"/>
        </w:rPr>
        <w:t xml:space="preserve">92/1997, by which Catalan was established as the primary language of </w:t>
      </w:r>
      <w:ins w:id="295" w:author="Kendra Dickinson" w:date="2024-04-13T17:33:00Z">
        <w:r w:rsidR="00196DA1" w:rsidRPr="00450283">
          <w:rPr>
            <w:rFonts w:ascii="Times New Roman" w:hAnsi="Times New Roman" w:cs="Times New Roman"/>
          </w:rPr>
          <w:t xml:space="preserve">primary and secondary </w:t>
        </w:r>
      </w:ins>
      <w:r w:rsidRPr="00450283">
        <w:rPr>
          <w:rFonts w:ascii="Times New Roman" w:hAnsi="Times New Roman" w:cs="Times New Roman"/>
        </w:rPr>
        <w:t xml:space="preserve">education </w:t>
      </w:r>
      <w:del w:id="296" w:author="Kendra Dickinson" w:date="2024-04-13T17:33:00Z">
        <w:r w:rsidRPr="00450283" w:rsidDel="00196DA1">
          <w:rPr>
            <w:rFonts w:ascii="Times New Roman" w:hAnsi="Times New Roman" w:cs="Times New Roman"/>
          </w:rPr>
          <w:delText xml:space="preserve">(except for higher education) </w:delText>
        </w:r>
      </w:del>
      <w:del w:id="297" w:author="Kendra Dickinson" w:date="2024-04-13T17:34:00Z">
        <w:r w:rsidRPr="00450283" w:rsidDel="00196DA1">
          <w:rPr>
            <w:rFonts w:ascii="Times New Roman" w:hAnsi="Times New Roman" w:cs="Times New Roman"/>
          </w:rPr>
          <w:delText>and</w:delText>
        </w:r>
      </w:del>
      <w:ins w:id="298" w:author="Kendra Dickinson" w:date="2024-04-13T17:34:00Z">
        <w:r w:rsidR="00196DA1" w:rsidRPr="00450283">
          <w:rPr>
            <w:rFonts w:ascii="Times New Roman" w:hAnsi="Times New Roman" w:cs="Times New Roman"/>
          </w:rPr>
          <w:t>, requiring that</w:t>
        </w:r>
      </w:ins>
      <w:del w:id="299" w:author="Kendra Dickinson" w:date="2024-04-13T17:34:00Z">
        <w:r w:rsidRPr="00450283" w:rsidDel="00196DA1">
          <w:rPr>
            <w:rFonts w:ascii="Times New Roman" w:hAnsi="Times New Roman" w:cs="Times New Roman"/>
          </w:rPr>
          <w:delText xml:space="preserve"> </w:delText>
        </w:r>
      </w:del>
      <w:ins w:id="300" w:author="Kendra Dickinson" w:date="2024-04-14T09:50:00Z">
        <w:r w:rsidR="009C6E87" w:rsidRPr="00450283">
          <w:rPr>
            <w:rFonts w:ascii="Times New Roman" w:hAnsi="Times New Roman" w:cs="Times New Roman"/>
          </w:rPr>
          <w:t xml:space="preserve"> </w:t>
        </w:r>
      </w:ins>
      <w:r w:rsidRPr="00450283">
        <w:rPr>
          <w:rFonts w:ascii="Times New Roman" w:hAnsi="Times New Roman" w:cs="Times New Roman"/>
        </w:rPr>
        <w:t>at least 50% of the subjects had to be taught in th</w:t>
      </w:r>
      <w:ins w:id="301" w:author="Kendra Dickinson" w:date="2024-04-13T17:34:00Z">
        <w:r w:rsidR="00196DA1" w:rsidRPr="00450283">
          <w:rPr>
            <w:rFonts w:ascii="Times New Roman" w:hAnsi="Times New Roman" w:cs="Times New Roman"/>
          </w:rPr>
          <w:t>e</w:t>
        </w:r>
      </w:ins>
      <w:del w:id="302" w:author="Kendra Dickinson" w:date="2024-04-13T17:34:00Z">
        <w:r w:rsidRPr="00450283" w:rsidDel="00196DA1">
          <w:rPr>
            <w:rFonts w:ascii="Times New Roman" w:hAnsi="Times New Roman" w:cs="Times New Roman"/>
          </w:rPr>
          <w:delText>is</w:delText>
        </w:r>
      </w:del>
      <w:r w:rsidRPr="00450283">
        <w:rPr>
          <w:rFonts w:ascii="Times New Roman" w:hAnsi="Times New Roman" w:cs="Times New Roman"/>
        </w:rPr>
        <w:t xml:space="preserve"> language; Decree 100/1990, </w:t>
      </w:r>
      <w:del w:id="303" w:author="Kendra Dickinson" w:date="2024-04-13T17:35:00Z">
        <w:r w:rsidRPr="00450283" w:rsidDel="00196DA1">
          <w:rPr>
            <w:rFonts w:ascii="Times New Roman" w:hAnsi="Times New Roman" w:cs="Times New Roman"/>
          </w:rPr>
          <w:delText xml:space="preserve">by </w:delText>
        </w:r>
      </w:del>
      <w:r w:rsidRPr="00450283">
        <w:rPr>
          <w:rFonts w:ascii="Times New Roman" w:hAnsi="Times New Roman" w:cs="Times New Roman"/>
        </w:rPr>
        <w:t xml:space="preserve">which </w:t>
      </w:r>
      <w:ins w:id="304" w:author="Kendra Dickinson" w:date="2024-04-13T17:35:00Z">
        <w:r w:rsidR="00196DA1" w:rsidRPr="00450283">
          <w:rPr>
            <w:rFonts w:ascii="Times New Roman" w:hAnsi="Times New Roman" w:cs="Times New Roman"/>
          </w:rPr>
          <w:t xml:space="preserve">established Catalan as </w:t>
        </w:r>
      </w:ins>
      <w:r w:rsidRPr="00450283">
        <w:rPr>
          <w:rFonts w:ascii="Times New Roman" w:hAnsi="Times New Roman" w:cs="Times New Roman"/>
        </w:rPr>
        <w:t>the usual language of the Administration</w:t>
      </w:r>
      <w:del w:id="305" w:author="Kendra Dickinson" w:date="2024-04-13T17:35:00Z">
        <w:r w:rsidRPr="00450283" w:rsidDel="00196DA1">
          <w:rPr>
            <w:rFonts w:ascii="Times New Roman" w:hAnsi="Times New Roman" w:cs="Times New Roman"/>
          </w:rPr>
          <w:delText xml:space="preserve"> had to be Catalan</w:delText>
        </w:r>
      </w:del>
      <w:r w:rsidRPr="00450283">
        <w:rPr>
          <w:rFonts w:ascii="Times New Roman" w:hAnsi="Times New Roman" w:cs="Times New Roman"/>
        </w:rPr>
        <w:t>; and Decree 25/2001 which established knowledge of Catalan</w:t>
      </w:r>
      <w:r w:rsidR="006B4973" w:rsidRPr="00450283">
        <w:rPr>
          <w:rFonts w:ascii="Times New Roman" w:hAnsi="Times New Roman" w:cs="Times New Roman"/>
        </w:rPr>
        <w:t xml:space="preserve"> as a requirement</w:t>
      </w:r>
      <w:r w:rsidRPr="00450283">
        <w:rPr>
          <w:rFonts w:ascii="Times New Roman" w:hAnsi="Times New Roman" w:cs="Times New Roman"/>
        </w:rPr>
        <w:t xml:space="preserve"> to work in the civil service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{"citationID":"fE1wDBYr","properties":{"formattedCitation":"(Aguil\\uc0\\u243{}-Mora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(Aguiló-Mora &amp; Lynch, 2017)</w:t>
      </w:r>
      <w:r w:rsidRPr="00450283">
        <w:rPr>
          <w:rFonts w:ascii="Times New Roman" w:hAnsi="Times New Roman" w:cs="Times New Roman"/>
        </w:rPr>
        <w:fldChar w:fldCharType="end"/>
      </w:r>
      <w:r w:rsidRPr="00450283">
        <w:rPr>
          <w:rFonts w:ascii="Times New Roman" w:hAnsi="Times New Roman" w:cs="Times New Roman"/>
        </w:rPr>
        <w:t xml:space="preserve">. Particularly relevant to this study, however, is the </w:t>
      </w:r>
      <w:r w:rsidRPr="00450283">
        <w:rPr>
          <w:rFonts w:ascii="Times New Roman" w:hAnsi="Times New Roman" w:cs="Times New Roman"/>
          <w:i/>
          <w:iCs/>
        </w:rPr>
        <w:t>Linguistic Normalization Regulation of the City Council of Palma</w:t>
      </w:r>
      <w:r w:rsidRPr="00450283">
        <w:rPr>
          <w:rFonts w:ascii="Times New Roman" w:hAnsi="Times New Roman" w:cs="Times New Roman"/>
        </w:rPr>
        <w:t xml:space="preserve"> (1987)</w:t>
      </w:r>
      <w:r w:rsidR="00340878" w:rsidRPr="00450283">
        <w:rPr>
          <w:rFonts w:ascii="Times New Roman" w:hAnsi="Times New Roman" w:cs="Times New Roman"/>
        </w:rPr>
        <w:t>.</w:t>
      </w:r>
      <w:r w:rsidRPr="00450283">
        <w:rPr>
          <w:rFonts w:ascii="Times New Roman" w:hAnsi="Times New Roman" w:cs="Times New Roman"/>
        </w:rPr>
        <w:t xml:space="preserve"> This regulation states that Catalan is Palma’s own language and both Catalan and Spanish are the official languages of the City Council. It also states that citizens have the right to communicate with the City Council in any of the two languages and </w:t>
      </w:r>
      <w:r w:rsidR="00340878" w:rsidRPr="00450283">
        <w:rPr>
          <w:rFonts w:ascii="Times New Roman" w:hAnsi="Times New Roman" w:cs="Times New Roman"/>
        </w:rPr>
        <w:t>prohibits</w:t>
      </w:r>
      <w:r w:rsidRPr="00450283">
        <w:rPr>
          <w:rFonts w:ascii="Times New Roman" w:hAnsi="Times New Roman" w:cs="Times New Roman"/>
        </w:rPr>
        <w:t xml:space="preserve">  </w:t>
      </w:r>
      <w:r w:rsidR="009F4FE8" w:rsidRPr="00450283">
        <w:rPr>
          <w:rFonts w:ascii="Times New Roman" w:hAnsi="Times New Roman" w:cs="Times New Roman"/>
        </w:rPr>
        <w:t>discrimination on</w:t>
      </w:r>
      <w:r w:rsidRPr="00450283">
        <w:rPr>
          <w:rFonts w:ascii="Times New Roman" w:hAnsi="Times New Roman" w:cs="Times New Roman"/>
        </w:rPr>
        <w:t xml:space="preserve"> linguistic grounds. In addition, it states that all communications from the City Council should be in Catalan by default, as well as any documents or certificates issued, and that the City Council is committed to promoting linguistic awareness and the use of Catalan.</w:t>
      </w:r>
    </w:p>
    <w:p w14:paraId="2D96A6FD" w14:textId="35AC1EB4" w:rsidR="00882DA8" w:rsidRPr="00450283" w:rsidRDefault="002B710C"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Decades after </w:t>
      </w:r>
      <w:r w:rsidR="00882DA8" w:rsidRPr="00450283">
        <w:rPr>
          <w:rFonts w:ascii="Times New Roman" w:hAnsi="Times New Roman" w:cs="Times New Roman"/>
        </w:rPr>
        <w:t xml:space="preserve">the approval of this legal framework, it is clear that many of the objectives proposed at the time have been achieved. For example, general knowledge of Catalan among the Balearic population has increased considerably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{"citationID":"O9jlYDgx","properties":{"formattedCitation":"(Vanrell &amp; Meli\\uc0\\u224{}, 2017)","plainCitation":"(Vanrell &amp; Melià, 2017)","noteIndex":0},"citationItems":[{"id":139,"uris":["http://zotero.org/users/13397765/items/4LG7BLQA"],"itemData":{"id":139,"type":"book","event-place":"Barcelona","ISBN":"978-84-8384-366-6","language":"cat","note":"OCLC: 1039940376","publisher":"UIB","publisher-place":"Barcelona","source":"Open WorldCat","title":"Enquesta d'usos lingüístics a les Illes Balears 2014: anàlisi","title-short":"Enquesta d'usos lingüístics a les Illes Balears 2014","author":[{"family":"Vanrell","given":"Maria del Mar"},{"family":"Melià","given":"Joan"}],"issued":{"date-parts":[["2017"]]}}}],"schema":"https://github.com/citation-style-language/schema/raw/master/csl-citation.json"}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(Vanrell &amp; Melià, 2017)</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and the presence of the language in society has become much more noticeable and </w:t>
      </w:r>
      <w:del w:id="306" w:author="Alejandro Andreas Jaume Losa" w:date="2024-04-16T11:25:00Z">
        <w:r w:rsidR="00882DA8" w:rsidRPr="00450283" w:rsidDel="0058021D">
          <w:rPr>
            <w:rFonts w:ascii="Times New Roman" w:hAnsi="Times New Roman" w:cs="Times New Roman"/>
          </w:rPr>
          <w:delText>evident</w:delText>
        </w:r>
        <w:r w:rsidR="00377BC3" w:rsidRPr="00450283" w:rsidDel="0058021D">
          <w:rPr>
            <w:rFonts w:ascii="Times New Roman" w:hAnsi="Times New Roman" w:cs="Times New Roman"/>
          </w:rPr>
          <w:delText xml:space="preserve"> </w:delText>
        </w:r>
      </w:del>
      <w:commentRangeStart w:id="307"/>
      <w:ins w:id="308" w:author="Alejandro Andreas Jaume Losa" w:date="2024-04-16T11:25:00Z">
        <w:r w:rsidR="0058021D" w:rsidRPr="00450283">
          <w:rPr>
            <w:rFonts w:ascii="Times New Roman" w:hAnsi="Times New Roman" w:cs="Times New Roman"/>
          </w:rPr>
          <w:t>evident. This is apparent in the use of signs, indicators and signposts in Catalan throughout the territory, the use of Catalan by default in all official communications of the Government of the Balearic Islands, the Parliament, the island councils, the local public administration, and the public corporations and institutions dependent on the autonomous community, and the establishment of a public radio and television entity in 2005 whose language of communication is Catalan.</w:t>
        </w:r>
        <w:r w:rsidR="0058021D" w:rsidRPr="00450283">
          <w:rPr>
            <w:rStyle w:val="CommentReference"/>
            <w:rFonts w:ascii="Times New Roman" w:eastAsia="Times New Roman" w:hAnsi="Times New Roman" w:cs="Times New Roman"/>
            <w:kern w:val="0"/>
            <w:sz w:val="24"/>
            <w:szCs w:val="24"/>
            <w14:ligatures w14:val="none"/>
            <w:rPrChange w:id="309" w:author="Alejandro Andreas Jaume Losa" w:date="2024-04-16T11:37:00Z">
              <w:rPr>
                <w:rStyle w:val="CommentReference"/>
                <w:rFonts w:ascii="Times New Roman" w:eastAsia="Times New Roman" w:hAnsi="Times New Roman" w:cs="Times New Roman"/>
                <w:kern w:val="0"/>
                <w14:ligatures w14:val="none"/>
              </w:rPr>
            </w:rPrChange>
          </w:rPr>
          <w:t xml:space="preserve"> </w:t>
        </w:r>
        <w:commentRangeEnd w:id="307"/>
        <w:r w:rsidR="0058021D" w:rsidRPr="00450283">
          <w:rPr>
            <w:rStyle w:val="CommentReference"/>
            <w:rFonts w:ascii="Times New Roman" w:eastAsia="Times New Roman" w:hAnsi="Times New Roman" w:cs="Times New Roman"/>
            <w:kern w:val="0"/>
            <w:sz w:val="24"/>
            <w:szCs w:val="24"/>
            <w14:ligatures w14:val="none"/>
            <w:rPrChange w:id="310" w:author="Alejandro Andreas Jaume Losa" w:date="2024-04-16T11:37:00Z">
              <w:rPr>
                <w:rStyle w:val="CommentReference"/>
                <w:rFonts w:ascii="Times New Roman" w:eastAsia="Times New Roman" w:hAnsi="Times New Roman" w:cs="Times New Roman"/>
                <w:kern w:val="0"/>
                <w14:ligatures w14:val="none"/>
              </w:rPr>
            </w:rPrChange>
          </w:rPr>
          <w:commentReference w:id="307"/>
        </w:r>
        <w:r w:rsidR="0058021D" w:rsidRPr="00450283" w:rsidDel="0058021D">
          <w:rPr>
            <w:rFonts w:ascii="Times New Roman" w:hAnsi="Times New Roman" w:cs="Times New Roman"/>
          </w:rPr>
          <w:t xml:space="preserve"> </w:t>
        </w:r>
      </w:ins>
      <w:commentRangeStart w:id="311"/>
      <w:commentRangeStart w:id="312"/>
      <w:del w:id="313" w:author="Alejandro Andreas Jaume Losa" w:date="2024-04-16T11:25:00Z">
        <w:r w:rsidR="00377BC3" w:rsidRPr="00450283" w:rsidDel="0058021D">
          <w:rPr>
            <w:rFonts w:ascii="Times New Roman" w:hAnsi="Times New Roman" w:cs="Times New Roman"/>
          </w:rPr>
          <w:delText>(</w:delText>
        </w:r>
        <w:r w:rsidR="009F4FE8" w:rsidRPr="00450283" w:rsidDel="0058021D">
          <w:rPr>
            <w:rFonts w:ascii="Times New Roman" w:hAnsi="Times New Roman" w:cs="Times New Roman"/>
          </w:rPr>
          <w:delText>e.g.</w:delText>
        </w:r>
        <w:r w:rsidR="00377BC3" w:rsidRPr="00450283" w:rsidDel="0058021D">
          <w:rPr>
            <w:rFonts w:ascii="Times New Roman" w:hAnsi="Times New Roman" w:cs="Times New Roman"/>
          </w:rPr>
          <w:delText>, the use of signs, indicators and signposts in Catalan throughout the territory, the use of Catalan by default in all official communications of the Government of the Balearic Islands, the Parliament, the island councils, the local public administration, and the public corporations and institutions dependent on the autonomous community, and the establishment of a public radio and television entity in 2005 whose language of communication is Catalan).</w:delText>
        </w:r>
        <w:r w:rsidR="00882DA8" w:rsidRPr="00450283" w:rsidDel="0058021D">
          <w:rPr>
            <w:rFonts w:ascii="Times New Roman" w:hAnsi="Times New Roman" w:cs="Times New Roman"/>
          </w:rPr>
          <w:delText xml:space="preserve"> </w:delText>
        </w:r>
        <w:commentRangeEnd w:id="311"/>
        <w:r w:rsidR="001466E5" w:rsidRPr="00450283" w:rsidDel="0058021D">
          <w:rPr>
            <w:rStyle w:val="CommentReference"/>
            <w:rFonts w:ascii="Times New Roman" w:eastAsia="Times New Roman" w:hAnsi="Times New Roman" w:cs="Times New Roman"/>
            <w:kern w:val="0"/>
            <w:sz w:val="24"/>
            <w:szCs w:val="24"/>
            <w14:ligatures w14:val="none"/>
            <w:rPrChange w:id="314" w:author="Alejandro Andreas Jaume Losa" w:date="2024-04-16T11:37:00Z">
              <w:rPr>
                <w:rStyle w:val="CommentReference"/>
                <w:rFonts w:ascii="Times New Roman" w:eastAsia="Times New Roman" w:hAnsi="Times New Roman" w:cs="Times New Roman"/>
                <w:kern w:val="0"/>
                <w14:ligatures w14:val="none"/>
              </w:rPr>
            </w:rPrChange>
          </w:rPr>
          <w:commentReference w:id="311"/>
        </w:r>
        <w:commentRangeEnd w:id="312"/>
        <w:r w:rsidR="001466E5" w:rsidRPr="00450283" w:rsidDel="0058021D">
          <w:rPr>
            <w:rStyle w:val="CommentReference"/>
            <w:rFonts w:ascii="Times New Roman" w:eastAsia="Times New Roman" w:hAnsi="Times New Roman" w:cs="Times New Roman"/>
            <w:kern w:val="0"/>
            <w:sz w:val="24"/>
            <w:szCs w:val="24"/>
            <w14:ligatures w14:val="none"/>
            <w:rPrChange w:id="315" w:author="Alejandro Andreas Jaume Losa" w:date="2024-04-16T11:37:00Z">
              <w:rPr>
                <w:rStyle w:val="CommentReference"/>
                <w:rFonts w:ascii="Times New Roman" w:eastAsia="Times New Roman" w:hAnsi="Times New Roman" w:cs="Times New Roman"/>
                <w:kern w:val="0"/>
                <w14:ligatures w14:val="none"/>
              </w:rPr>
            </w:rPrChange>
          </w:rPr>
          <w:commentReference w:id="312"/>
        </w:r>
      </w:del>
      <w:r w:rsidR="00882DA8" w:rsidRPr="00450283">
        <w:rPr>
          <w:rFonts w:ascii="Times New Roman" w:hAnsi="Times New Roman" w:cs="Times New Roman"/>
        </w:rPr>
        <w:t xml:space="preserve">However, the establishment of this legal framework and the consequent implementation of certain language policies has been accompanied by a </w:t>
      </w:r>
      <w:r w:rsidR="00882DA8" w:rsidRPr="00450283">
        <w:rPr>
          <w:rFonts w:ascii="Times New Roman" w:hAnsi="Times New Roman" w:cs="Times New Roman"/>
        </w:rPr>
        <w:lastRenderedPageBreak/>
        <w:t xml:space="preserve">process of polarization in the Balearic society in terms of language attitudes, particularly in Palma, the capital city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{"citationID":"iuLqKWPV","properties":{"formattedCitation":"(Aguil\\uc0\\u243{}-Mora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00DE19D8" w:rsidRPr="00450283">
        <w:rPr>
          <w:rFonts w:ascii="Times New Roman" w:hAnsi="Times New Roman" w:cs="Times New Roman"/>
          <w:lang w:val="es-ES_tradnl"/>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lang w:val="es-ES"/>
        </w:rPr>
        <w:t>(Aguiló-Mora &amp; Lynch, 2017; Calafat Vila &amp; Calero-Pons, 2019; Castell et al., 2023; Ibáñez Ferreté, 2014; Tudela Isanta, 2021)</w:t>
      </w:r>
      <w:r w:rsidR="00882DA8" w:rsidRPr="00450283">
        <w:rPr>
          <w:rFonts w:ascii="Times New Roman" w:hAnsi="Times New Roman" w:cs="Times New Roman"/>
        </w:rPr>
        <w:fldChar w:fldCharType="end"/>
      </w:r>
      <w:r w:rsidR="00882DA8" w:rsidRPr="00450283">
        <w:rPr>
          <w:rFonts w:ascii="Times New Roman" w:hAnsi="Times New Roman" w:cs="Times New Roman"/>
          <w:lang w:val="es-ES"/>
        </w:rPr>
        <w:t xml:space="preserve">. </w:t>
      </w:r>
      <w:r w:rsidR="00882DA8" w:rsidRPr="00450283">
        <w:rPr>
          <w:rFonts w:ascii="Times New Roman" w:hAnsi="Times New Roman" w:cs="Times New Roman"/>
        </w:rPr>
        <w:t xml:space="preserve">This is not surprising given the close relationship between language policy and language attitudes. In fact, there is a common assumption that much policy and planning can or should be intended to change language attitudes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{"citationID":"JLevybs9","properties":{"formattedCitation":"(O\\uc0\\u8217{}Rourke &amp; Hogan\\uc0\\u8208{}Brun, 2012)","plainCitation":"(O’Rourke &amp; Hogan‐Brun, 2012)","noteIndex":0},"citationItems":[{"id":135,"uris":["http://zotero.org/users/13397765/items/K6NR73R6"],"itemData":{"id":135,"type":"chapter","abstract":"Abstract\n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(O’Rourke &amp; Hogan‐Brun, 2012)</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w:t>
      </w:r>
    </w:p>
    <w:p w14:paraId="1769BE99" w14:textId="34F0B967" w:rsidR="00B16A2F" w:rsidRPr="00450283" w:rsidRDefault="00882DA8" w:rsidP="00882DA8">
      <w:pPr>
        <w:spacing w:line="480" w:lineRule="auto"/>
        <w:ind w:firstLine="720"/>
        <w:jc w:val="both"/>
        <w:rPr>
          <w:rFonts w:ascii="Times New Roman" w:hAnsi="Times New Roman" w:cs="Times New Roman"/>
        </w:rPr>
      </w:pPr>
      <w:commentRangeStart w:id="316"/>
      <w:r w:rsidRPr="00450283">
        <w:rPr>
          <w:rFonts w:ascii="Times New Roman" w:hAnsi="Times New Roman" w:cs="Times New Roman"/>
        </w:rPr>
        <w:t>Accordingly</w:t>
      </w:r>
      <w:commentRangeEnd w:id="316"/>
      <w:r w:rsidR="00A12677" w:rsidRPr="00450283">
        <w:rPr>
          <w:rStyle w:val="CommentReference"/>
          <w:rFonts w:ascii="Times New Roman" w:eastAsia="Times New Roman" w:hAnsi="Times New Roman" w:cs="Times New Roman"/>
          <w:kern w:val="0"/>
          <w:sz w:val="24"/>
          <w:szCs w:val="24"/>
          <w14:ligatures w14:val="none"/>
          <w:rPrChange w:id="317" w:author="Alejandro Andreas Jaume Losa" w:date="2024-04-16T11:37:00Z">
            <w:rPr>
              <w:rStyle w:val="CommentReference"/>
              <w:rFonts w:ascii="Times New Roman" w:eastAsia="Times New Roman" w:hAnsi="Times New Roman" w:cs="Times New Roman"/>
              <w:kern w:val="0"/>
              <w14:ligatures w14:val="none"/>
            </w:rPr>
          </w:rPrChange>
        </w:rPr>
        <w:commentReference w:id="316"/>
      </w:r>
      <w:r w:rsidRPr="00450283">
        <w:rPr>
          <w:rFonts w:ascii="Times New Roman" w:hAnsi="Times New Roman" w:cs="Times New Roman"/>
        </w:rPr>
        <w:t xml:space="preserve">, </w:t>
      </w:r>
      <w:r w:rsidR="00B16A2F" w:rsidRPr="00450283">
        <w:rPr>
          <w:rFonts w:ascii="Times New Roman" w:hAnsi="Times New Roman" w:cs="Times New Roman"/>
        </w:rPr>
        <w:t>previous work has</w:t>
      </w:r>
      <w:r w:rsidRPr="00450283">
        <w:rPr>
          <w:rFonts w:ascii="Times New Roman" w:hAnsi="Times New Roman" w:cs="Times New Roman"/>
        </w:rPr>
        <w:t xml:space="preserve"> examined this relationship in many different social contexts, in order to determine how policy </w:t>
      </w:r>
      <w:r w:rsidR="00B16A2F" w:rsidRPr="00450283">
        <w:rPr>
          <w:rFonts w:ascii="Times New Roman" w:hAnsi="Times New Roman" w:cs="Times New Roman"/>
        </w:rPr>
        <w:t xml:space="preserve">can </w:t>
      </w:r>
      <w:r w:rsidRPr="00450283">
        <w:rPr>
          <w:rFonts w:ascii="Times New Roman" w:hAnsi="Times New Roman" w:cs="Times New Roman"/>
        </w:rPr>
        <w:t xml:space="preserve">affect language attitudes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{"citationID":"1OKwiKrE","properties":{"formattedCitation":"(Marley, 2004)","plainCitation":"(Marley, 2004)","noteIndex":0},"citationItems":[{"id":137,"uris":["http://zotero.org/users/13397765/items/VQWPA4HN"],"itemData":{"id":137,"type":"article-journal","container-title":"Language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(Marley, 2004)</w:t>
      </w:r>
      <w:r w:rsidRPr="00450283">
        <w:rPr>
          <w:rFonts w:ascii="Times New Roman" w:hAnsi="Times New Roman" w:cs="Times New Roman"/>
        </w:rPr>
        <w:fldChar w:fldCharType="end"/>
      </w:r>
      <w:r w:rsidRPr="00450283">
        <w:rPr>
          <w:rFonts w:ascii="Times New Roman" w:hAnsi="Times New Roman" w:cs="Times New Roman"/>
        </w:rPr>
        <w:t xml:space="preserve"> and vice versa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{"citationID":"xuWcqG6w","properties":{"formattedCitation":"(Errihani, 2008; Mukhuba, 2005)","plainCitation":"(Errihani, 2008; Mukhuba, 2005)","noteIndex":0},"citationItems":[{"id":138,"uris":["http://zotero.org/users/13397765/items/B6BY5PLU"],"itemData":{"id":138,"type":"article-journal","container-title":"The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(Errihani, 2008; Mukhuba, 2005)</w:t>
      </w:r>
      <w:r w:rsidRPr="00450283">
        <w:rPr>
          <w:rFonts w:ascii="Times New Roman" w:hAnsi="Times New Roman" w:cs="Times New Roman"/>
        </w:rPr>
        <w:fldChar w:fldCharType="end"/>
      </w:r>
      <w:r w:rsidRPr="00450283">
        <w:rPr>
          <w:rFonts w:ascii="Times New Roman" w:hAnsi="Times New Roman" w:cs="Times New Roman"/>
        </w:rPr>
        <w:t xml:space="preserve">. With regard to the former,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{"citationID":"OkxuOL5k","properties":{"formattedCitation":"(Bertolotti &amp; Coll, 2020)","plainCitation":"(Bertolotti &amp; Coll, 2020)","dontUpdate":true,"noteIndex":0},"citationItems":[{"id":131,"uris":["http://zotero.org/users/13397765/items/SWUWY6DD"],"itemData":{"id":131,"type":"chapter","container-title":"Issues in Hispanic and Lusophone Linguistics","event-place":"Amsterdam","ISBN":"978-90-272-0511-7","language":"en","note":"DOI: 10.1075/ihll.25.05ber","page":"112-136","publisher":"John Benjamins Publishing Company","publisher-place":"Amsterdam","source":"DOI.org (Crossref)","title":"Attitudes toward Portuguese in Uruguay in the nineteenth century","URL":"https://benjamins.com/catalog/ihll.25.05ber","volume":"25","editor":[{"family":"Bugel","given":"Talia"},{"family":"Montes-Alcalá","given":"Cecilia"}],"author":[{"family":"Bertolotti","given":"Virginia"},{"family":"Coll","given":"Magdalena"}],"accessed":{"date-parts":[["2024",2,16]]},"issued":{"date-parts":[["2020",4,15]]}}}],"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Bertolotti &amp; Coll (2020)</w:t>
      </w:r>
      <w:r w:rsidRPr="00450283">
        <w:rPr>
          <w:rFonts w:ascii="Times New Roman" w:hAnsi="Times New Roman" w:cs="Times New Roman"/>
        </w:rPr>
        <w:fldChar w:fldCharType="end"/>
      </w:r>
      <w:r w:rsidRPr="00450283">
        <w:rPr>
          <w:rFonts w:ascii="Times New Roman" w:hAnsi="Times New Roman" w:cs="Times New Roman"/>
        </w:rPr>
        <w:t xml:space="preserve"> studied the language attitudes toward Portuguese in Uruguay during the Luo-Brazilian military occupation in the 19</w:t>
      </w:r>
      <w:r w:rsidRPr="00450283">
        <w:rPr>
          <w:rFonts w:ascii="Times New Roman" w:hAnsi="Times New Roman" w:cs="Times New Roman"/>
          <w:vertAlign w:val="superscript"/>
        </w:rPr>
        <w:t xml:space="preserve">th </w:t>
      </w:r>
      <w:r w:rsidRPr="00450283">
        <w:rPr>
          <w:rFonts w:ascii="Times New Roman" w:hAnsi="Times New Roman" w:cs="Times New Roman"/>
        </w:rPr>
        <w:t xml:space="preserve">century through </w:t>
      </w:r>
      <w:del w:id="318" w:author="Kendra Dickinson" w:date="2024-04-13T17:38:00Z">
        <w:r w:rsidRPr="00450283" w:rsidDel="00A12677">
          <w:rPr>
            <w:rFonts w:ascii="Times New Roman" w:hAnsi="Times New Roman" w:cs="Times New Roman"/>
          </w:rPr>
          <w:delText xml:space="preserve">the </w:delText>
        </w:r>
      </w:del>
      <w:r w:rsidRPr="00450283">
        <w:rPr>
          <w:rFonts w:ascii="Times New Roman" w:hAnsi="Times New Roman" w:cs="Times New Roman"/>
        </w:rPr>
        <w:t>analysis of legislative documents, documents found in judicial or government archives, pieces published in the press, and literary writings. The analysis revealed two types of attitudes: negative and neutral. Negative attitudes were found in Montevideo, as a result of the language policy promoted by the government in its effort to build a nation-state that</w:t>
      </w:r>
      <w:r w:rsidR="00B16A2F" w:rsidRPr="00450283">
        <w:rPr>
          <w:rFonts w:ascii="Times New Roman" w:hAnsi="Times New Roman" w:cs="Times New Roman"/>
        </w:rPr>
        <w:t xml:space="preserve"> was perceived as</w:t>
      </w:r>
      <w:r w:rsidRPr="00450283">
        <w:rPr>
          <w:rFonts w:ascii="Times New Roman" w:hAnsi="Times New Roman" w:cs="Times New Roman"/>
        </w:rPr>
        <w:t xml:space="preserve"> threatened by the presence of Portuguese. Neutral attitudes, on the other hand, were present at the border area, far from the capital city. </w:t>
      </w:r>
    </w:p>
    <w:p w14:paraId="079106AA" w14:textId="120571AC" w:rsidR="00882DA8" w:rsidRPr="00450283" w:rsidRDefault="00B16A2F" w:rsidP="00882DA8">
      <w:pPr>
        <w:spacing w:line="480" w:lineRule="auto"/>
        <w:ind w:firstLine="720"/>
        <w:jc w:val="both"/>
        <w:rPr>
          <w:rFonts w:ascii="Times New Roman" w:hAnsi="Times New Roman" w:cs="Times New Roman"/>
        </w:rPr>
      </w:pPr>
      <w:r w:rsidRPr="00450283">
        <w:rPr>
          <w:rFonts w:ascii="Times New Roman" w:hAnsi="Times New Roman" w:cs="Times New Roman"/>
        </w:rPr>
        <w:t>Conversely</w:t>
      </w:r>
      <w:r w:rsidR="00882DA8" w:rsidRPr="00450283">
        <w:rPr>
          <w:rFonts w:ascii="Times New Roman" w:hAnsi="Times New Roman" w:cs="Times New Roman"/>
        </w:rPr>
        <w:t xml:space="preserve">, language attitudes can also exert an influence on language policy. For example,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{"citationID":"pO2FgM1G","properties":{"formattedCitation":"(Kester, 2020)","plainCitation":"(Kester, 2020)","dontUpdate":true,"noteIndex":0},"citationItems":[{"id":130,"uris":["http://zotero.org/users/13397765/items/85IQHXXT"],"itemData":{"id":130,"type":"chapter","container-title":"Issues in Hispanic and Lusophone Linguistics","event-place":"Amsterdam","ISBN":"978-90-272-0511-7","language":"en","note":"DOI: 10.1075/ihll.25.07kes","page":"156-181","publisher":"John Benjamins Publishing Company","publisher-place":"Amsterdam","source":"DOI.org (Crossref)","title":"Language use, language attitudes and identity in Curaçao","URL":"https://benjamins.com/catalog/ihll.25.07kes","volume":"25","editor":[{"family":"Bugel","given":"Talia"},{"family":"Montes-Alcalá","given":"Cecilia"}],"author":[{"family":"Kester","given":"Ellen-Petra"}],"accessed":{"date-parts":[["2024",2,16]]},"issued":{"date-parts":[["2020",4,15]]}}}],"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noProof/>
        </w:rPr>
        <w:t>Kester (2020)</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studied the patterns of language use, language attitudes, and identity in Curaçao among people of different age groups and with different parental birth places and found that Papiamentu, aside from its widespread use, is considered an essential part of Curaçao’s identity and the attitudes toward it are predominantly positive. As a result, the authors contend that these findings could significantly contribute to language policy and planning initiatives in the Dutch Caribbean. The frequent use of Papiamentu, its importance in education and the job market, </w:t>
      </w:r>
      <w:r w:rsidR="00882DA8" w:rsidRPr="00450283">
        <w:rPr>
          <w:rFonts w:ascii="Times New Roman" w:hAnsi="Times New Roman" w:cs="Times New Roman"/>
        </w:rPr>
        <w:lastRenderedPageBreak/>
        <w:t>coupled with its role as a marker of local identity, strongly advocate for an expanded role of the language within the education system. Both studies, therefore, highlight the close relationship between language policy and language attitudes.</w:t>
      </w:r>
    </w:p>
    <w:p w14:paraId="463991A9" w14:textId="146850CE" w:rsidR="007668C7" w:rsidRPr="00450283" w:rsidRDefault="00882DA8" w:rsidP="00882DA8">
      <w:pPr>
        <w:spacing w:line="480" w:lineRule="auto"/>
        <w:ind w:firstLine="720"/>
        <w:jc w:val="both"/>
        <w:rPr>
          <w:rFonts w:ascii="Times New Roman" w:hAnsi="Times New Roman" w:cs="Times New Roman"/>
          <w:lang w:val="es-ES"/>
        </w:rPr>
      </w:pPr>
      <w:r w:rsidRPr="00450283">
        <w:rPr>
          <w:rFonts w:ascii="Times New Roman" w:hAnsi="Times New Roman" w:cs="Times New Roman"/>
        </w:rPr>
        <w:t xml:space="preserve">This relationship has also been explored in regions where Catalan and Spanish coexist from many different perspectives, such as education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{"citationID":"FhQ4glAJ","properties":{"formattedCitation":"(D\\uc0\\u237{}az-Torrent et al., 2017; Huguet, 2001; Huguet &amp; Biscarri Gassi\\uc0\\u243{}, 1995; Huguet &amp; Su\\uc0\\u239{}ls, 1997; Jan\\uc0\\u233{}s et al., 2008; Lapresta Rey et al., 2010)","plainCitation":"(Díaz-Torrent et al., 2017; Huguet, 2001; Huguet &amp; Biscarri Gassió, 1995; Huguet &amp; Suïls, 1997; Janés et al., 2008; Lapresta Rey et al., 2010)","noteIndex":0},"citationItems":[{"id":140,"uris":["http://zotero.org/users/13397765/items/XYT2YW8D"],"itemData":{"id":140,"type":"article-journal","abstract":"Abstract.A STUDY ON THE LANGUAGE ATTITUDES OF THE STUDENTS IN THE PRINCIPALITY OF ANDORRAFrom the direct relationship between language attitudes and language competences emerges the necessity of a good knowledge of the former if the long term aim is to improve the latter. This generally valid assertion seems even more obvious in the context of the European microstates, as they are more sensitive to the dynamics of a significantly reduced population. Such is the case of Andorra, characterized by a multilingual sociolinguistic context and an education design in accordance with that sociolinguistic profile. This study presents a quantitative analysis of the data collected through a questionnaire of language use and language attitudes conducted on 208 students (15-16 years old) in the 4th grade of Compulsory Secondary Education of the Escola Andorrana, Andorra’s public education system. The languages ??thoroughly analyzed in the questionnaire are Catalan (the official language), Castilian, French, English, Portuguese, and the mother tongues of the immigrant groups. The results obtained so far show clearly favorable attitudes of the students toward Catalan and English, results that are somewhat predictable in both cases, given the official status of the first one and the international importance of the second one. The generalized neutral attitudes toward French were surprising, as it is the language of instruction throughout the Primary and Secondary Education of Escola Andorrana. Finally, it must be stated that Portuguese, along with other languages present ??in the country received the least favorable evaluations.Keywords: Language attitudes, immigration, multilingualism, Principality of AndorraResumen.La relación directa entre actitudes lingüísticas y competencia lingüística hace necesario un buen conocimiento de las primeras si el objetivo, a largo plazo, es mejorar las segundas. Si dicha aserción resulta cierta en general, aún parece más evidente en el contexto de los microestados europeos, siendo más sensibles como son a las dinámicas de una población marcadamente reducida. Este es el caso del Principado de Andorra, caracterizado por un panorama sociolingüístico multilingüe, y por un mapa educativo en consonancia con dicho perfil sociolingüístico. El presente estudio muestra un análisis cuantitativo de los datos recogidos mediante un cuestionario de usos y actitudes lingüísticas con 208 alumnos (15-16 años de edad) de 4º curso de Educación Secundaria Obligatoria de la Escola Andorrana, sistema educativo público en Andorra. Las lenguas analizadas en detalle en el cuestionario son el catalán (lengua oficial del país), el castellano, el francés, el inglés, el portugués, así como las lenguas propias de los colectivos de origen inmigrante. Los resultados obtenidos hasta el momento muestran unas actitudes claramente favorables de los escolares hacia el catalán y el inglés, algo previsible en ambos casos, visto el estatus oficial de la primera y la relevancia internacional de la segunda. Sorprenden las actitudes neutras generalizadas respecto del francés, a pesar de ser lengua de instrucción a lo largo de las etapas de enseñanza primaria y secundaria de Escola Andorrana. Por último, cabe destacar que el portugués, junto con el resto de lenguas presentes en el país, recibe las valoraciones menos favorables.Palabras clave: Actitudes lingüísticas, inmigración, multilingüismo, Principado de Andorra","container-title":"International Journal of Developmental and Educational Psychology. Revista INFAD de Psicología.","DOI":"10.17060/ijodaep.2014.n1.v7.805","ISSN":"0214-9877","issue":"1","journalAbbreviation":"Revista INFAD de Psicología","page":"343","source":"DOI.org (Crossref)","title":"UN ESTUDIO DE LAS ACTITUDES LINGÜÍSTICAS EN LOS ESCOLARES DEL PRINCIPADO DE ANDORRA","volume":"7","author":[{"family":"Díaz-Torrent","given":"Txema"},{"family":"Huguet","given":"Ángel"},{"family":"Lanos","given":"Adelina"},{"family":"Janés","given":"Judit"}],"issued":{"date-parts":[["2017",1,30]]}}},{"id":142,"uris":["http://zotero.org/users/13397765/items/GBA85K6L"],"itemData":{"id":142,"type":"article-journal","container-title":"Revista de educación","issue":"326","note":"ISBN: 0034-8082\npublisher: Espanya. Ministerio de Educación, Cultura y Deporte. Subdirección General de …","page":"355-371","title":"Lenguas en contacto y educación: influencia del prestigio de las lenguas en las actitudes lingüísticas de los escolares","author":[{"family":"Huguet","given":"Àngel"}],"issued":{"date-parts":[["2001"]]}}},{"id":143,"uris":["http://zotero.org/users/13397765/items/9ACZ3QQS"],"itemData":{"id":143,"type":"article-journal","container-title":"Revista interuniversitaria de formación del profesorado","issue":"23","note":"ISBN: 0213-8646\npublisher: Asociación Universitaria de Formación del Profesorado","page":"163-175","title":"Actitudes lingüísticas de los escolares en el\" Baix Cinca\": incidencia de algunos factores","author":[{"family":"Huguet","given":"Àngel"},{"family":"Biscarri Gassió","given":"Joan"}],"issued":{"date-parts":[["1995"]]}}},{"id":144,"uris":["http://zotero.org/users/13397765/items/YXQPSC8Z"],"itemData":{"id":144,"type":"article-journal","container-title":"Llengua i ús: revista tècnica de política lingüística","issue":"10","note":"publisher: Secretaria de Política Lingüística, Generalitat de Catalunya","page":"52-57","source":"Google Scholar","title":"Influència del prestigi de les llengües en les actituds lingüístiques dels escolars: el cas de Catalunya i l'Aragó catalanòfon","title-short":"Influència del prestigi de les llengües en les actituds lingüístiques dels escolars","author":[{"family":"Huguet","given":"Àngel"},{"family":"Suïls","given":"Jordi"}],"issued":{"date-parts":[["1997"]]}}},{"id":146,"uris":["http://zotero.org/users/13397765/items/F2CHPHZX"],"itemData":{"id":146,"type":"chapter","container-title":"Nou vinguts, fins quan? La incorporació de l'alumnat estranger nouvingut al currículum ordinari","note":"publisher: Documenta Universitaria","page":"1000–1009","publisher":"Documenta Universitaria","source":"Google Scholar","title":"Una aproximació a les actituds envers el catalá i el castella de l'alumnat nouvingut a Catalunya","URL":"https://www.torrossa.com/gs/resourceProxy?an=2435083&amp;publisher=FZZ231","author":[{"family":"Janés","given":"Judit"},{"family":"Querol","given":"Mònica"},{"family":"Huguet","given":"Àngel"}],"accessed":{"date-parts":[["2024",2,17]]},"issued":{"date-parts":[["2008"]]}}},{"id":150,"uris":["http://zotero.org/users/13397765/items/BUV6KRJV"],"itemData":{"id":150,"type":"article-journal","abstract":"La continua llegada de población inmigrante a los países de la Europa Occidental está produciendo transformaciones en estas sociedades. Evidentemente, la sociedad catalana no es ajena a estos cambios y, año tras año, ve incrementado el número de recién llegados/ as procedentes de orígenes geográficos, culturales y lingüísticos muy diversos. Estas personas, en ocasiones sin un conocimiento previo, se encuentran con las peculiaridades socioculturales y lingüísticas de la sociedad receptora. En el caso de Cataluña, nos interesa destacar la cuestión lingüística, a la cual se han dedicado muchos esfuerzos durante los últimos años en un intento de acercarse a una situación de normalidad en lo referente al conocimiento y uso de la lengua catalana. En el presente artículo se presentan los principales resultados de una investigación centrada en el análisis de los discursos sobre los que anclan las actitudes lingüísticas de los escolares de origen inmigrante en Cataluña. La técnica de investigación social utilizada ha sido la entrevista en profundidad semidirigida, realizando el análisis del contenido de las mismas a partir del «Análisis de contenido temático basado en categorías» (Bardin, 1986). Las conclusiones más relevantes indican que, por encima del Área de Origen o la Condición Lingüística Familiar, la principal variable que permite articular los discursos detectados es la que se puede denominar «Satisfacción y Percepción de Valoración e Integración Escolar y Social», de tal manera que los jóvenes de origen inmigrante que se sienten más valorados e integrados escolar y socialmente desarrollan mejores actitudes hacia la lengua catalana y castellana. Este hecho tiene claras repercusiones respecto las generalizaciones reduccionistas y estereotipadas que vinculan un área de origen con unas determinadas actitudes hacia las lenguas oficiales en Cataluña, así como de cara a la política lingüística y las ideologías lingüísticas de la sociedad en general.","ISSN":"0034-8082","issue":"353","language":"spa","note":"publisher: Espanya. Ministerio de Educación, Cultura y Deporte. Subdirección General de Documentación y Publicaciones","page":"521-547","source":"repositori.udl.cat","title":"Análisis discursivo de las actitudes lingüísticas de los escolares de origen inmigrante en Cataluña","author":[{"family":"Lapresta Rey","given":"Cecilio"},{"family":"Huguet","given":"Àngel"},{"family":"Janés i Carulla","given":"Judit"}],"issued":{"date-parts":[["2010"]]}}}],"schema":"https://github.com/citation-style-language/schema/raw/master/csl-citation.json"}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(Díaz-Torrent et al., 2017; Huguet, 2001; Huguet &amp; Biscarri Gassió, 1995; Huguet &amp; Suïls, 1997; Janés et al., 2008; Lapresta Rey et al., 2010)</w:t>
      </w:r>
      <w:r w:rsidRPr="00450283">
        <w:rPr>
          <w:rFonts w:ascii="Times New Roman" w:hAnsi="Times New Roman" w:cs="Times New Roman"/>
        </w:rPr>
        <w:fldChar w:fldCharType="end"/>
      </w:r>
      <w:r w:rsidRPr="00450283">
        <w:rPr>
          <w:rFonts w:ascii="Times New Roman" w:hAnsi="Times New Roman" w:cs="Times New Roman"/>
        </w:rPr>
        <w:t xml:space="preserve">, immigration and ethnic origin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{"citationID":"8Ys4VieR","properties":{"formattedCitation":"(Estors Sastre, 2014; Igl\\uc0\\u233{}sias, 2010; Querol Coronado &amp; Huguet Canalis, 2010)","plainCitation":"(Estors Sastre, 2014; Iglésias, 2010; Querol Coronado &amp; Huguet Canalis, 2010)","dontUpdate":true,"noteIndex":0},"citationItems":[{"id":152,"uris":["http://zotero.org/users/13397765/items/2SSJKAEZ"],"itemData":{"id":152,"type":"article-journal","container-title":"Treballs de Sociolingüística Catalana","DOI":"10.2436/20.2504.01.74","ISSN":"2013-9136","issue":"24","language":"cat","page":"153-171","source":"DOI.org (CSL JSON)","title":"Les Actituds lingüístiques segons l'origen dels aprenents de català com a llengua d'acollida","author":[{"family":"Estors Sastre","given":"Laura"}],"issued":{"date-parts":[["2014"]]}}},{"id":153,"uris":["http://zotero.org/users/13397765/items/D78DBEPR"],"itemData":{"id":153,"type":"article-journal","container-title":"Els Marges: revista de llengua i literatura","issue":"92","note":"ISBN: 2339-8256","page":"18-53","title":"Llengua i immigració en la Catalunya contemporània: imaginaris de l'altre i actituds lingüístiques dels parlants arran de la immigració murciana","author":[{"family":"Iglésias","given":"Narcís"}],"issued":{"date-parts":[["2010"]]}}},{"id":154,"uris":["http://zotero.org/users/13397765/items/7IGMILDX"],"itemData":{"id":154,"type":"article-journal","container-title":"SL&amp;i en red: Segundas Lenguas e Inmigración en red","issue":"4","note":"ISBN: 1989-1954\npublisher: segundaslenguaseinmigracion","page":"61-79","title":"Conocimiento lingüístico y actitudes lingüísticas. Un estudio sobre sus relaciones en el alumnado de origen inmigrante de Cataluña","author":[{"family":"Querol Coronado","given":"Mónica"},{"family":"Huguet Canalis","given":"Ángel"}],"issued":{"date-parts":[["2010"]]}}}],"schema":"https://github.com/citation-style-language/schema/raw/master/csl-citation.json"}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(Estors Sastre, 2014; Iglésias, 2010; Querol &amp; Huguet, 2010)</w:t>
      </w:r>
      <w:r w:rsidRPr="00450283">
        <w:rPr>
          <w:rFonts w:ascii="Times New Roman" w:hAnsi="Times New Roman" w:cs="Times New Roman"/>
        </w:rPr>
        <w:fldChar w:fldCharType="end"/>
      </w:r>
      <w:r w:rsidRPr="00450283">
        <w:rPr>
          <w:rFonts w:ascii="Times New Roman" w:hAnsi="Times New Roman" w:cs="Times New Roman"/>
        </w:rPr>
        <w:t xml:space="preserve">, age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{"citationID":"hCkgeETO","properties":{"formattedCitation":"(Joan i Mar\\uc0\\u237{}, 2010; Ubalde, 2013)","plainCitation":"(Joan i Marí, 2010; Ubalde, 2013)","noteIndex":0},"citationItems":[{"id":155,"uris":["http://zotero.org/users/13397765/items/2JMYKWG7"],"itemData":{"id":155,"type":"article-journal","container-title":"Anuari de Psicologia","title":"Joves i hibridació lingüística: de l'acceptació social a l'interès personal","author":[{"family":"Joan i Marí","given":"Bernat"}],"issued":{"date-parts":[["2010"]]}}},{"id":156,"uris":["http://zotero.org/users/13397765/items/RG2FFDQ8"],"itemData":{"id":156,"type":"article-journal","container-title":"Treballs de sociolingüística catalana","DOI":"10.2436/20.2504.01.61","ISSN":"2013-9136","issue":"23","language":"cat","page":"287-302","source":"DOI.org (CSL JSON)","title":"L'Adopció d'actituds lingüístiques: un estudi transversal sobre les actituds vers el català en adolescents de Catalunya i la Franja","title-short":"L'Adopció d'actituds lingüístiques","author":[{"family":"Ubalde","given":"Josep"}],"issued":{"date-parts":[["2013"]]}}}],"schema":"https://github.com/citation-style-language/schema/raw/master/csl-citation.json"}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(Joan i Marí, 2010; Ubalde, 2013)</w:t>
      </w:r>
      <w:r w:rsidRPr="00450283">
        <w:rPr>
          <w:rFonts w:ascii="Times New Roman" w:hAnsi="Times New Roman" w:cs="Times New Roman"/>
        </w:rPr>
        <w:fldChar w:fldCharType="end"/>
      </w:r>
      <w:r w:rsidRPr="00450283">
        <w:rPr>
          <w:rFonts w:ascii="Times New Roman" w:hAnsi="Times New Roman" w:cs="Times New Roman"/>
        </w:rPr>
        <w:t xml:space="preserve">, and family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{"citationID":"eAkpjgXv","properties":{"formattedCitation":"(Huguet-Canal\\uc0\\u237{}s, 2005)","plainCitation":"(Huguet-Canalís, 2005)","dontUpdate":true,"noteIndex":0},"citationItems":[{"id":157,"uris":["http://zotero.org/users/13397765/items/SZW5Z6HJ"],"itemData":{"id":157,"type":"article-journal","container-title":"Revista de Psicología Social","DOI":"10.1174/0213474053683167","ISSN":"0213-4748, 1579-3680","issue":"2","journalAbbreviation":"Revista de Psicología Social","language":"es","page":"175-191","source":"DOI.org (Crossref)","title":"Génesis y desarrollo de las actitudes lingüísticas en contextos bilingües. Análisis de algunas variables del ámbito escolar y sociofamiliar","volume":"20","author":[{"family":"Huguet-Canalís","given":"Ángel"}],"issued":{"date-parts":[["2005",1]]}}}],"schema":"https://github.com/citation-style-language/schema/raw/master/csl-citation.json"}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(Huguet, 2005)</w:t>
      </w:r>
      <w:r w:rsidRPr="00450283">
        <w:rPr>
          <w:rFonts w:ascii="Times New Roman" w:hAnsi="Times New Roman" w:cs="Times New Roman"/>
        </w:rPr>
        <w:fldChar w:fldCharType="end"/>
      </w:r>
      <w:r w:rsidRPr="00450283">
        <w:rPr>
          <w:rFonts w:ascii="Times New Roman" w:hAnsi="Times New Roman" w:cs="Times New Roman"/>
        </w:rPr>
        <w:t xml:space="preserve">, among others. </w:t>
      </w:r>
      <w:r w:rsidR="006668D8" w:rsidRPr="00450283">
        <w:rPr>
          <w:rFonts w:ascii="Times New Roman" w:hAnsi="Times New Roman" w:cs="Times New Roman"/>
        </w:rPr>
        <w:t>Overall</w:t>
      </w:r>
      <w:r w:rsidRPr="00450283">
        <w:rPr>
          <w:rFonts w:ascii="Times New Roman" w:hAnsi="Times New Roman" w:cs="Times New Roman"/>
        </w:rPr>
        <w:t xml:space="preserve">, these studies </w:t>
      </w:r>
      <w:r w:rsidR="007668C7" w:rsidRPr="00450283">
        <w:rPr>
          <w:rFonts w:ascii="Times New Roman" w:hAnsi="Times New Roman" w:cs="Times New Roman"/>
        </w:rPr>
        <w:t xml:space="preserve">find </w:t>
      </w:r>
      <w:r w:rsidRPr="00450283">
        <w:rPr>
          <w:rFonts w:ascii="Times New Roman" w:hAnsi="Times New Roman" w:cs="Times New Roman"/>
        </w:rPr>
        <w:t>that the language polic</w:t>
      </w:r>
      <w:r w:rsidR="007668C7" w:rsidRPr="00450283">
        <w:rPr>
          <w:rFonts w:ascii="Times New Roman" w:hAnsi="Times New Roman" w:cs="Times New Roman"/>
        </w:rPr>
        <w:t>ies</w:t>
      </w:r>
      <w:r w:rsidRPr="00450283">
        <w:rPr>
          <w:rFonts w:ascii="Times New Roman" w:hAnsi="Times New Roman" w:cs="Times New Roman"/>
        </w:rPr>
        <w:t xml:space="preserve"> implemented in Catalan-Spanish bilingual regions has had a positive impact on the attitudes toward both languages and, in particular, toward Catalan. This trend can especially be seen in the case of the school-age immigrant population, who perceive Catalan as the key to social and professional integration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{"citationID":"fQvuGTDK","properties":{"formattedCitation":"(Estors Sastre, 2014; Lapresta Rey et al., 2010)","plainCitation":"(Estors Sastre, 2014; Lapresta Rey et al., 2010)","noteIndex":0},"citationItems":[{"id":152,"uris":["http://zotero.org/users/13397765/items/2SSJKAEZ"],"itemData":{"id":152,"type":"article-journal","container-title":"Treballs de Sociolingüística Catalana","DOI":"10.2436/20.2504.01.74","ISSN":"2013-9136","issue":"24","language":"cat","page":"153-171","source":"DOI.org (CSL JSON)","title":"Les Actituds lingüístiques segons l'origen dels aprenents de català com a llengua d'acollida","author":[{"family":"Estors Sastre","given":"Laura"}],"issued":{"date-parts":[["2014"]]}}},{"id":150,"uris":["http://zotero.org/users/13397765/items/BUV6KRJV"],"itemData":{"id":150,"type":"article-journal","abstract":"La continua llegada de población inmigrante a los países de la Europa Occidental está produciendo transformaciones en estas sociedades. Evidentemente, la sociedad catalana no es ajena a estos cambios y, año tras año, ve incrementado el número de recién llegados/ as procedentes de orígenes geográficos, culturales y lingüísticos muy diversos. Estas personas, en ocasiones sin un conocimiento previo, se encuentran con las peculiaridades socioculturales y lingüísticas de la sociedad receptora. En el caso de Cataluña, nos interesa destacar la cuestión lingüística, a la cual se han dedicado muchos esfuerzos durante los últimos años en un intento de acercarse a una situación de normalidad en lo referente al conocimiento y uso de la lengua catalana. En el presente artículo se presentan los principales resultados de una investigación centrada en el análisis de los discursos sobre los que anclan las actitudes lingüísticas de los escolares de origen inmigrante en Cataluña. La técnica de investigación social utilizada ha sido la entrevista en profundidad semidirigida, realizando el análisis del contenido de las mismas a partir del «Análisis de contenido temático basado en categorías» (Bardin, 1986). Las conclusiones más relevantes indican que, por encima del Área de Origen o la Condición Lingüística Familiar, la principal variable que permite articular los discursos detectados es la que se puede denominar «Satisfacción y Percepción de Valoración e Integración Escolar y Social», de tal manera que los jóvenes de origen inmigrante que se sienten más valorados e integrados escolar y socialmente desarrollan mejores actitudes hacia la lengua catalana y castellana. Este hecho tiene claras repercusiones respecto las generalizaciones reduccionistas y estereotipadas que vinculan un área de origen con unas determinadas actitudes hacia las lenguas oficiales en Cataluña, así como de cara a la política lingüística y las ideologías lingüísticas de la sociedad en general.","ISSN":"0034-8082","issue":"353","language":"spa","note":"publisher: Espanya. Ministerio de Educación, Cultura y Deporte. Subdirección General de Documentación y Publicaciones","page":"521-547","source":"repositori.udl.cat","title":"Análisis discursivo de las actitudes lingüísticas de los escolares de origen inmigrante en Cataluña","author":[{"family":"Lapresta Rey","given":"Cecilio"},{"family":"Huguet","given":"Àngel"},{"family":"Janés i Carulla","given":"Judit"}],"issued":{"date-parts":[["2010"]]}}}],"schema":"https://github.com/citation-style-language/schema/raw/master/csl-citation.json"}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(Estors Sastre, 2014; Lapresta Rey et al., 2010)</w:t>
      </w:r>
      <w:r w:rsidRPr="00450283">
        <w:rPr>
          <w:rFonts w:ascii="Times New Roman" w:hAnsi="Times New Roman" w:cs="Times New Roman"/>
        </w:rPr>
        <w:fldChar w:fldCharType="end"/>
      </w:r>
      <w:r w:rsidRPr="00450283">
        <w:rPr>
          <w:rFonts w:ascii="Times New Roman" w:hAnsi="Times New Roman" w:cs="Times New Roman"/>
        </w:rPr>
        <w:t>. The vast majority of these studies, however, have been carried out in Catalonia, with only a few exceptions in other Catalan and Spanish-speaking regions</w:t>
      </w:r>
      <w:r w:rsidR="006668D8" w:rsidRPr="00450283">
        <w:rPr>
          <w:rFonts w:ascii="Times New Roman" w:hAnsi="Times New Roman" w:cs="Times New Roman"/>
        </w:rPr>
        <w:t xml:space="preserve">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{"citationID":"a49p2v10n1","properties":{"formattedCitation":"(Aguil\\uc0\\u243{}-Mora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00EA6F0E" w:rsidRPr="00450283">
        <w:rPr>
          <w:rFonts w:ascii="Times New Roman" w:hAnsi="Times New Roman" w:cs="Times New Roman"/>
          <w:lang w:val="es-ES"/>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6668D8" w:rsidRPr="00450283">
        <w:rPr>
          <w:rFonts w:ascii="Times New Roman" w:hAnsi="Times New Roman" w:cs="Times New Roman"/>
        </w:rPr>
        <w:fldChar w:fldCharType="separate"/>
      </w:r>
      <w:r w:rsidR="00EA6F0E" w:rsidRPr="00450283">
        <w:rPr>
          <w:rFonts w:ascii="Times New Roman" w:hAnsi="Times New Roman" w:cs="Times New Roman"/>
          <w:kern w:val="0"/>
          <w:lang w:val="es-ES"/>
        </w:rPr>
        <w:t>(Aguiló-Mora &amp; Lynch, 2017; Calafat Vila &amp; Calero-Pons, 2019; Castell et al., 2023; Ibáñez Ferreté, 2014; Tudela Isanta, 2021)</w:t>
      </w:r>
      <w:r w:rsidR="006668D8" w:rsidRPr="00450283">
        <w:rPr>
          <w:rFonts w:ascii="Times New Roman" w:hAnsi="Times New Roman" w:cs="Times New Roman"/>
        </w:rPr>
        <w:fldChar w:fldCharType="end"/>
      </w:r>
      <w:r w:rsidR="006668D8" w:rsidRPr="00450283">
        <w:rPr>
          <w:rFonts w:ascii="Times New Roman" w:hAnsi="Times New Roman" w:cs="Times New Roman"/>
          <w:lang w:val="es-ES"/>
        </w:rPr>
        <w:t>.</w:t>
      </w:r>
    </w:p>
    <w:p w14:paraId="1E6104CF" w14:textId="16052501" w:rsidR="00882DA8" w:rsidRPr="00450283" w:rsidRDefault="00882DA8" w:rsidP="006668D8">
      <w:pPr>
        <w:spacing w:line="480" w:lineRule="auto"/>
        <w:ind w:firstLine="720"/>
        <w:jc w:val="both"/>
        <w:rPr>
          <w:rFonts w:ascii="Times New Roman" w:hAnsi="Times New Roman" w:cs="Times New Roman"/>
        </w:rPr>
      </w:pPr>
      <w:r w:rsidRPr="00450283">
        <w:rPr>
          <w:rFonts w:ascii="Times New Roman" w:hAnsi="Times New Roman" w:cs="Times New Roman"/>
        </w:rPr>
        <w:t xml:space="preserve">In the case of the Balearic Islands, a number of findings related to language attitudes </w:t>
      </w:r>
      <w:del w:id="319" w:author="Kendra Dickinson" w:date="2024-04-13T17:39:00Z">
        <w:r w:rsidRPr="00450283" w:rsidDel="00A12677">
          <w:rPr>
            <w:rFonts w:ascii="Times New Roman" w:hAnsi="Times New Roman" w:cs="Times New Roman"/>
          </w:rPr>
          <w:delText>can be</w:delText>
        </w:r>
      </w:del>
      <w:ins w:id="320" w:author="Kendra Dickinson" w:date="2024-04-13T17:39:00Z">
        <w:r w:rsidR="00A12677" w:rsidRPr="00450283">
          <w:rPr>
            <w:rFonts w:ascii="Times New Roman" w:hAnsi="Times New Roman" w:cs="Times New Roman"/>
          </w:rPr>
          <w:t>have been</w:t>
        </w:r>
      </w:ins>
      <w:r w:rsidRPr="00450283">
        <w:rPr>
          <w:rFonts w:ascii="Times New Roman" w:hAnsi="Times New Roman" w:cs="Times New Roman"/>
        </w:rPr>
        <w:t xml:space="preserve"> reported</w:t>
      </w:r>
      <w:r w:rsidR="007668C7" w:rsidRPr="00450283">
        <w:rPr>
          <w:rFonts w:ascii="Times New Roman" w:hAnsi="Times New Roman" w:cs="Times New Roman"/>
        </w:rPr>
        <w:t xml:space="preserve">. </w:t>
      </w:r>
      <w:r w:rsidRPr="00450283">
        <w:rPr>
          <w:rFonts w:ascii="Times New Roman" w:hAnsi="Times New Roman" w:cs="Times New Roman"/>
        </w:rPr>
        <w:t>First, place of residence has been found to play a role in the formation of language attitudes toward Catalan and Spanish in Mallorca. According</w:t>
      </w:r>
      <w:r w:rsidR="006A383F" w:rsidRPr="00450283">
        <w:rPr>
          <w:rFonts w:ascii="Times New Roman" w:hAnsi="Times New Roman" w:cs="Times New Roman"/>
        </w:rPr>
        <w:t xml:space="preserve"> to the responses to a language skills and attitudes survey of 33 students enrolled in a Catalan Language and </w:t>
      </w:r>
      <w:del w:id="321" w:author="Kendra Dickinson" w:date="2024-04-13T17:40:00Z">
        <w:r w:rsidR="006A383F" w:rsidRPr="00450283" w:rsidDel="0062792D">
          <w:rPr>
            <w:rFonts w:ascii="Times New Roman" w:hAnsi="Times New Roman" w:cs="Times New Roman"/>
          </w:rPr>
          <w:delText xml:space="preserve">its </w:delText>
        </w:r>
      </w:del>
      <w:r w:rsidR="006A383F" w:rsidRPr="00450283">
        <w:rPr>
          <w:rFonts w:ascii="Times New Roman" w:hAnsi="Times New Roman" w:cs="Times New Roman"/>
        </w:rPr>
        <w:t xml:space="preserve">Didactics course </w:t>
      </w:r>
      <w:ins w:id="322" w:author="Kendra Dickinson" w:date="2024-04-13T17:40:00Z">
        <w:r w:rsidR="0062792D" w:rsidRPr="00450283">
          <w:rPr>
            <w:rFonts w:ascii="Times New Roman" w:hAnsi="Times New Roman" w:cs="Times New Roman"/>
          </w:rPr>
          <w:t>at</w:t>
        </w:r>
      </w:ins>
      <w:del w:id="323" w:author="Kendra Dickinson" w:date="2024-04-13T17:40:00Z">
        <w:r w:rsidR="006A383F" w:rsidRPr="00450283" w:rsidDel="0062792D">
          <w:rPr>
            <w:rFonts w:ascii="Times New Roman" w:hAnsi="Times New Roman" w:cs="Times New Roman"/>
          </w:rPr>
          <w:delText>in</w:delText>
        </w:r>
      </w:del>
      <w:r w:rsidR="006A383F" w:rsidRPr="00450283">
        <w:rPr>
          <w:rFonts w:ascii="Times New Roman" w:hAnsi="Times New Roman" w:cs="Times New Roman"/>
        </w:rPr>
        <w:t xml:space="preserve"> the University of the Balearic Islands, </w:t>
      </w:r>
      <w:r w:rsidR="006A383F" w:rsidRPr="00450283">
        <w:rPr>
          <w:rFonts w:ascii="Times New Roman" w:hAnsi="Times New Roman" w:cs="Times New Roman"/>
          <w:noProof/>
        </w:rPr>
        <w:t xml:space="preserve">Calafat Vila &amp; Calero-Pons </w:t>
      </w:r>
      <w:r w:rsidR="006A383F"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{"citationID":"IEAkwghh","properties":{"formattedCitation":"(Calafat Vila &amp; Calero-Pons, 2019)","plainCitation":"(Calafat Vila &amp; Calero-Pons, 2019)","dontUpdate":true,"noteIndex":0},"citationItems":[{"id":124,"uris":["http://zotero.org/users/13397765/items/VLPZLSLU"],"itemData":{"id":124,"type":"article-journal","abstract":"En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006A383F" w:rsidRPr="00450283">
        <w:rPr>
          <w:rFonts w:ascii="Times New Roman" w:hAnsi="Times New Roman" w:cs="Times New Roman"/>
        </w:rPr>
        <w:fldChar w:fldCharType="separate"/>
      </w:r>
      <w:r w:rsidR="006A383F" w:rsidRPr="00450283">
        <w:rPr>
          <w:rFonts w:ascii="Times New Roman" w:hAnsi="Times New Roman" w:cs="Times New Roman"/>
          <w:noProof/>
        </w:rPr>
        <w:t>(2019)</w:t>
      </w:r>
      <w:r w:rsidR="006A383F" w:rsidRPr="00450283">
        <w:rPr>
          <w:rFonts w:ascii="Times New Roman" w:hAnsi="Times New Roman" w:cs="Times New Roman"/>
        </w:rPr>
        <w:fldChar w:fldCharType="end"/>
      </w:r>
      <w:r w:rsidR="006A383F" w:rsidRPr="00450283">
        <w:rPr>
          <w:rFonts w:ascii="Times New Roman" w:hAnsi="Times New Roman" w:cs="Times New Roman"/>
          <w:noProof/>
        </w:rPr>
        <w:t xml:space="preserve"> argue that </w:t>
      </w:r>
      <w:r w:rsidRPr="00450283">
        <w:rPr>
          <w:rFonts w:ascii="Times New Roman" w:hAnsi="Times New Roman" w:cs="Times New Roman"/>
        </w:rPr>
        <w:t xml:space="preserve">the attitudes of those who live in areas with lower social contact with Catalan, such as Palma, tend to be less positive toward this language and more positive toward Spanish, as opposed to the attitudes of those who live outside of Palma, where the presence of Catalan is greater and, therefore, the </w:t>
      </w:r>
      <w:r w:rsidRPr="00450283">
        <w:rPr>
          <w:rFonts w:ascii="Times New Roman" w:hAnsi="Times New Roman" w:cs="Times New Roman"/>
        </w:rPr>
        <w:lastRenderedPageBreak/>
        <w:t xml:space="preserve">attitudes toward </w:t>
      </w:r>
      <w:r w:rsidR="00EF7883" w:rsidRPr="00450283">
        <w:rPr>
          <w:rFonts w:ascii="Times New Roman" w:hAnsi="Times New Roman" w:cs="Times New Roman"/>
        </w:rPr>
        <w:t>it</w:t>
      </w:r>
      <w:r w:rsidRPr="00450283">
        <w:rPr>
          <w:rFonts w:ascii="Times New Roman" w:hAnsi="Times New Roman" w:cs="Times New Roman"/>
        </w:rPr>
        <w:t xml:space="preserve"> tend to be more positive</w:t>
      </w:r>
      <w:r w:rsidR="006A383F" w:rsidRPr="00450283">
        <w:rPr>
          <w:rFonts w:ascii="Times New Roman" w:hAnsi="Times New Roman" w:cs="Times New Roman"/>
        </w:rPr>
        <w:t xml:space="preserve">. </w:t>
      </w:r>
      <w:r w:rsidR="00EF7883" w:rsidRPr="00450283">
        <w:rPr>
          <w:rFonts w:ascii="Times New Roman" w:hAnsi="Times New Roman" w:cs="Times New Roman"/>
        </w:rPr>
        <w:t>Second,</w:t>
      </w:r>
      <w:r w:rsidRPr="00450283">
        <w:rPr>
          <w:rFonts w:ascii="Times New Roman" w:hAnsi="Times New Roman" w:cs="Times New Roman"/>
        </w:rPr>
        <w:t xml:space="preserve"> </w:t>
      </w:r>
      <w:r w:rsidR="00EF7883" w:rsidRPr="00450283">
        <w:rPr>
          <w:rFonts w:ascii="Times New Roman" w:hAnsi="Times New Roman" w:cs="Times New Roman"/>
        </w:rPr>
        <w:t>m</w:t>
      </w:r>
      <w:r w:rsidRPr="00450283">
        <w:rPr>
          <w:rFonts w:ascii="Times New Roman" w:hAnsi="Times New Roman" w:cs="Times New Roman"/>
        </w:rPr>
        <w:t xml:space="preserve">other tongue </w:t>
      </w:r>
      <w:r w:rsidR="00377BC3" w:rsidRPr="00450283">
        <w:rPr>
          <w:rFonts w:ascii="Times New Roman" w:hAnsi="Times New Roman" w:cs="Times New Roman"/>
        </w:rPr>
        <w:t xml:space="preserve">(the first language someone has been exposed to from birth) </w:t>
      </w:r>
      <w:r w:rsidRPr="00450283">
        <w:rPr>
          <w:rFonts w:ascii="Times New Roman" w:hAnsi="Times New Roman" w:cs="Times New Roman"/>
        </w:rPr>
        <w:t xml:space="preserve">has also been </w:t>
      </w:r>
      <w:r w:rsidR="00EF7883" w:rsidRPr="00450283">
        <w:rPr>
          <w:rFonts w:ascii="Times New Roman" w:hAnsi="Times New Roman" w:cs="Times New Roman"/>
        </w:rPr>
        <w:t>to be</w:t>
      </w:r>
      <w:r w:rsidRPr="00450283">
        <w:rPr>
          <w:rFonts w:ascii="Times New Roman" w:hAnsi="Times New Roman" w:cs="Times New Roman"/>
        </w:rPr>
        <w:t xml:space="preserve"> related to the formation of language attitudes in the Balearic Islands. </w:t>
      </w:r>
      <w:del w:id="324" w:author="Kendra Dickinson" w:date="2024-04-13T17:41:00Z">
        <w:r w:rsidR="006A383F" w:rsidRPr="00450283" w:rsidDel="0062792D">
          <w:rPr>
            <w:rFonts w:ascii="Times New Roman" w:hAnsi="Times New Roman" w:cs="Times New Roman"/>
          </w:rPr>
          <w:delText>According to the data from</w:delText>
        </w:r>
      </w:del>
      <w:ins w:id="325" w:author="Kendra Dickinson" w:date="2024-04-13T17:41:00Z">
        <w:r w:rsidR="0062792D" w:rsidRPr="00450283">
          <w:rPr>
            <w:rFonts w:ascii="Times New Roman" w:hAnsi="Times New Roman" w:cs="Times New Roman"/>
          </w:rPr>
          <w:t>Drawing on data from</w:t>
        </w:r>
      </w:ins>
      <w:r w:rsidR="006A383F" w:rsidRPr="00450283">
        <w:rPr>
          <w:rFonts w:ascii="Times New Roman" w:hAnsi="Times New Roman" w:cs="Times New Roman"/>
        </w:rPr>
        <w:t xml:space="preserve"> </w:t>
      </w:r>
      <w:del w:id="326" w:author="Kendra Dickinson" w:date="2024-04-13T17:41:00Z">
        <w:r w:rsidR="006A383F" w:rsidRPr="00450283" w:rsidDel="0062792D">
          <w:rPr>
            <w:rFonts w:ascii="Times New Roman" w:hAnsi="Times New Roman" w:cs="Times New Roman"/>
          </w:rPr>
          <w:delText xml:space="preserve">a total of </w:delText>
        </w:r>
      </w:del>
      <w:r w:rsidR="006A383F" w:rsidRPr="00450283">
        <w:rPr>
          <w:rFonts w:ascii="Times New Roman" w:hAnsi="Times New Roman" w:cs="Times New Roman"/>
        </w:rPr>
        <w:t xml:space="preserve">316 surveys and 20 personal interviews, </w:t>
      </w:r>
      <w:r w:rsidR="006A383F"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{"citationID":"x3aJI7qW","properties":{"formattedCitation":"(Aguil\\uc0\\u243{}-Mora &amp; Lynch, 2017)","plainCitation":"(Aguiló-Mora &amp; Lynch, 2017)","dontUpdate":true,"noteIndex":0},"citationItems":[{"id":122,"uris":["http://zotero.org/users/13397765/items/UAS77JPX"],"itemData":{"id":122,"type":"article-journal","abstract":"Resumen\n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006A383F" w:rsidRPr="00450283">
        <w:rPr>
          <w:rFonts w:ascii="Times New Roman" w:hAnsi="Times New Roman" w:cs="Times New Roman"/>
        </w:rPr>
        <w:fldChar w:fldCharType="separate"/>
      </w:r>
      <w:r w:rsidR="006A383F" w:rsidRPr="00450283">
        <w:rPr>
          <w:rFonts w:ascii="Times New Roman" w:hAnsi="Times New Roman" w:cs="Times New Roman"/>
          <w:kern w:val="0"/>
        </w:rPr>
        <w:t>Aguiló-Mora &amp; Lynch (2017)</w:t>
      </w:r>
      <w:r w:rsidR="006A383F" w:rsidRPr="00450283">
        <w:rPr>
          <w:rFonts w:ascii="Times New Roman" w:hAnsi="Times New Roman" w:cs="Times New Roman"/>
        </w:rPr>
        <w:fldChar w:fldCharType="end"/>
      </w:r>
      <w:r w:rsidR="006A383F" w:rsidRPr="00450283">
        <w:rPr>
          <w:rFonts w:ascii="Times New Roman" w:hAnsi="Times New Roman" w:cs="Times New Roman"/>
        </w:rPr>
        <w:t xml:space="preserve"> </w:t>
      </w:r>
      <w:ins w:id="327" w:author="Kendra Dickinson" w:date="2024-04-13T17:41:00Z">
        <w:r w:rsidR="0062792D" w:rsidRPr="00450283">
          <w:rPr>
            <w:rFonts w:ascii="Times New Roman" w:hAnsi="Times New Roman" w:cs="Times New Roman"/>
          </w:rPr>
          <w:t>find</w:t>
        </w:r>
      </w:ins>
      <w:del w:id="328" w:author="Kendra Dickinson" w:date="2024-04-13T17:41:00Z">
        <w:r w:rsidR="006A383F" w:rsidRPr="00450283" w:rsidDel="0062792D">
          <w:rPr>
            <w:rFonts w:ascii="Times New Roman" w:hAnsi="Times New Roman" w:cs="Times New Roman"/>
          </w:rPr>
          <w:delText>state</w:delText>
        </w:r>
      </w:del>
      <w:r w:rsidR="006A383F" w:rsidRPr="00450283">
        <w:rPr>
          <w:rFonts w:ascii="Times New Roman" w:hAnsi="Times New Roman" w:cs="Times New Roman"/>
        </w:rPr>
        <w:t xml:space="preserve"> that t</w:t>
      </w:r>
      <w:r w:rsidRPr="00450283">
        <w:rPr>
          <w:rFonts w:ascii="Times New Roman" w:hAnsi="Times New Roman" w:cs="Times New Roman"/>
        </w:rPr>
        <w:t xml:space="preserve">hose who have Catalan as their first language (L1) show more positive attitudes toward </w:t>
      </w:r>
      <w:r w:rsidR="00D44D1A" w:rsidRPr="00450283">
        <w:rPr>
          <w:rFonts w:ascii="Times New Roman" w:hAnsi="Times New Roman" w:cs="Times New Roman"/>
        </w:rPr>
        <w:t>Catalan</w:t>
      </w:r>
      <w:r w:rsidRPr="00450283">
        <w:rPr>
          <w:rFonts w:ascii="Times New Roman" w:hAnsi="Times New Roman" w:cs="Times New Roman"/>
        </w:rPr>
        <w:t xml:space="preserve">, whereas those who have Spanish as their L1 show more positive attitudes toward </w:t>
      </w:r>
      <w:r w:rsidR="00D44D1A" w:rsidRPr="00450283">
        <w:rPr>
          <w:rFonts w:ascii="Times New Roman" w:hAnsi="Times New Roman" w:cs="Times New Roman"/>
        </w:rPr>
        <w:t>Spanish</w:t>
      </w:r>
      <w:r w:rsidR="001D41FC" w:rsidRPr="00450283">
        <w:rPr>
          <w:rFonts w:ascii="Times New Roman" w:hAnsi="Times New Roman" w:cs="Times New Roman"/>
        </w:rPr>
        <w:t xml:space="preserve">. </w:t>
      </w:r>
      <w:r w:rsidRPr="00450283">
        <w:rPr>
          <w:rFonts w:ascii="Times New Roman" w:hAnsi="Times New Roman" w:cs="Times New Roman"/>
        </w:rPr>
        <w:t xml:space="preserve">With regard to education, </w:t>
      </w:r>
      <w:r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{"citationID":"2X2aKxLy","properties":{"formattedCitation":"(Calafat Vila &amp; Calero-Pons, 2019)","plainCitation":"(Calafat Vila &amp; Calero-Pons, 2019)","dontUpdate":true,"noteIndex":0},"citationItems":[{"id":124,"uris":["http://zotero.org/users/13397765/items/VLPZLSLU"],"itemData":{"id":124,"type":"article-journal","abstract":"En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 xml:space="preserve">Calafat Vila </w:t>
      </w:r>
      <w:r w:rsidR="00377BC3" w:rsidRPr="00450283">
        <w:rPr>
          <w:rFonts w:ascii="Times New Roman" w:hAnsi="Times New Roman" w:cs="Times New Roman"/>
          <w:noProof/>
        </w:rPr>
        <w:t xml:space="preserve">and </w:t>
      </w:r>
      <w:r w:rsidRPr="00450283">
        <w:rPr>
          <w:rFonts w:ascii="Times New Roman" w:hAnsi="Times New Roman" w:cs="Times New Roman"/>
          <w:noProof/>
        </w:rPr>
        <w:t>Calero-Pons</w:t>
      </w:r>
      <w:r w:rsidR="00377BC3" w:rsidRPr="00450283">
        <w:rPr>
          <w:rFonts w:ascii="Times New Roman" w:hAnsi="Times New Roman" w:cs="Times New Roman"/>
          <w:noProof/>
        </w:rPr>
        <w:t xml:space="preserve"> (</w:t>
      </w:r>
      <w:r w:rsidRPr="00450283">
        <w:rPr>
          <w:rFonts w:ascii="Times New Roman" w:hAnsi="Times New Roman" w:cs="Times New Roman"/>
          <w:noProof/>
        </w:rPr>
        <w:t>2019)</w:t>
      </w:r>
      <w:r w:rsidRPr="00450283">
        <w:rPr>
          <w:rFonts w:ascii="Times New Roman" w:hAnsi="Times New Roman" w:cs="Times New Roman"/>
        </w:rPr>
        <w:fldChar w:fldCharType="end"/>
      </w:r>
      <w:r w:rsidRPr="00450283">
        <w:rPr>
          <w:rFonts w:ascii="Times New Roman" w:hAnsi="Times New Roman" w:cs="Times New Roman"/>
        </w:rPr>
        <w:t xml:space="preserve"> found that </w:t>
      </w:r>
      <w:r w:rsidR="00377BC3" w:rsidRPr="00450283">
        <w:rPr>
          <w:rFonts w:ascii="Times New Roman" w:hAnsi="Times New Roman" w:cs="Times New Roman"/>
        </w:rPr>
        <w:t xml:space="preserve">L1 </w:t>
      </w:r>
      <w:r w:rsidRPr="00450283">
        <w:rPr>
          <w:rFonts w:ascii="Times New Roman" w:hAnsi="Times New Roman" w:cs="Times New Roman"/>
        </w:rPr>
        <w:t xml:space="preserve">Catalan </w:t>
      </w:r>
      <w:r w:rsidR="00377BC3" w:rsidRPr="00450283">
        <w:rPr>
          <w:rFonts w:ascii="Times New Roman" w:hAnsi="Times New Roman" w:cs="Times New Roman"/>
        </w:rPr>
        <w:t xml:space="preserve">speakers </w:t>
      </w:r>
      <w:r w:rsidRPr="00450283">
        <w:rPr>
          <w:rFonts w:ascii="Times New Roman" w:hAnsi="Times New Roman" w:cs="Times New Roman"/>
        </w:rPr>
        <w:t>prefer it as the medium of instruction, L2</w:t>
      </w:r>
      <w:r w:rsidR="00377BC3" w:rsidRPr="00450283">
        <w:rPr>
          <w:rFonts w:ascii="Times New Roman" w:hAnsi="Times New Roman" w:cs="Times New Roman"/>
        </w:rPr>
        <w:t xml:space="preserve"> Catalan speakers</w:t>
      </w:r>
      <w:r w:rsidRPr="00450283">
        <w:rPr>
          <w:rFonts w:ascii="Times New Roman" w:hAnsi="Times New Roman" w:cs="Times New Roman"/>
        </w:rPr>
        <w:t xml:space="preserve"> are indifferent, </w:t>
      </w:r>
      <w:r w:rsidR="00377BC3" w:rsidRPr="00450283">
        <w:rPr>
          <w:rFonts w:ascii="Times New Roman" w:hAnsi="Times New Roman" w:cs="Times New Roman"/>
        </w:rPr>
        <w:t>and</w:t>
      </w:r>
      <w:r w:rsidRPr="00450283">
        <w:rPr>
          <w:rFonts w:ascii="Times New Roman" w:hAnsi="Times New Roman" w:cs="Times New Roman"/>
        </w:rPr>
        <w:t xml:space="preserve"> L3 </w:t>
      </w:r>
      <w:r w:rsidR="00377BC3" w:rsidRPr="00450283">
        <w:rPr>
          <w:rFonts w:ascii="Times New Roman" w:hAnsi="Times New Roman" w:cs="Times New Roman"/>
        </w:rPr>
        <w:t xml:space="preserve">Catalan </w:t>
      </w:r>
      <w:r w:rsidR="001D24B0" w:rsidRPr="00450283">
        <w:rPr>
          <w:rFonts w:ascii="Times New Roman" w:hAnsi="Times New Roman" w:cs="Times New Roman"/>
        </w:rPr>
        <w:t>speakers</w:t>
      </w:r>
      <w:r w:rsidR="00377BC3" w:rsidRPr="00450283">
        <w:rPr>
          <w:rFonts w:ascii="Times New Roman" w:hAnsi="Times New Roman" w:cs="Times New Roman"/>
        </w:rPr>
        <w:t xml:space="preserve"> </w:t>
      </w:r>
      <w:r w:rsidRPr="00450283">
        <w:rPr>
          <w:rFonts w:ascii="Times New Roman" w:hAnsi="Times New Roman" w:cs="Times New Roman"/>
        </w:rPr>
        <w:t xml:space="preserve">are </w:t>
      </w:r>
      <w:commentRangeStart w:id="329"/>
      <w:r w:rsidRPr="00450283">
        <w:rPr>
          <w:rFonts w:ascii="Times New Roman" w:hAnsi="Times New Roman" w:cs="Times New Roman"/>
        </w:rPr>
        <w:t>either</w:t>
      </w:r>
      <w:commentRangeEnd w:id="329"/>
      <w:r w:rsidR="0062792D" w:rsidRPr="00450283">
        <w:rPr>
          <w:rStyle w:val="CommentReference"/>
          <w:rFonts w:ascii="Times New Roman" w:eastAsia="Times New Roman" w:hAnsi="Times New Roman" w:cs="Times New Roman"/>
          <w:kern w:val="0"/>
          <w:sz w:val="24"/>
          <w:szCs w:val="24"/>
          <w14:ligatures w14:val="none"/>
          <w:rPrChange w:id="330" w:author="Alejandro Andreas Jaume Losa" w:date="2024-04-16T11:37:00Z">
            <w:rPr>
              <w:rStyle w:val="CommentReference"/>
              <w:rFonts w:ascii="Times New Roman" w:eastAsia="Times New Roman" w:hAnsi="Times New Roman" w:cs="Times New Roman"/>
              <w:kern w:val="0"/>
              <w14:ligatures w14:val="none"/>
            </w:rPr>
          </w:rPrChange>
        </w:rPr>
        <w:commentReference w:id="329"/>
      </w:r>
      <w:r w:rsidRPr="00450283">
        <w:rPr>
          <w:rFonts w:ascii="Times New Roman" w:hAnsi="Times New Roman" w:cs="Times New Roman"/>
        </w:rPr>
        <w:t xml:space="preserve"> indifferent or against it. Similarly,</w:t>
      </w:r>
      <w:r w:rsidR="001D41FC" w:rsidRPr="00450283">
        <w:rPr>
          <w:rFonts w:ascii="Times New Roman" w:hAnsi="Times New Roman" w:cs="Times New Roman"/>
        </w:rPr>
        <w:t xml:space="preserve"> in a study with four focus groups organized by mother tongue and career goals, </w:t>
      </w:r>
      <w:r w:rsidR="001D41FC"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{"citationID":"YekFGe9X","properties":{"formattedCitation":"(Ib\\uc0\\u225{}\\uc0\\u241{}ez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1D41FC" w:rsidRPr="00450283">
        <w:rPr>
          <w:rFonts w:ascii="Times New Roman" w:hAnsi="Times New Roman" w:cs="Times New Roman"/>
        </w:rPr>
        <w:fldChar w:fldCharType="separate"/>
      </w:r>
      <w:r w:rsidR="001D41FC" w:rsidRPr="00450283">
        <w:rPr>
          <w:rFonts w:ascii="Times New Roman" w:hAnsi="Times New Roman" w:cs="Times New Roman"/>
          <w:kern w:val="0"/>
        </w:rPr>
        <w:t>Ibáñez Ferreté (2014)</w:t>
      </w:r>
      <w:r w:rsidR="001D41FC" w:rsidRPr="00450283">
        <w:rPr>
          <w:rFonts w:ascii="Times New Roman" w:hAnsi="Times New Roman" w:cs="Times New Roman"/>
        </w:rPr>
        <w:fldChar w:fldCharType="end"/>
      </w:r>
      <w:r w:rsidR="001D41FC" w:rsidRPr="00450283">
        <w:rPr>
          <w:rFonts w:ascii="Times New Roman" w:hAnsi="Times New Roman" w:cs="Times New Roman"/>
        </w:rPr>
        <w:t xml:space="preserve"> found that </w:t>
      </w:r>
      <w:r w:rsidR="00377BC3" w:rsidRPr="00450283">
        <w:rPr>
          <w:rFonts w:ascii="Times New Roman" w:hAnsi="Times New Roman" w:cs="Times New Roman"/>
        </w:rPr>
        <w:t>L1</w:t>
      </w:r>
      <w:r w:rsidRPr="00450283">
        <w:rPr>
          <w:rFonts w:ascii="Times New Roman" w:hAnsi="Times New Roman" w:cs="Times New Roman"/>
        </w:rPr>
        <w:t xml:space="preserve"> Catalan</w:t>
      </w:r>
      <w:r w:rsidR="00377BC3" w:rsidRPr="00450283">
        <w:rPr>
          <w:rFonts w:ascii="Times New Roman" w:hAnsi="Times New Roman" w:cs="Times New Roman"/>
        </w:rPr>
        <w:t xml:space="preserve"> speakers</w:t>
      </w:r>
      <w:r w:rsidRPr="00450283">
        <w:rPr>
          <w:rFonts w:ascii="Times New Roman" w:hAnsi="Times New Roman" w:cs="Times New Roman"/>
        </w:rPr>
        <w:t xml:space="preserve"> </w:t>
      </w:r>
      <w:r w:rsidR="00377BC3" w:rsidRPr="00450283">
        <w:rPr>
          <w:rFonts w:ascii="Times New Roman" w:hAnsi="Times New Roman" w:cs="Times New Roman"/>
        </w:rPr>
        <w:t xml:space="preserve">who </w:t>
      </w:r>
      <w:r w:rsidRPr="00450283">
        <w:rPr>
          <w:rFonts w:ascii="Times New Roman" w:hAnsi="Times New Roman" w:cs="Times New Roman"/>
        </w:rPr>
        <w:t>are learning towards careers in the private sector are in favor of bilingual and even trilingual education. Contrar</w:t>
      </w:r>
      <w:r w:rsidR="00D44D1A" w:rsidRPr="00450283">
        <w:rPr>
          <w:rFonts w:ascii="Times New Roman" w:hAnsi="Times New Roman" w:cs="Times New Roman"/>
        </w:rPr>
        <w:t>il</w:t>
      </w:r>
      <w:r w:rsidRPr="00450283">
        <w:rPr>
          <w:rFonts w:ascii="Times New Roman" w:hAnsi="Times New Roman" w:cs="Times New Roman"/>
        </w:rPr>
        <w:t>y, L1 Spanish</w:t>
      </w:r>
      <w:r w:rsidR="00377BC3" w:rsidRPr="00450283">
        <w:rPr>
          <w:rFonts w:ascii="Times New Roman" w:hAnsi="Times New Roman" w:cs="Times New Roman"/>
        </w:rPr>
        <w:t xml:space="preserve"> speakers</w:t>
      </w:r>
      <w:r w:rsidRPr="00450283">
        <w:rPr>
          <w:rFonts w:ascii="Times New Roman" w:hAnsi="Times New Roman" w:cs="Times New Roman"/>
        </w:rPr>
        <w:t xml:space="preserve"> leaning towards careers in the private sector tend to favor reducing the presence of Catalan in education. Interestingly, </w:t>
      </w:r>
      <w:r w:rsidR="00377BC3" w:rsidRPr="00450283">
        <w:rPr>
          <w:rFonts w:ascii="Times New Roman" w:hAnsi="Times New Roman" w:cs="Times New Roman"/>
        </w:rPr>
        <w:t>L1</w:t>
      </w:r>
      <w:r w:rsidRPr="00450283">
        <w:rPr>
          <w:rFonts w:ascii="Times New Roman" w:hAnsi="Times New Roman" w:cs="Times New Roman"/>
        </w:rPr>
        <w:t xml:space="preserve"> Spanish</w:t>
      </w:r>
      <w:r w:rsidR="00377BC3" w:rsidRPr="00450283">
        <w:rPr>
          <w:rFonts w:ascii="Times New Roman" w:hAnsi="Times New Roman" w:cs="Times New Roman"/>
        </w:rPr>
        <w:t xml:space="preserve"> speakers</w:t>
      </w:r>
      <w:r w:rsidRPr="00450283">
        <w:rPr>
          <w:rFonts w:ascii="Times New Roman" w:hAnsi="Times New Roman" w:cs="Times New Roman"/>
        </w:rPr>
        <w:t xml:space="preserve"> leaning towards careers in the public sector see Catalan as a tool for social integration and employment</w:t>
      </w:r>
      <w:r w:rsidR="001D41FC" w:rsidRPr="00450283">
        <w:rPr>
          <w:rFonts w:ascii="Times New Roman" w:hAnsi="Times New Roman" w:cs="Times New Roman"/>
        </w:rPr>
        <w:t>.</w:t>
      </w:r>
      <w:r w:rsidRPr="00450283">
        <w:rPr>
          <w:rFonts w:ascii="Times New Roman" w:hAnsi="Times New Roman" w:cs="Times New Roman"/>
        </w:rPr>
        <w:t xml:space="preserve"> </w:t>
      </w:r>
      <w:del w:id="331" w:author="Kendra Dickinson" w:date="2024-04-13T17:42:00Z">
        <w:r w:rsidR="00377BC3" w:rsidRPr="00450283" w:rsidDel="0062792D">
          <w:rPr>
            <w:rFonts w:ascii="Times New Roman" w:hAnsi="Times New Roman" w:cs="Times New Roman"/>
          </w:rPr>
          <w:delText>Contrary</w:delText>
        </w:r>
      </w:del>
      <w:ins w:id="332" w:author="Kendra Dickinson" w:date="2024-04-13T17:42:00Z">
        <w:r w:rsidR="0062792D" w:rsidRPr="00450283">
          <w:rPr>
            <w:rFonts w:ascii="Times New Roman" w:hAnsi="Times New Roman" w:cs="Times New Roman"/>
          </w:rPr>
          <w:t>Conversely</w:t>
        </w:r>
      </w:ins>
      <w:r w:rsidR="00377BC3" w:rsidRPr="00450283">
        <w:rPr>
          <w:rFonts w:ascii="Times New Roman" w:hAnsi="Times New Roman" w:cs="Times New Roman"/>
        </w:rPr>
        <w:t xml:space="preserve">, </w:t>
      </w:r>
      <w:r w:rsidR="001D41FC" w:rsidRPr="00450283">
        <w:rPr>
          <w:rFonts w:ascii="Times New Roman" w:hAnsi="Times New Roman" w:cs="Times New Roman"/>
        </w:rPr>
        <w:t>in a</w:t>
      </w:r>
      <w:ins w:id="333" w:author="Kendra Dickinson" w:date="2024-04-13T17:42:00Z">
        <w:r w:rsidR="0062792D" w:rsidRPr="00450283">
          <w:rPr>
            <w:rFonts w:ascii="Times New Roman" w:hAnsi="Times New Roman" w:cs="Times New Roman"/>
          </w:rPr>
          <w:t xml:space="preserve"> focus group based</w:t>
        </w:r>
      </w:ins>
      <w:r w:rsidR="001D41FC" w:rsidRPr="00450283">
        <w:rPr>
          <w:rFonts w:ascii="Times New Roman" w:hAnsi="Times New Roman" w:cs="Times New Roman"/>
        </w:rPr>
        <w:t xml:space="preserve"> study </w:t>
      </w:r>
      <w:del w:id="334" w:author="Kendra Dickinson" w:date="2024-04-13T17:42:00Z">
        <w:r w:rsidR="001D41FC" w:rsidRPr="00450283" w:rsidDel="0062792D">
          <w:rPr>
            <w:rFonts w:ascii="Times New Roman" w:hAnsi="Times New Roman" w:cs="Times New Roman"/>
          </w:rPr>
          <w:delText>with several focus groups with</w:delText>
        </w:r>
      </w:del>
      <w:ins w:id="335" w:author="Kendra Dickinson" w:date="2024-04-13T17:42:00Z">
        <w:r w:rsidR="0062792D" w:rsidRPr="00450283">
          <w:rPr>
            <w:rFonts w:ascii="Times New Roman" w:hAnsi="Times New Roman" w:cs="Times New Roman"/>
          </w:rPr>
          <w:t>of</w:t>
        </w:r>
      </w:ins>
      <w:r w:rsidR="001D41FC" w:rsidRPr="00450283">
        <w:rPr>
          <w:rFonts w:ascii="Times New Roman" w:hAnsi="Times New Roman" w:cs="Times New Roman"/>
        </w:rPr>
        <w:t xml:space="preserve"> college students from Palma,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{"citationID":"a1u6jenkson","properties":{"formattedCitation":"\\uldash{(Tudela Isanta, 2021)}","plainCitation":"(Tudela Isanta, 2021)","dontUpdate":true,"noteIndex":0},"citationItems":[{"id":123,"uris":["http://zotero.org/users/13397765/items/ZYS83JYE"],"itemData":{"id":123,"type":"article-journal","container-title":"Revista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6668D8" w:rsidRPr="00450283">
        <w:rPr>
          <w:rFonts w:ascii="Times New Roman" w:hAnsi="Times New Roman" w:cs="Times New Roman"/>
        </w:rPr>
        <w:fldChar w:fldCharType="separate"/>
      </w:r>
      <w:r w:rsidR="006668D8" w:rsidRPr="00450283">
        <w:rPr>
          <w:rFonts w:ascii="Times New Roman" w:hAnsi="Times New Roman" w:cs="Times New Roman"/>
          <w:kern w:val="0"/>
        </w:rPr>
        <w:t>Tudela Isanta (2021)</w:t>
      </w:r>
      <w:r w:rsidR="006668D8" w:rsidRPr="00450283">
        <w:rPr>
          <w:rFonts w:ascii="Times New Roman" w:hAnsi="Times New Roman" w:cs="Times New Roman"/>
        </w:rPr>
        <w:fldChar w:fldCharType="end"/>
      </w:r>
      <w:r w:rsidR="00377BC3" w:rsidRPr="00450283">
        <w:rPr>
          <w:rFonts w:ascii="Times New Roman" w:hAnsi="Times New Roman" w:cs="Times New Roman"/>
          <w:noProof/>
        </w:rPr>
        <w:t xml:space="preserve"> </w:t>
      </w:r>
      <w:r w:rsidRPr="00450283">
        <w:rPr>
          <w:rFonts w:ascii="Times New Roman" w:hAnsi="Times New Roman" w:cs="Times New Roman"/>
        </w:rPr>
        <w:t xml:space="preserve">found that </w:t>
      </w:r>
      <w:r w:rsidR="00377BC3" w:rsidRPr="00450283">
        <w:rPr>
          <w:rFonts w:ascii="Times New Roman" w:hAnsi="Times New Roman" w:cs="Times New Roman"/>
        </w:rPr>
        <w:t xml:space="preserve">even L1 </w:t>
      </w:r>
      <w:r w:rsidRPr="00450283">
        <w:rPr>
          <w:rFonts w:ascii="Times New Roman" w:hAnsi="Times New Roman" w:cs="Times New Roman"/>
        </w:rPr>
        <w:t xml:space="preserve">Spanish </w:t>
      </w:r>
      <w:r w:rsidR="00377BC3" w:rsidRPr="00450283">
        <w:rPr>
          <w:rFonts w:ascii="Times New Roman" w:hAnsi="Times New Roman" w:cs="Times New Roman"/>
        </w:rPr>
        <w:t xml:space="preserve">speakers </w:t>
      </w:r>
      <w:r w:rsidRPr="00450283">
        <w:rPr>
          <w:rFonts w:ascii="Times New Roman" w:hAnsi="Times New Roman" w:cs="Times New Roman"/>
        </w:rPr>
        <w:t>agree that having Catalan as the main medium of instruction is positive, since it allows every student to learn both languages and promote bilingualism in society</w:t>
      </w:r>
      <w:r w:rsidR="00377BC3" w:rsidRPr="00450283">
        <w:rPr>
          <w:rFonts w:ascii="Times New Roman" w:hAnsi="Times New Roman" w:cs="Times New Roman"/>
        </w:rPr>
        <w:t>.</w:t>
      </w:r>
    </w:p>
    <w:p w14:paraId="4FB690AA" w14:textId="7F0CC1AC" w:rsidR="004C6F9A" w:rsidRPr="00450283" w:rsidRDefault="00882DA8" w:rsidP="00882DA8">
      <w:pPr>
        <w:spacing w:line="480" w:lineRule="auto"/>
        <w:jc w:val="both"/>
        <w:rPr>
          <w:ins w:id="336" w:author="Kendra Dickinson" w:date="2024-04-13T17:46:00Z"/>
          <w:rFonts w:ascii="Times New Roman" w:hAnsi="Times New Roman" w:cs="Times New Roman"/>
        </w:rPr>
      </w:pPr>
      <w:r w:rsidRPr="00450283">
        <w:rPr>
          <w:rFonts w:ascii="Times New Roman" w:hAnsi="Times New Roman" w:cs="Times New Roman"/>
        </w:rPr>
        <w:tab/>
      </w:r>
      <w:r w:rsidR="00377BC3" w:rsidRPr="00450283">
        <w:rPr>
          <w:rFonts w:ascii="Times New Roman" w:hAnsi="Times New Roman" w:cs="Times New Roman"/>
        </w:rPr>
        <w:t>Likewise, a</w:t>
      </w:r>
      <w:r w:rsidRPr="00450283">
        <w:rPr>
          <w:rFonts w:ascii="Times New Roman" w:hAnsi="Times New Roman" w:cs="Times New Roman"/>
        </w:rPr>
        <w:t>ge has also been found to be a significant predictor in the formation of language attitudes in the Balearic Islands. Accordingly, young people</w:t>
      </w:r>
      <w:r w:rsidR="00D44D1A" w:rsidRPr="00450283">
        <w:rPr>
          <w:rFonts w:ascii="Times New Roman" w:hAnsi="Times New Roman" w:cs="Times New Roman"/>
        </w:rPr>
        <w:t>,</w:t>
      </w:r>
      <w:r w:rsidR="001D24B0" w:rsidRPr="00450283">
        <w:rPr>
          <w:rFonts w:ascii="Times New Roman" w:hAnsi="Times New Roman" w:cs="Times New Roman"/>
        </w:rPr>
        <w:t xml:space="preserve"> </w:t>
      </w:r>
      <w:r w:rsidRPr="00450283">
        <w:rPr>
          <w:rFonts w:ascii="Times New Roman" w:hAnsi="Times New Roman" w:cs="Times New Roman"/>
        </w:rPr>
        <w:t>including students</w:t>
      </w:r>
      <w:r w:rsidR="00D44D1A" w:rsidRPr="00450283">
        <w:rPr>
          <w:rFonts w:ascii="Times New Roman" w:hAnsi="Times New Roman" w:cs="Times New Roman"/>
        </w:rPr>
        <w:t>,</w:t>
      </w:r>
      <w:r w:rsidRPr="00450283">
        <w:rPr>
          <w:rFonts w:ascii="Times New Roman" w:hAnsi="Times New Roman" w:cs="Times New Roman"/>
        </w:rPr>
        <w:t xml:space="preserve"> show more positive attitudes toward Catalan, and older people</w:t>
      </w:r>
      <w:r w:rsidR="00D44D1A" w:rsidRPr="00450283">
        <w:rPr>
          <w:rFonts w:ascii="Times New Roman" w:hAnsi="Times New Roman" w:cs="Times New Roman"/>
        </w:rPr>
        <w:t xml:space="preserve"> and retirees</w:t>
      </w:r>
      <w:r w:rsidRPr="00450283">
        <w:rPr>
          <w:rFonts w:ascii="Times New Roman" w:hAnsi="Times New Roman" w:cs="Times New Roman"/>
        </w:rPr>
        <w:t xml:space="preserve"> tend to show more positive attitudes toward Spanish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{"citationID":"GoAIV43X","properties":{"formattedCitation":"(Aguil\\uc0\\u243{}-Mora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(Aguiló-Mora &amp; Lynch, 2017)</w:t>
      </w:r>
      <w:r w:rsidRPr="00450283">
        <w:rPr>
          <w:rFonts w:ascii="Times New Roman" w:hAnsi="Times New Roman" w:cs="Times New Roman"/>
        </w:rPr>
        <w:fldChar w:fldCharType="end"/>
      </w:r>
      <w:r w:rsidRPr="00450283">
        <w:rPr>
          <w:rFonts w:ascii="Times New Roman" w:hAnsi="Times New Roman" w:cs="Times New Roman"/>
        </w:rPr>
        <w:t xml:space="preserve">. </w:t>
      </w:r>
      <w:r w:rsidR="00F377CB" w:rsidRPr="00450283">
        <w:rPr>
          <w:rFonts w:ascii="Times New Roman" w:hAnsi="Times New Roman" w:cs="Times New Roman"/>
        </w:rPr>
        <w:t>Similarly</w:t>
      </w:r>
      <w:r w:rsidRPr="00450283">
        <w:rPr>
          <w:rFonts w:ascii="Times New Roman" w:hAnsi="Times New Roman" w:cs="Times New Roman"/>
        </w:rPr>
        <w:t>,</w:t>
      </w:r>
      <w:r w:rsidR="00F377CB" w:rsidRPr="00450283">
        <w:rPr>
          <w:rFonts w:ascii="Times New Roman" w:hAnsi="Times New Roman" w:cs="Times New Roman"/>
        </w:rPr>
        <w:t xml:space="preserve"> in a report </w:t>
      </w:r>
      <w:ins w:id="337" w:author="Kendra Dickinson" w:date="2024-04-13T17:43:00Z">
        <w:r w:rsidR="0092130D" w:rsidRPr="00450283">
          <w:rPr>
            <w:rFonts w:ascii="Times New Roman" w:hAnsi="Times New Roman" w:cs="Times New Roman"/>
          </w:rPr>
          <w:t xml:space="preserve">comprised of quantitative and qualitative data (individual interviews, focus groups, and language use surveys) </w:t>
        </w:r>
      </w:ins>
      <w:del w:id="338" w:author="Kendra Dickinson" w:date="2024-04-13T17:43:00Z">
        <w:r w:rsidR="00F377CB" w:rsidRPr="00450283" w:rsidDel="0092130D">
          <w:rPr>
            <w:rFonts w:ascii="Times New Roman" w:hAnsi="Times New Roman" w:cs="Times New Roman"/>
          </w:rPr>
          <w:delText xml:space="preserve">by </w:delText>
        </w:r>
        <w:r w:rsidR="00F377CB" w:rsidRPr="00450283" w:rsidDel="0092130D">
          <w:rPr>
            <w:rFonts w:ascii="Times New Roman" w:hAnsi="Times New Roman" w:cs="Times New Roman"/>
          </w:rPr>
          <w:fldChar w:fldCharType="begin"/>
        </w:r>
        <w:r w:rsidR="00EA6F0E" w:rsidRPr="00450283" w:rsidDel="0092130D">
          <w:rPr>
            <w:rFonts w:ascii="Times New Roman" w:hAnsi="Times New Roman" w:cs="Times New Roman"/>
          </w:rPr>
          <w:delInstrText xml:space="preserve"> ADDIN ZOTERO_ITEM CSL_CITATION {"citationID":"oQsLaitm","properties":{"formattedCitation":"(Castell et al., 2023)","plainCitation":"(Castell et al., 2023)","dontUpdate":true,"noteIndex":0},"citationItems":[{"id":134,"uris":["http://zotero.org/users/13397765/items/P9PM9IYC"],"itemData":{"id":134,"type":"book","edition":"Dirección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Mar"}],"issued":{"date-parts":[["2023"]]}}}],"schema":"https://github.com/citation-style-language/schema/raw/master/csl-citation.json"} </w:delInstrText>
        </w:r>
        <w:r w:rsidR="00F377CB" w:rsidRPr="00450283" w:rsidDel="0092130D">
          <w:rPr>
            <w:rFonts w:ascii="Times New Roman" w:hAnsi="Times New Roman" w:cs="Times New Roman"/>
          </w:rPr>
          <w:fldChar w:fldCharType="separate"/>
        </w:r>
        <w:r w:rsidR="00F377CB" w:rsidRPr="00450283" w:rsidDel="0092130D">
          <w:rPr>
            <w:rFonts w:ascii="Times New Roman" w:hAnsi="Times New Roman" w:cs="Times New Roman"/>
            <w:noProof/>
          </w:rPr>
          <w:delText>Castell, Cremades and Vanrell (2023)</w:delText>
        </w:r>
        <w:r w:rsidR="00F377CB" w:rsidRPr="00450283" w:rsidDel="0092130D">
          <w:rPr>
            <w:rFonts w:ascii="Times New Roman" w:hAnsi="Times New Roman" w:cs="Times New Roman"/>
          </w:rPr>
          <w:fldChar w:fldCharType="end"/>
        </w:r>
        <w:r w:rsidR="00F377CB" w:rsidRPr="00450283" w:rsidDel="0092130D">
          <w:rPr>
            <w:rFonts w:ascii="Times New Roman" w:hAnsi="Times New Roman" w:cs="Times New Roman"/>
          </w:rPr>
          <w:delText xml:space="preserve"> </w:delText>
        </w:r>
      </w:del>
      <w:r w:rsidR="00F377CB" w:rsidRPr="00450283">
        <w:rPr>
          <w:rFonts w:ascii="Times New Roman" w:hAnsi="Times New Roman" w:cs="Times New Roman"/>
        </w:rPr>
        <w:t xml:space="preserve">about the perception of the youth toward the unity of the language, regional variation, and </w:t>
      </w:r>
      <w:r w:rsidRPr="00450283">
        <w:rPr>
          <w:rFonts w:ascii="Times New Roman" w:hAnsi="Times New Roman" w:cs="Times New Roman"/>
        </w:rPr>
        <w:t xml:space="preserve"> </w:t>
      </w:r>
      <w:r w:rsidR="00F377CB" w:rsidRPr="00450283">
        <w:rPr>
          <w:rFonts w:ascii="Times New Roman" w:hAnsi="Times New Roman" w:cs="Times New Roman"/>
        </w:rPr>
        <w:t xml:space="preserve">usage </w:t>
      </w:r>
      <w:r w:rsidR="00F377CB" w:rsidRPr="00450283">
        <w:rPr>
          <w:rFonts w:ascii="Times New Roman" w:hAnsi="Times New Roman" w:cs="Times New Roman"/>
        </w:rPr>
        <w:lastRenderedPageBreak/>
        <w:t xml:space="preserve">norms, </w:t>
      </w:r>
      <w:del w:id="339" w:author="Kendra Dickinson" w:date="2024-04-13T17:43:00Z">
        <w:r w:rsidR="00F377CB" w:rsidRPr="00450283" w:rsidDel="0092130D">
          <w:rPr>
            <w:rFonts w:ascii="Times New Roman" w:hAnsi="Times New Roman" w:cs="Times New Roman"/>
          </w:rPr>
          <w:delText>with data collected using both quantitative and qualitative (individual interviews, focus groups, and language use surveys) methods</w:delText>
        </w:r>
      </w:del>
      <w:r w:rsidR="00F377CB" w:rsidRPr="00450283">
        <w:rPr>
          <w:rFonts w:ascii="Times New Roman" w:hAnsi="Times New Roman" w:cs="Times New Roman"/>
        </w:rPr>
        <w:t xml:space="preserve">, </w:t>
      </w:r>
      <w:ins w:id="340" w:author="Kendra Dickinson" w:date="2024-04-13T17:44:00Z">
        <w:r w:rsidR="0092130D" w:rsidRPr="00450283">
          <w:rPr>
            <w:rFonts w:ascii="Times New Roman" w:hAnsi="Times New Roman" w:cs="Times New Roman"/>
          </w:rPr>
          <w:fldChar w:fldCharType="begin"/>
        </w:r>
        <w:r w:rsidR="0092130D" w:rsidRPr="00450283">
          <w:rPr>
            <w:rFonts w:ascii="Times New Roman" w:hAnsi="Times New Roman" w:cs="Times New Roman"/>
          </w:rPr>
          <w:instrText xml:space="preserve"> ADDIN ZOTERO_ITEM CSL_CITATION {"citationID":"oQsLaitm","properties":{"formattedCitation":"(Castell et al., 2023)","plainCitation":"(Castell et al., 2023)","dontUpdate":true,"noteIndex":0},"citationItems":[{"id":134,"uris":["http://zotero.org/users/13397765/items/P9PM9IYC"],"itemData":{"id":134,"type":"book","edition":"Dirección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Mar"}],"issued":{"date-parts":[["2023"]]}}}],"schema":"https://github.com/citation-style-language/schema/raw/master/csl-citation.json"} </w:instrText>
        </w:r>
        <w:r w:rsidR="0092130D" w:rsidRPr="00450283">
          <w:rPr>
            <w:rFonts w:ascii="Times New Roman" w:hAnsi="Times New Roman" w:cs="Times New Roman"/>
          </w:rPr>
          <w:fldChar w:fldCharType="separate"/>
        </w:r>
        <w:r w:rsidR="0092130D" w:rsidRPr="00450283">
          <w:rPr>
            <w:rFonts w:ascii="Times New Roman" w:hAnsi="Times New Roman" w:cs="Times New Roman"/>
            <w:noProof/>
          </w:rPr>
          <w:t>Castell, Cremades and Vanrell (2023)</w:t>
        </w:r>
        <w:r w:rsidR="0092130D" w:rsidRPr="00450283">
          <w:rPr>
            <w:rFonts w:ascii="Times New Roman" w:hAnsi="Times New Roman" w:cs="Times New Roman"/>
          </w:rPr>
          <w:fldChar w:fldCharType="end"/>
        </w:r>
      </w:ins>
      <w:del w:id="341" w:author="Kendra Dickinson" w:date="2024-04-13T17:44:00Z">
        <w:r w:rsidR="00F377CB" w:rsidRPr="00450283" w:rsidDel="0092130D">
          <w:rPr>
            <w:rFonts w:ascii="Times New Roman" w:hAnsi="Times New Roman" w:cs="Times New Roman"/>
          </w:rPr>
          <w:delText>it</w:delText>
        </w:r>
      </w:del>
      <w:r w:rsidR="00F377CB" w:rsidRPr="00450283">
        <w:rPr>
          <w:rFonts w:ascii="Times New Roman" w:hAnsi="Times New Roman" w:cs="Times New Roman"/>
        </w:rPr>
        <w:t xml:space="preserve"> </w:t>
      </w:r>
      <w:del w:id="342" w:author="Kendra Dickinson" w:date="2024-04-13T17:44:00Z">
        <w:r w:rsidR="00F377CB" w:rsidRPr="00450283" w:rsidDel="0092130D">
          <w:rPr>
            <w:rFonts w:ascii="Times New Roman" w:hAnsi="Times New Roman" w:cs="Times New Roman"/>
          </w:rPr>
          <w:delText>was found</w:delText>
        </w:r>
      </w:del>
      <w:ins w:id="343" w:author="Kendra Dickinson" w:date="2024-04-13T17:44:00Z">
        <w:r w:rsidR="0092130D" w:rsidRPr="00450283">
          <w:rPr>
            <w:rFonts w:ascii="Times New Roman" w:hAnsi="Times New Roman" w:cs="Times New Roman"/>
          </w:rPr>
          <w:t>found</w:t>
        </w:r>
      </w:ins>
      <w:r w:rsidR="00F377CB" w:rsidRPr="00450283">
        <w:rPr>
          <w:rFonts w:ascii="Times New Roman" w:hAnsi="Times New Roman" w:cs="Times New Roman"/>
        </w:rPr>
        <w:t xml:space="preserve"> that </w:t>
      </w:r>
      <w:r w:rsidRPr="00450283">
        <w:rPr>
          <w:rFonts w:ascii="Times New Roman" w:hAnsi="Times New Roman" w:cs="Times New Roman"/>
        </w:rPr>
        <w:t xml:space="preserve">young people tend to consider Catalan </w:t>
      </w:r>
      <w:del w:id="344" w:author="Kendra Dickinson" w:date="2024-04-13T17:44:00Z">
        <w:r w:rsidRPr="00450283" w:rsidDel="0092130D">
          <w:rPr>
            <w:rFonts w:ascii="Times New Roman" w:hAnsi="Times New Roman" w:cs="Times New Roman"/>
          </w:rPr>
          <w:delText>as</w:delText>
        </w:r>
      </w:del>
      <w:r w:rsidRPr="00450283">
        <w:rPr>
          <w:rFonts w:ascii="Times New Roman" w:hAnsi="Times New Roman" w:cs="Times New Roman"/>
        </w:rPr>
        <w:t xml:space="preserve"> the authentic language of the archipelago, while Spanish is considered a language used for communication without a </w:t>
      </w:r>
      <w:commentRangeStart w:id="345"/>
      <w:r w:rsidRPr="00450283">
        <w:rPr>
          <w:rFonts w:ascii="Times New Roman" w:hAnsi="Times New Roman" w:cs="Times New Roman"/>
        </w:rPr>
        <w:t>specific</w:t>
      </w:r>
      <w:commentRangeEnd w:id="345"/>
      <w:r w:rsidR="00483DEA" w:rsidRPr="00450283">
        <w:rPr>
          <w:rStyle w:val="CommentReference"/>
          <w:rFonts w:ascii="Times New Roman" w:eastAsia="Times New Roman" w:hAnsi="Times New Roman" w:cs="Times New Roman"/>
          <w:kern w:val="0"/>
          <w:sz w:val="24"/>
          <w:szCs w:val="24"/>
          <w14:ligatures w14:val="none"/>
          <w:rPrChange w:id="346" w:author="Alejandro Andreas Jaume Losa" w:date="2024-04-16T11:37:00Z">
            <w:rPr>
              <w:rStyle w:val="CommentReference"/>
              <w:rFonts w:ascii="Times New Roman" w:eastAsia="Times New Roman" w:hAnsi="Times New Roman" w:cs="Times New Roman"/>
              <w:kern w:val="0"/>
              <w14:ligatures w14:val="none"/>
            </w:rPr>
          </w:rPrChange>
        </w:rPr>
        <w:commentReference w:id="345"/>
      </w:r>
      <w:r w:rsidRPr="00450283">
        <w:rPr>
          <w:rFonts w:ascii="Times New Roman" w:hAnsi="Times New Roman" w:cs="Times New Roman"/>
        </w:rPr>
        <w:t xml:space="preserve"> </w:t>
      </w:r>
      <w:ins w:id="347" w:author="Alejandro Andreas Jaume Losa" w:date="2024-04-16T11:27:00Z">
        <w:r w:rsidR="0058021D" w:rsidRPr="00450283">
          <w:rPr>
            <w:rFonts w:ascii="Times New Roman" w:hAnsi="Times New Roman" w:cs="Times New Roman"/>
          </w:rPr>
          <w:t xml:space="preserve">cultural, societal, or identity </w:t>
        </w:r>
      </w:ins>
      <w:r w:rsidRPr="00450283">
        <w:rPr>
          <w:rFonts w:ascii="Times New Roman" w:hAnsi="Times New Roman" w:cs="Times New Roman"/>
        </w:rPr>
        <w:t>value</w:t>
      </w:r>
      <w:ins w:id="348" w:author="Kendra Dickinson" w:date="2024-04-13T17:44:00Z">
        <w:r w:rsidR="00E12773" w:rsidRPr="00450283">
          <w:rPr>
            <w:rFonts w:ascii="Times New Roman" w:hAnsi="Times New Roman" w:cs="Times New Roman"/>
          </w:rPr>
          <w:t>.</w:t>
        </w:r>
      </w:ins>
      <w:del w:id="349" w:author="Alejandro Andreas Jaume Losa" w:date="2024-04-16T11:27:00Z">
        <w:r w:rsidRPr="00450283" w:rsidDel="0058021D">
          <w:rPr>
            <w:rFonts w:ascii="Times New Roman" w:hAnsi="Times New Roman" w:cs="Times New Roman"/>
          </w:rPr>
          <w:delText xml:space="preserve">  </w:delText>
        </w:r>
      </w:del>
    </w:p>
    <w:p w14:paraId="0B023658" w14:textId="463739F0" w:rsidR="00882DA8" w:rsidRPr="00450283" w:rsidRDefault="00882DA8">
      <w:pPr>
        <w:spacing w:line="480" w:lineRule="auto"/>
        <w:ind w:firstLine="720"/>
        <w:jc w:val="both"/>
        <w:rPr>
          <w:rFonts w:ascii="Times New Roman" w:hAnsi="Times New Roman" w:cs="Times New Roman"/>
        </w:rPr>
        <w:pPrChange w:id="350" w:author="Kendra Dickinson" w:date="2024-04-13T17:46:00Z">
          <w:pPr>
            <w:spacing w:line="480" w:lineRule="auto"/>
            <w:jc w:val="both"/>
          </w:pPr>
        </w:pPrChange>
      </w:pPr>
      <w:commentRangeStart w:id="351"/>
      <w:r w:rsidRPr="00450283">
        <w:rPr>
          <w:rFonts w:ascii="Times New Roman" w:hAnsi="Times New Roman" w:cs="Times New Roman"/>
        </w:rPr>
        <w:t>In</w:t>
      </w:r>
      <w:commentRangeEnd w:id="351"/>
      <w:r w:rsidR="004C6F9A" w:rsidRPr="00450283">
        <w:rPr>
          <w:rStyle w:val="CommentReference"/>
          <w:rFonts w:ascii="Times New Roman" w:eastAsia="Times New Roman" w:hAnsi="Times New Roman" w:cs="Times New Roman"/>
          <w:kern w:val="0"/>
          <w:sz w:val="24"/>
          <w:szCs w:val="24"/>
          <w14:ligatures w14:val="none"/>
          <w:rPrChange w:id="352" w:author="Alejandro Andreas Jaume Losa" w:date="2024-04-16T11:37:00Z">
            <w:rPr>
              <w:rStyle w:val="CommentReference"/>
              <w:rFonts w:ascii="Times New Roman" w:eastAsia="Times New Roman" w:hAnsi="Times New Roman" w:cs="Times New Roman"/>
              <w:kern w:val="0"/>
              <w14:ligatures w14:val="none"/>
            </w:rPr>
          </w:rPrChange>
        </w:rPr>
        <w:commentReference w:id="351"/>
      </w:r>
      <w:r w:rsidRPr="00450283">
        <w:rPr>
          <w:rFonts w:ascii="Times New Roman" w:hAnsi="Times New Roman" w:cs="Times New Roman"/>
        </w:rPr>
        <w:t xml:space="preserve"> fact, many studies have found a general consensus that Catalan is the </w:t>
      </w:r>
      <w:r w:rsidR="00D44D1A" w:rsidRPr="00450283">
        <w:rPr>
          <w:rFonts w:ascii="Times New Roman" w:hAnsi="Times New Roman" w:cs="Times New Roman"/>
        </w:rPr>
        <w:t>‘</w:t>
      </w:r>
      <w:r w:rsidRPr="00450283">
        <w:rPr>
          <w:rFonts w:ascii="Times New Roman" w:hAnsi="Times New Roman" w:cs="Times New Roman"/>
        </w:rPr>
        <w:t>authentic language</w:t>
      </w:r>
      <w:r w:rsidR="00D44D1A" w:rsidRPr="00450283">
        <w:rPr>
          <w:rFonts w:ascii="Times New Roman" w:hAnsi="Times New Roman" w:cs="Times New Roman"/>
        </w:rPr>
        <w:t>’</w:t>
      </w:r>
      <w:r w:rsidRPr="00450283">
        <w:rPr>
          <w:rFonts w:ascii="Times New Roman" w:hAnsi="Times New Roman" w:cs="Times New Roman"/>
        </w:rPr>
        <w:t xml:space="preserve"> of the Balearic Islands, in Gal and Woolard’s terms </w:t>
      </w:r>
      <w:r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{"citationID":"Bvl3Np8x","properties":{"formattedCitation":"(Gal et al., 2001)","plainCitation":"(Gal et al., 2001)","dontUpdate":true,"noteIndex":0},"citationItems":[{"id":161,"uris":["http://zotero.org/users/13397765/items/KN9IMKNY"],"itemData":{"id":161,"type":"book","call-number":"P40 .L316 2001","collection-number":"v. 2","collection-title":"Encounters","event-place":"Manchester","ISBN":"978-1-900650-42-7","note":"OCLC: ocm49783794","publisher":"St. Jerome Publishing","publisher-place":"Manchester","source":"Library of Congress ISBN","title":"Languages and publics: the making of authority","editor":[{"family":"Gal","given":"Susan"},{"family":"Woolard","given":"Kathryn Ann"},{"family":"American Anthropological Association","given":""}],"issued":{"date-parts":[["2001"]]}}}],"schema":"https://github.com/citation-style-language/schema/raw/master/csl-citation.json"}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(2001)</w:t>
      </w:r>
      <w:r w:rsidRPr="00450283">
        <w:rPr>
          <w:rFonts w:ascii="Times New Roman" w:hAnsi="Times New Roman" w:cs="Times New Roman"/>
        </w:rPr>
        <w:fldChar w:fldCharType="end"/>
      </w:r>
      <w:r w:rsidRPr="00450283">
        <w:rPr>
          <w:rFonts w:ascii="Times New Roman" w:hAnsi="Times New Roman" w:cs="Times New Roman"/>
        </w:rPr>
        <w:t xml:space="preserve">, and an essential component of its identity, whereas Spanish tends to be perceived as a mere language of communication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{"citationID":"sVY7N2Eh","properties":{"formattedCitation":"(Calafat Vila &amp; Calero-Pons, 2019; Ib\\uc0\\u225{}\\uc0\\u241{}ez Ferret\\uc0\\u233{}, 2014; Tudela Isanta, 2021)","plainCitation":"(Calafat Vila &amp; Calero-Pons, 2019;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(Calafat Vila &amp; Calero-Pons, 2019; Ibáñez Ferreté, 2014; Tudela Isanta, 2021)</w:t>
      </w:r>
      <w:r w:rsidRPr="00450283">
        <w:rPr>
          <w:rFonts w:ascii="Times New Roman" w:hAnsi="Times New Roman" w:cs="Times New Roman"/>
        </w:rPr>
        <w:fldChar w:fldCharType="end"/>
      </w:r>
      <w:r w:rsidRPr="00450283">
        <w:rPr>
          <w:rFonts w:ascii="Times New Roman" w:hAnsi="Times New Roman" w:cs="Times New Roman"/>
        </w:rPr>
        <w:t xml:space="preserve">. Related to identity, </w:t>
      </w:r>
      <w:r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{"citationID":"CSE4eDEx","properties":{"formattedCitation":"(Ib\\uc0\\u225{}\\uc0\\u241{}ez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Ibáñez Ferreté (2014)</w:t>
      </w:r>
      <w:r w:rsidRPr="00450283">
        <w:rPr>
          <w:rFonts w:ascii="Times New Roman" w:hAnsi="Times New Roman" w:cs="Times New Roman"/>
        </w:rPr>
        <w:fldChar w:fldCharType="end"/>
      </w:r>
      <w:r w:rsidRPr="00450283">
        <w:rPr>
          <w:rFonts w:ascii="Times New Roman" w:hAnsi="Times New Roman" w:cs="Times New Roman"/>
        </w:rPr>
        <w:t xml:space="preserve"> </w:t>
      </w:r>
      <w:r w:rsidR="00377BC3" w:rsidRPr="00450283">
        <w:rPr>
          <w:rFonts w:ascii="Times New Roman" w:hAnsi="Times New Roman" w:cs="Times New Roman"/>
        </w:rPr>
        <w:t xml:space="preserve">classified speakers into </w:t>
      </w:r>
      <w:r w:rsidRPr="00450283">
        <w:rPr>
          <w:rFonts w:ascii="Times New Roman" w:hAnsi="Times New Roman" w:cs="Times New Roman"/>
        </w:rPr>
        <w:t>two identity groups in Mallorca: the “Mallorcans” and the “non-Mallorcans”. The former include people born in Mallorca to Mallorcan parents, who speak Catalan, and identify with the island’s culture and traditions. The latter, on the other hand, are people from or born to people from mainland Spain, who speak Spanish, and whose culture has been imported from outside of the island. Moreover, the “Mallorcans” te</w:t>
      </w:r>
      <w:r w:rsidR="00377BC3" w:rsidRPr="00450283">
        <w:rPr>
          <w:rFonts w:ascii="Times New Roman" w:hAnsi="Times New Roman" w:cs="Times New Roman"/>
        </w:rPr>
        <w:t>n</w:t>
      </w:r>
      <w:r w:rsidRPr="00450283">
        <w:rPr>
          <w:rFonts w:ascii="Times New Roman" w:hAnsi="Times New Roman" w:cs="Times New Roman"/>
        </w:rPr>
        <w:t>d to be perceived as nationalist</w:t>
      </w:r>
      <w:r w:rsidR="00377BC3" w:rsidRPr="00450283">
        <w:rPr>
          <w:rFonts w:ascii="Times New Roman" w:hAnsi="Times New Roman" w:cs="Times New Roman"/>
        </w:rPr>
        <w:t xml:space="preserve">s by those outside of this identity group </w:t>
      </w:r>
      <w:r w:rsidRPr="00450283">
        <w:rPr>
          <w:rFonts w:ascii="Times New Roman" w:hAnsi="Times New Roman" w:cs="Times New Roman"/>
        </w:rPr>
        <w:t>because of their willingness to defend the island’s own language and culture, while the “non-Mallorcans” tend to show a more passive or indifferent attitude toward Catalan culture and language</w:t>
      </w:r>
      <w:r w:rsidR="00AB1D4C" w:rsidRPr="00450283">
        <w:rPr>
          <w:rFonts w:ascii="Times New Roman" w:hAnsi="Times New Roman" w:cs="Times New Roman"/>
        </w:rPr>
        <w:t xml:space="preserve"> (</w:t>
      </w:r>
      <w:r w:rsidR="00AB1D4C"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{"citationID":"eXBL5zjN","properties":{"formattedCitation":"(Ib\\uc0\\u225{}\\uc0\\u241{}ez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AB1D4C" w:rsidRPr="00450283">
        <w:rPr>
          <w:rFonts w:ascii="Times New Roman" w:hAnsi="Times New Roman" w:cs="Times New Roman"/>
        </w:rPr>
        <w:fldChar w:fldCharType="separate"/>
      </w:r>
      <w:r w:rsidR="00AB1D4C" w:rsidRPr="00450283">
        <w:rPr>
          <w:rFonts w:ascii="Times New Roman" w:hAnsi="Times New Roman" w:cs="Times New Roman"/>
        </w:rPr>
        <w:t>Ibáñez Ferreté, 2014)</w:t>
      </w:r>
      <w:r w:rsidR="00AB1D4C" w:rsidRPr="00450283">
        <w:rPr>
          <w:rFonts w:ascii="Times New Roman" w:hAnsi="Times New Roman" w:cs="Times New Roman"/>
        </w:rPr>
        <w:fldChar w:fldCharType="end"/>
      </w:r>
      <w:r w:rsidR="00AB1D4C" w:rsidRPr="00450283">
        <w:rPr>
          <w:rFonts w:ascii="Times New Roman" w:hAnsi="Times New Roman" w:cs="Times New Roman"/>
        </w:rPr>
        <w:t>.</w:t>
      </w:r>
    </w:p>
    <w:p w14:paraId="6EEB89D5" w14:textId="23819246"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Finally, another predictor found to </w:t>
      </w:r>
      <w:del w:id="353" w:author="Kendra Dickinson" w:date="2024-04-13T17:45:00Z">
        <w:r w:rsidRPr="00450283" w:rsidDel="005E35D0">
          <w:rPr>
            <w:rFonts w:ascii="Times New Roman" w:hAnsi="Times New Roman" w:cs="Times New Roman"/>
          </w:rPr>
          <w:delText xml:space="preserve">be </w:delText>
        </w:r>
      </w:del>
      <w:r w:rsidR="007C3C8D" w:rsidRPr="00450283">
        <w:rPr>
          <w:rFonts w:ascii="Times New Roman" w:hAnsi="Times New Roman" w:cs="Times New Roman"/>
        </w:rPr>
        <w:t xml:space="preserve">play a role </w:t>
      </w:r>
      <w:r w:rsidRPr="00450283">
        <w:rPr>
          <w:rFonts w:ascii="Times New Roman" w:hAnsi="Times New Roman" w:cs="Times New Roman"/>
        </w:rPr>
        <w:t xml:space="preserve">in the formation of language attitudes toward Catalan and Spanish in the Balearic Islands is political orientation. Accordingly, studies have found that people who identify as progressive show more positive attitudes toward Catalan and to the presence of the language in all domains. </w:t>
      </w:r>
      <w:r w:rsidR="00D44D1A" w:rsidRPr="00450283">
        <w:rPr>
          <w:rFonts w:ascii="Times New Roman" w:hAnsi="Times New Roman" w:cs="Times New Roman"/>
        </w:rPr>
        <w:t>Conversely</w:t>
      </w:r>
      <w:r w:rsidRPr="00450283">
        <w:rPr>
          <w:rFonts w:ascii="Times New Roman" w:hAnsi="Times New Roman" w:cs="Times New Roman"/>
        </w:rPr>
        <w:t>, those who identify as</w:t>
      </w:r>
      <w:r w:rsidR="00D44D1A" w:rsidRPr="00450283">
        <w:rPr>
          <w:rFonts w:ascii="Times New Roman" w:hAnsi="Times New Roman" w:cs="Times New Roman"/>
        </w:rPr>
        <w:t xml:space="preserve"> politically</w:t>
      </w:r>
      <w:r w:rsidRPr="00450283">
        <w:rPr>
          <w:rFonts w:ascii="Times New Roman" w:hAnsi="Times New Roman" w:cs="Times New Roman"/>
        </w:rPr>
        <w:t xml:space="preserve"> conservative show more positive attitudes toward Spanish and to the presence of the language in all domain</w:t>
      </w:r>
      <w:ins w:id="354" w:author="Kendra Dickinson" w:date="2024-04-13T17:47:00Z">
        <w:r w:rsidR="00847C91" w:rsidRPr="00450283">
          <w:rPr>
            <w:rFonts w:ascii="Times New Roman" w:hAnsi="Times New Roman" w:cs="Times New Roman"/>
          </w:rPr>
          <w:t>s</w:t>
        </w:r>
      </w:ins>
      <w:r w:rsidRPr="00450283">
        <w:rPr>
          <w:rFonts w:ascii="Times New Roman" w:hAnsi="Times New Roman" w:cs="Times New Roman"/>
        </w:rPr>
        <w:t xml:space="preserv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{"citationID":"LDh62Ydy","properties":{"formattedCitation":"(Ib\\uc0\\u225{}\\uc0\\u241{}ez Ferret\\uc0\\u233{}, 2014)","plainCitation":"(Ibáñez Ferreté, 2014)","noteIndex":0},"citationItems":[{"id":120,"uris":["http://zotero.org/users/13397765/items/LD9IZTC5"],"itemData":{"id":120,"type":"article-journal","container-title":"Treballs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rPr>
        <w:t>(Ibáñez Ferreté, 2014)</w:t>
      </w:r>
      <w:r w:rsidRPr="00450283">
        <w:rPr>
          <w:rFonts w:ascii="Times New Roman" w:hAnsi="Times New Roman" w:cs="Times New Roman"/>
        </w:rPr>
        <w:fldChar w:fldCharType="end"/>
      </w:r>
      <w:r w:rsidRPr="00450283">
        <w:rPr>
          <w:rFonts w:ascii="Times New Roman" w:hAnsi="Times New Roman" w:cs="Times New Roman"/>
        </w:rPr>
        <w:t xml:space="preserve">. Likewise, preference for one language or the other as a function of political orientation has come to be associated with two specific urban </w:t>
      </w:r>
      <w:r w:rsidR="007C3C8D" w:rsidRPr="00450283">
        <w:rPr>
          <w:rFonts w:ascii="Times New Roman" w:hAnsi="Times New Roman" w:cs="Times New Roman"/>
        </w:rPr>
        <w:t>‘</w:t>
      </w:r>
      <w:r w:rsidRPr="00450283">
        <w:rPr>
          <w:rFonts w:ascii="Times New Roman" w:hAnsi="Times New Roman" w:cs="Times New Roman"/>
        </w:rPr>
        <w:t>tribes</w:t>
      </w:r>
      <w:r w:rsidR="007C3C8D" w:rsidRPr="00450283">
        <w:rPr>
          <w:rFonts w:ascii="Times New Roman" w:hAnsi="Times New Roman" w:cs="Times New Roman"/>
        </w:rPr>
        <w:t>’</w:t>
      </w:r>
      <w:r w:rsidR="00544B41" w:rsidRPr="00450283">
        <w:rPr>
          <w:rFonts w:ascii="Times New Roman" w:hAnsi="Times New Roman" w:cs="Times New Roman"/>
        </w:rPr>
        <w:t xml:space="preserve">: </w:t>
      </w:r>
      <w:r w:rsidR="00544B41" w:rsidRPr="00450283">
        <w:rPr>
          <w:rFonts w:ascii="Times New Roman" w:hAnsi="Times New Roman" w:cs="Times New Roman"/>
          <w:i/>
          <w:iCs/>
        </w:rPr>
        <w:t>cayetanos</w:t>
      </w:r>
      <w:r w:rsidR="00544B41" w:rsidRPr="00450283">
        <w:rPr>
          <w:rFonts w:ascii="Times New Roman" w:hAnsi="Times New Roman" w:cs="Times New Roman"/>
        </w:rPr>
        <w:t xml:space="preserve"> and </w:t>
      </w:r>
      <w:r w:rsidR="00544B41" w:rsidRPr="00450283">
        <w:rPr>
          <w:rFonts w:ascii="Times New Roman" w:hAnsi="Times New Roman" w:cs="Times New Roman"/>
          <w:i/>
          <w:iCs/>
        </w:rPr>
        <w:t>indepes</w:t>
      </w:r>
      <w:r w:rsidRPr="00450283">
        <w:rPr>
          <w:rFonts w:ascii="Times New Roman" w:hAnsi="Times New Roman" w:cs="Times New Roman"/>
        </w:rPr>
        <w:t xml:space="preserv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{"citationID":"3OZPdwWv","properties":{"formattedCitation":"(Castell et al., 2023)","plainCitation":"(Castell et al., 2023)","noteIndex":0},"citationItems":[{"id":134,"uris":["http://zotero.org/users/13397765/items/P9PM9IYC"],"itemData":{"id":134,"type":"book","edition":"Dirección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rPr>
        <w:t>(Castell et al., 2023)</w:t>
      </w:r>
      <w:r w:rsidRPr="00450283">
        <w:rPr>
          <w:rFonts w:ascii="Times New Roman" w:hAnsi="Times New Roman" w:cs="Times New Roman"/>
        </w:rPr>
        <w:fldChar w:fldCharType="end"/>
      </w:r>
      <w:r w:rsidRPr="00450283">
        <w:rPr>
          <w:rFonts w:ascii="Times New Roman" w:hAnsi="Times New Roman" w:cs="Times New Roman"/>
        </w:rPr>
        <w:t>.</w:t>
      </w:r>
      <w:r w:rsidR="00544B41" w:rsidRPr="00450283">
        <w:rPr>
          <w:rFonts w:ascii="Times New Roman" w:hAnsi="Times New Roman" w:cs="Times New Roman"/>
        </w:rPr>
        <w:t xml:space="preserve"> The first ones are </w:t>
      </w:r>
      <w:r w:rsidR="007C3C8D" w:rsidRPr="00450283">
        <w:rPr>
          <w:rFonts w:ascii="Times New Roman" w:hAnsi="Times New Roman" w:cs="Times New Roman"/>
        </w:rPr>
        <w:t xml:space="preserve">known for their </w:t>
      </w:r>
      <w:r w:rsidR="00544B41" w:rsidRPr="00450283">
        <w:rPr>
          <w:rFonts w:ascii="Times New Roman" w:hAnsi="Times New Roman" w:cs="Times New Roman"/>
        </w:rPr>
        <w:t xml:space="preserve">linkage to right or extreme right political </w:t>
      </w:r>
      <w:r w:rsidR="00544B41" w:rsidRPr="00450283">
        <w:rPr>
          <w:rFonts w:ascii="Times New Roman" w:hAnsi="Times New Roman" w:cs="Times New Roman"/>
        </w:rPr>
        <w:lastRenderedPageBreak/>
        <w:t xml:space="preserve">ideologies, as well as to </w:t>
      </w:r>
      <w:r w:rsidR="00544B41" w:rsidRPr="00450283">
        <w:rPr>
          <w:rFonts w:ascii="Times New Roman" w:hAnsi="Times New Roman" w:cs="Times New Roman"/>
          <w:i/>
          <w:iCs/>
        </w:rPr>
        <w:t>Spanishism</w:t>
      </w:r>
      <w:r w:rsidR="00544B41" w:rsidRPr="00450283">
        <w:rPr>
          <w:rFonts w:ascii="Times New Roman" w:hAnsi="Times New Roman" w:cs="Times New Roman"/>
        </w:rPr>
        <w:t xml:space="preserve">, that is, a political movement that seeks to reaffirm Spain’s national identity, including the language. Consequently, they tend to display favorable attitudes toward Spanish. </w:t>
      </w:r>
      <w:del w:id="355" w:author="Kendra Dickinson" w:date="2024-04-13T17:47:00Z">
        <w:r w:rsidR="00544B41" w:rsidRPr="00450283" w:rsidDel="00847C91">
          <w:rPr>
            <w:rFonts w:ascii="Times New Roman" w:hAnsi="Times New Roman" w:cs="Times New Roman"/>
          </w:rPr>
          <w:delText>The second ones</w:delText>
        </w:r>
      </w:del>
      <w:ins w:id="356" w:author="Kendra Dickinson" w:date="2024-04-13T17:47:00Z">
        <w:r w:rsidR="00847C91" w:rsidRPr="00450283">
          <w:rPr>
            <w:rFonts w:ascii="Times New Roman" w:hAnsi="Times New Roman" w:cs="Times New Roman"/>
            <w:i/>
            <w:iCs/>
            <w:rPrChange w:id="357" w:author="Alejandro Andreas Jaume Losa" w:date="2024-04-16T11:37:00Z">
              <w:rPr>
                <w:rFonts w:ascii="Times New Roman" w:hAnsi="Times New Roman" w:cs="Times New Roman"/>
              </w:rPr>
            </w:rPrChange>
          </w:rPr>
          <w:t>Indepes</w:t>
        </w:r>
      </w:ins>
      <w:r w:rsidR="00544B41" w:rsidRPr="00450283">
        <w:rPr>
          <w:rFonts w:ascii="Times New Roman" w:hAnsi="Times New Roman" w:cs="Times New Roman"/>
        </w:rPr>
        <w:t xml:space="preserve">, on the other hand, are individuals linked to left or extreme left ideologies, as well as to </w:t>
      </w:r>
      <w:r w:rsidR="00544B41" w:rsidRPr="00450283">
        <w:rPr>
          <w:rFonts w:ascii="Times New Roman" w:hAnsi="Times New Roman" w:cs="Times New Roman"/>
          <w:i/>
          <w:iCs/>
        </w:rPr>
        <w:t>Catalanism</w:t>
      </w:r>
      <w:r w:rsidR="00544B41" w:rsidRPr="00450283">
        <w:rPr>
          <w:rFonts w:ascii="Times New Roman" w:hAnsi="Times New Roman" w:cs="Times New Roman"/>
        </w:rPr>
        <w:t>, a political movement oriented to the exaltation of the Catalan language and culture. Consequently, they</w:t>
      </w:r>
      <w:r w:rsidRPr="00450283">
        <w:rPr>
          <w:rFonts w:ascii="Times New Roman" w:hAnsi="Times New Roman" w:cs="Times New Roman"/>
        </w:rPr>
        <w:t xml:space="preserve"> tend to display favorable attitudes toward Catalan. </w:t>
      </w:r>
      <w:r w:rsidR="00544B41" w:rsidRPr="00450283">
        <w:rPr>
          <w:rFonts w:ascii="Times New Roman" w:hAnsi="Times New Roman" w:cs="Times New Roman"/>
        </w:rPr>
        <w:t>Therefore</w:t>
      </w:r>
      <w:r w:rsidRPr="00450283">
        <w:rPr>
          <w:rFonts w:ascii="Times New Roman" w:hAnsi="Times New Roman" w:cs="Times New Roman"/>
        </w:rPr>
        <w:t>,</w:t>
      </w:r>
      <w:r w:rsidR="00544B41" w:rsidRPr="00450283">
        <w:rPr>
          <w:rFonts w:ascii="Times New Roman" w:hAnsi="Times New Roman" w:cs="Times New Roman"/>
        </w:rPr>
        <w:t xml:space="preserve"> and according to</w:t>
      </w:r>
      <w:r w:rsidRPr="00450283">
        <w:rPr>
          <w:rFonts w:ascii="Times New Roman" w:hAnsi="Times New Roman" w:cs="Times New Roman"/>
        </w:rPr>
        <w:t xml:space="preserve"> </w:t>
      </w:r>
      <w:r w:rsidR="00544B41" w:rsidRPr="00450283">
        <w:rPr>
          <w:rFonts w:ascii="Times New Roman" w:hAnsi="Times New Roman" w:cs="Times New Roman"/>
          <w:kern w:val="0"/>
        </w:rPr>
        <w:t xml:space="preserve">Aguiló-Mora and Lynch (2017) </w:t>
      </w:r>
      <w:r w:rsidRPr="00450283">
        <w:rPr>
          <w:rFonts w:ascii="Times New Roman" w:hAnsi="Times New Roman" w:cs="Times New Roman"/>
        </w:rPr>
        <w:t>there seems to be a lack of ideological unity within the Mallorcan society in terms of language attitudes</w:t>
      </w:r>
      <w:r w:rsidR="00544B41" w:rsidRPr="00450283">
        <w:rPr>
          <w:rFonts w:ascii="Times New Roman" w:hAnsi="Times New Roman" w:cs="Times New Roman"/>
        </w:rPr>
        <w:t>.</w:t>
      </w:r>
    </w:p>
    <w:p w14:paraId="5D13B59A" w14:textId="1166FA60"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Altogether, the linguistic situation in the Balearic Islands in terms of language attitudes is complex. </w:t>
      </w:r>
      <w:r w:rsidR="009A0AF3" w:rsidRPr="00450283">
        <w:rPr>
          <w:rFonts w:ascii="Times New Roman" w:hAnsi="Times New Roman" w:cs="Times New Roman"/>
        </w:rPr>
        <w:t>In general, t</w:t>
      </w:r>
      <w:r w:rsidRPr="00450283">
        <w:rPr>
          <w:rFonts w:ascii="Times New Roman" w:hAnsi="Times New Roman" w:cs="Times New Roman"/>
        </w:rPr>
        <w:t xml:space="preserve">he society </w:t>
      </w:r>
      <w:r w:rsidR="009A0AF3" w:rsidRPr="00450283">
        <w:rPr>
          <w:rFonts w:ascii="Times New Roman" w:hAnsi="Times New Roman" w:cs="Times New Roman"/>
        </w:rPr>
        <w:t>is</w:t>
      </w:r>
      <w:r w:rsidRPr="00450283">
        <w:rPr>
          <w:rFonts w:ascii="Times New Roman" w:hAnsi="Times New Roman" w:cs="Times New Roman"/>
        </w:rPr>
        <w:t xml:space="preserve"> divided into two main sectors: those who show more favorable attitudes toward Catalan, and those who show more favorable attitudes toward Spanish. In recent years, this polarization in the Balearic society in terms of language attitudes has intensified parallel to the implementation of a series of language policies by prior and current local governments catering to the ideologies of their respective political parties. For instance, the conservative government of the Popular Party</w:t>
      </w:r>
      <w:r w:rsidR="00544B41" w:rsidRPr="00450283">
        <w:rPr>
          <w:rFonts w:ascii="Times New Roman" w:hAnsi="Times New Roman" w:cs="Times New Roman"/>
        </w:rPr>
        <w:t xml:space="preserve"> (</w:t>
      </w:r>
      <w:proofErr w:type="spellStart"/>
      <w:r w:rsidR="00544B41" w:rsidRPr="00450283">
        <w:rPr>
          <w:rFonts w:ascii="Times New Roman" w:hAnsi="Times New Roman" w:cs="Times New Roman"/>
          <w:i/>
          <w:iCs/>
        </w:rPr>
        <w:t>Partit</w:t>
      </w:r>
      <w:proofErr w:type="spellEnd"/>
      <w:r w:rsidR="00544B41" w:rsidRPr="00450283">
        <w:rPr>
          <w:rFonts w:ascii="Times New Roman" w:hAnsi="Times New Roman" w:cs="Times New Roman"/>
          <w:i/>
          <w:iCs/>
        </w:rPr>
        <w:t xml:space="preserve"> Popular</w:t>
      </w:r>
      <w:r w:rsidR="00544B41" w:rsidRPr="00450283">
        <w:rPr>
          <w:rFonts w:ascii="Times New Roman" w:hAnsi="Times New Roman" w:cs="Times New Roman"/>
        </w:rPr>
        <w:t>)</w:t>
      </w:r>
      <w:r w:rsidRPr="00450283">
        <w:rPr>
          <w:rFonts w:ascii="Times New Roman" w:hAnsi="Times New Roman" w:cs="Times New Roman"/>
        </w:rPr>
        <w:t xml:space="preserve"> implemented, from 2013 to 2015, a series of measures affecting the linguistic normalization of Catalan. One of these measures was the </w:t>
      </w:r>
      <w:r w:rsidRPr="00450283">
        <w:rPr>
          <w:rFonts w:ascii="Times New Roman" w:hAnsi="Times New Roman" w:cs="Times New Roman"/>
          <w:i/>
          <w:iCs/>
        </w:rPr>
        <w:t>Tractament Integrat de Llengües</w:t>
      </w:r>
      <w:r w:rsidRPr="00450283">
        <w:rPr>
          <w:rFonts w:ascii="Times New Roman" w:hAnsi="Times New Roman" w:cs="Times New Roman"/>
        </w:rPr>
        <w:t xml:space="preserve"> or TIL ‘Comprehensive Treatment of Languages’, which mandated that schools teach a third of their curriculum in Spanish, another third in Catalan, and another third in English. The </w:t>
      </w:r>
      <w:r w:rsidR="009A0AF3" w:rsidRPr="00450283">
        <w:rPr>
          <w:rFonts w:ascii="Times New Roman" w:hAnsi="Times New Roman" w:cs="Times New Roman"/>
        </w:rPr>
        <w:t xml:space="preserve">stated </w:t>
      </w:r>
      <w:r w:rsidR="009F4FE8" w:rsidRPr="00450283">
        <w:rPr>
          <w:rFonts w:ascii="Times New Roman" w:hAnsi="Times New Roman" w:cs="Times New Roman"/>
        </w:rPr>
        <w:t xml:space="preserve">the </w:t>
      </w:r>
      <w:r w:rsidR="009A0AF3" w:rsidRPr="00450283">
        <w:rPr>
          <w:rFonts w:ascii="Times New Roman" w:hAnsi="Times New Roman" w:cs="Times New Roman"/>
        </w:rPr>
        <w:t>aim</w:t>
      </w:r>
      <w:r w:rsidRPr="00450283">
        <w:rPr>
          <w:rFonts w:ascii="Times New Roman" w:hAnsi="Times New Roman" w:cs="Times New Roman"/>
        </w:rPr>
        <w:t xml:space="preserve"> was to promote linguistic immersion in English, although many saw it as an attack on Catalan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{"citationID":"MaDR9AtG","properties":{"formattedCitation":"(Gentili, 2013; Manresa, 2015; Olaizola, 2013)","plainCitation":"(Gentili, 2013; Manresa, 2015; Olaizola, 2013)","noteIndex":0},"citationItems":[{"id":171,"uris":["http://zotero.org/users/13397765/items/ANEEDYVL"],"itemData":{"id":171,"type":"article-newspaper","title":"Baleares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(Gentili, 2013; Manresa, 2015; Olaizola, 2013)</w:t>
      </w:r>
      <w:r w:rsidRPr="00450283">
        <w:rPr>
          <w:rFonts w:ascii="Times New Roman" w:hAnsi="Times New Roman" w:cs="Times New Roman"/>
        </w:rPr>
        <w:fldChar w:fldCharType="end"/>
      </w:r>
      <w:r w:rsidRPr="00450283">
        <w:rPr>
          <w:rFonts w:ascii="Times New Roman" w:hAnsi="Times New Roman" w:cs="Times New Roman"/>
        </w:rPr>
        <w:t>. In 2018, the progressive government of the Socialist Party of the Balearic Islands (PSIB-PSOE) and More for Mallorca (</w:t>
      </w:r>
      <w:r w:rsidRPr="00450283">
        <w:rPr>
          <w:rFonts w:ascii="Times New Roman" w:hAnsi="Times New Roman" w:cs="Times New Roman"/>
          <w:i/>
          <w:iCs/>
        </w:rPr>
        <w:t>Més per Mallorca</w:t>
      </w:r>
      <w:r w:rsidRPr="00450283">
        <w:rPr>
          <w:rFonts w:ascii="Times New Roman" w:hAnsi="Times New Roman" w:cs="Times New Roman"/>
        </w:rPr>
        <w:t xml:space="preserve">) passed Decree 8/2018 which mandated healthcare personnel  be proficient in Catalan to work in the public healthcare system of the Balearic Islands. While the  aim was to promote the normalization of Catalan, many people, including an important </w:t>
      </w:r>
      <w:r w:rsidRPr="00450283">
        <w:rPr>
          <w:rFonts w:ascii="Times New Roman" w:hAnsi="Times New Roman" w:cs="Times New Roman"/>
        </w:rPr>
        <w:lastRenderedPageBreak/>
        <w:t xml:space="preserve">sector of the healthcare personnel, saw it as an imposition that prevented them from practicing because they were not proficient in the language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{"citationID":"hZFX10qY","properties":{"formattedCitation":"(Amor\\uc0\\u243{}s, 2017; Colmenero, 2018; Colom, 2023; Galv\\uc0\\u237{}n, 2017)","plainCitation":"(Amorós, 2017; Colmenero, 2018; Colom, 2023; Galvín, 2017)","noteIndex":0},"citationItems":[{"id":181,"uris":["http://zotero.org/users/13397765/items/LTFB7N6F"],"itemData":{"id":181,"type":"article-newspaper","abstract":"La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(Amorós, 2017; Colmenero, 2018; Colom, 2023; Galvín, 2017)</w:t>
      </w:r>
      <w:r w:rsidRPr="00450283">
        <w:rPr>
          <w:rFonts w:ascii="Times New Roman" w:hAnsi="Times New Roman" w:cs="Times New Roman"/>
        </w:rPr>
        <w:fldChar w:fldCharType="end"/>
      </w:r>
      <w:r w:rsidRPr="00450283">
        <w:rPr>
          <w:rFonts w:ascii="Times New Roman" w:hAnsi="Times New Roman" w:cs="Times New Roman"/>
        </w:rPr>
        <w:t xml:space="preserve">. Consequently, the association between language attitudes and political orientation seems to have strengthen over the past decade, to the point of turning the linguistic situation in the Balearic Islands into a constant political debate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{"citationID":"HiiIRd6M","properties":{"formattedCitation":"(Cresp\\uc0\\u237{}, 2023; Garau, 2023; Mateos, 2023; Pellicer, 2023; S\\uc0\\u225{}nchez, 2023)","plainCitation":"(Crespí, 2023; Garau, 2023; Mateos, 2023; Pellicer, 2023; Sánchez, 2023)","noteIndex":0},"citationItems":[{"id":109,"uris":["http://zotero.org/users/13397765/items/XI66PLFZ"],"itemData":{"id":109,"type":"article-newspaper","abstract":"La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(Crespí, 2023; Garau, 2023; Mateos, 2023; Pellicer, 2023; Sánchez, 2023)</w:t>
      </w:r>
      <w:r w:rsidRPr="00450283">
        <w:rPr>
          <w:rFonts w:ascii="Times New Roman" w:hAnsi="Times New Roman" w:cs="Times New Roman"/>
        </w:rPr>
        <w:fldChar w:fldCharType="end"/>
      </w:r>
      <w:r w:rsidRPr="00450283">
        <w:rPr>
          <w:rFonts w:ascii="Times New Roman" w:hAnsi="Times New Roman" w:cs="Times New Roman"/>
        </w:rPr>
        <w:t>.</w:t>
      </w:r>
    </w:p>
    <w:p w14:paraId="2B3300E6" w14:textId="5F7B6D41" w:rsidR="009A0AF3" w:rsidRPr="00450283" w:rsidDel="009C6E87" w:rsidRDefault="00544B41" w:rsidP="00882DA8">
      <w:pPr>
        <w:spacing w:line="480" w:lineRule="auto"/>
        <w:jc w:val="both"/>
        <w:rPr>
          <w:del w:id="358" w:author="Kendra Dickinson" w:date="2024-04-14T09:51:00Z"/>
          <w:rFonts w:ascii="Times New Roman" w:hAnsi="Times New Roman" w:cs="Times New Roman"/>
        </w:rPr>
      </w:pPr>
      <w:r w:rsidRPr="00450283">
        <w:rPr>
          <w:rFonts w:ascii="Times New Roman" w:hAnsi="Times New Roman" w:cs="Times New Roman"/>
        </w:rPr>
        <w:tab/>
      </w:r>
      <w:r w:rsidR="009A0AF3" w:rsidRPr="00450283">
        <w:rPr>
          <w:rFonts w:ascii="Times New Roman" w:hAnsi="Times New Roman" w:cs="Times New Roman"/>
        </w:rPr>
        <w:t>T</w:t>
      </w:r>
      <w:r w:rsidR="00882DA8" w:rsidRPr="00450283">
        <w:rPr>
          <w:rFonts w:ascii="Times New Roman" w:hAnsi="Times New Roman" w:cs="Times New Roman"/>
        </w:rPr>
        <w:t>h</w:t>
      </w:r>
      <w:r w:rsidRPr="00450283">
        <w:rPr>
          <w:rFonts w:ascii="Times New Roman" w:hAnsi="Times New Roman" w:cs="Times New Roman"/>
        </w:rPr>
        <w:t xml:space="preserve">is </w:t>
      </w:r>
      <w:r w:rsidR="00882DA8" w:rsidRPr="00450283">
        <w:rPr>
          <w:rFonts w:ascii="Times New Roman" w:hAnsi="Times New Roman" w:cs="Times New Roman"/>
        </w:rPr>
        <w:t xml:space="preserve">study delves deeper into this phenomenon by focusing on the specific case of Palma, the capital of the Balearic Islands. This city is particularly interesting for several reasons. First, just under 40% of the archipelago’s population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{"citationID":"ERlKbaEA","properties":{"formattedCitation":"(Instituto Nacional de Estad\\uc0\\u237{}stica, 2024)","plainCitation":"(Instituto Nacional de Estadística, 2024)","noteIndex":0},"citationItems":[{"id":182,"uris":["http://zotero.org/users/13397765/items/XGPH8CEE"],"itemData":{"id":182,"type":"webpage","container-title":"INE","language":"es","title":"Población por capitales de provincia y sexo.(2911)","URL":"https://www.ine.es/jaxiT3/Datos.htm?t=2911","author":[{"family":"Instituto Nacional de Estadística","given":""}],"accessed":{"date-parts":[["2024",2,20]]},"issued":{"date-parts":[["2024"]]}}}],"schema":"https://github.com/citation-style-language/schema/raw/master/csl-citation.json"}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(Instituto Nacional de Estadística, 2024)</w:t>
      </w:r>
      <w:r w:rsidR="00882DA8" w:rsidRPr="00450283">
        <w:rPr>
          <w:rFonts w:ascii="Times New Roman" w:hAnsi="Times New Roman" w:cs="Times New Roman"/>
        </w:rPr>
        <w:fldChar w:fldCharType="end"/>
      </w:r>
      <w:r w:rsidR="009A0AF3" w:rsidRPr="00450283">
        <w:rPr>
          <w:rFonts w:ascii="Times New Roman" w:hAnsi="Times New Roman" w:cs="Times New Roman"/>
        </w:rPr>
        <w:t xml:space="preserve"> resides in Palma</w:t>
      </w:r>
      <w:r w:rsidR="00882DA8" w:rsidRPr="00450283">
        <w:rPr>
          <w:rFonts w:ascii="Times New Roman" w:hAnsi="Times New Roman" w:cs="Times New Roman"/>
        </w:rPr>
        <w:t xml:space="preserve">, making it the largest city. Second, it is the most diverse city in the Balearic Islands, </w:t>
      </w:r>
      <w:r w:rsidR="009A0AF3" w:rsidRPr="00450283">
        <w:rPr>
          <w:rFonts w:ascii="Times New Roman" w:hAnsi="Times New Roman" w:cs="Times New Roman"/>
        </w:rPr>
        <w:t xml:space="preserve">being home to </w:t>
      </w:r>
      <w:r w:rsidR="00882DA8" w:rsidRPr="00450283">
        <w:rPr>
          <w:rFonts w:ascii="Times New Roman" w:hAnsi="Times New Roman" w:cs="Times New Roman"/>
        </w:rPr>
        <w:t xml:space="preserve">a third of the foreign residents of the Balearic Islands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{"citationID":"oMPNiEe2","properties":{"formattedCitation":"(IBESTAT, 2022)","plainCitation":"(IBESTAT, 2022)","noteIndex":0},"citationItems":[{"id":184,"uris":["http://zotero.org/users/13397765/items/AQETRIW8"],"itemData":{"id":184,"type":"webpage","title":"Población extranjera por isla y municipio de residencia y país de nacionalidad.","URL":"https://ibestat.caib.es/ibestat/estadistiques/933ae75d-c922-494f-bc1a-04341d1f13a9/e90c76be-82d9-44d5-bf6f-cff260b32aa1/es/pad_t3m2_22.px","author":[{"family":"IBESTAT","given":""}],"accessed":{"date-parts":[["2024",2,20]]},"issued":{"date-parts":[["2022"]]}}}],"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noProof/>
        </w:rPr>
        <w:t>(IBESTAT, 2022)</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According to Blas–Arroyo, this situation makes the Palma “a melting pot of people from different geographic, economic and cultural origins”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{"citationID":"aTdnTE4S","properties":{"formattedCitation":"(Blas-Arroyo, 2007)","plainCitation":"(Blas-Arroyo, 2007)","dontUpdate":true,"noteIndex":0},"citationItems":[{"id":121,"uris":["http://zotero.org/users/13397765/items/QXMMG6IL"],"itemData":{"id":121,"type":"article-journal","container-title":"International Journal of the Sociology of Language","DOI":"10.1515/IJSL.2007.015","ISSN":"0165-2516, 1613-3668","issue":"184","source":"DOI.org (Crossref)","title":"Spanish and Catalan in the Balearic Islands","URL":"https://www.degruyter.com/document/doi/10.1515/IJSL.2007.015/html","volume":"2007","author":[{"family":"Blas-Arroyo","given":"José Luis"}],"accessed":{"date-parts":[["2024",2,16]]},"issued":{"date-parts":[["2007",1,20]]}}}],"schema":"https://github.com/citation-style-language/schema/raw/master/csl-citation.json"}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noProof/>
        </w:rPr>
        <w:t>(2007, p. 80)</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making a significant impact on the linguistic situation of the city. Finally, previous </w:t>
      </w:r>
      <w:r w:rsidR="009A0AF3" w:rsidRPr="00450283">
        <w:rPr>
          <w:rFonts w:ascii="Times New Roman" w:hAnsi="Times New Roman" w:cs="Times New Roman"/>
        </w:rPr>
        <w:t>work has</w:t>
      </w:r>
      <w:r w:rsidR="00882DA8" w:rsidRPr="00450283">
        <w:rPr>
          <w:rFonts w:ascii="Times New Roman" w:hAnsi="Times New Roman" w:cs="Times New Roman"/>
        </w:rPr>
        <w:t xml:space="preserve"> shown that the language attitudes of people who live in areas with lower social contact with Catalan, such as Palma, tend to be less positive toward this language and more positive toward Spanish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{"citationID":"zmUOVJGJ","properties":{"formattedCitation":"(Calafat Vila &amp; Calero-Pons, 2019)","plainCitation":"(Calafat Vila &amp; Calero-Pons, 2019)","noteIndex":0},"citationItems":[{"id":124,"uris":["http://zotero.org/users/13397765/items/VLPZLSLU"],"itemData":{"id":124,"type":"article-journal","abstract":"En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noProof/>
        </w:rPr>
        <w:t>(Calafat Vila &amp; Calero-Pons, 2019)</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w:t>
      </w:r>
    </w:p>
    <w:p w14:paraId="582AAD49" w14:textId="37EABAA2" w:rsidR="00882DA8" w:rsidRPr="00450283" w:rsidRDefault="00882DA8">
      <w:pPr>
        <w:spacing w:line="480" w:lineRule="auto"/>
        <w:jc w:val="both"/>
        <w:rPr>
          <w:rFonts w:ascii="Times New Roman" w:hAnsi="Times New Roman" w:cs="Times New Roman"/>
        </w:rPr>
        <w:pPrChange w:id="359" w:author="Kendra Dickinson" w:date="2024-04-14T09:51:00Z">
          <w:pPr>
            <w:spacing w:line="480" w:lineRule="auto"/>
            <w:ind w:firstLine="360"/>
            <w:jc w:val="both"/>
          </w:pPr>
        </w:pPrChange>
      </w:pPr>
      <w:r w:rsidRPr="00450283">
        <w:rPr>
          <w:rFonts w:ascii="Times New Roman" w:hAnsi="Times New Roman" w:cs="Times New Roman"/>
        </w:rPr>
        <w:t>Accordingly, my research questions and hypotheses are as follows:</w:t>
      </w:r>
    </w:p>
    <w:p w14:paraId="7846A946" w14:textId="77777777" w:rsidR="00882DA8" w:rsidRPr="00450283" w:rsidRDefault="00882DA8" w:rsidP="00882DA8">
      <w:pPr>
        <w:pStyle w:val="ListParagraph"/>
        <w:numPr>
          <w:ilvl w:val="0"/>
          <w:numId w:val="1"/>
        </w:numPr>
        <w:spacing w:line="480" w:lineRule="auto"/>
        <w:jc w:val="both"/>
        <w:rPr>
          <w:rFonts w:ascii="Times New Roman" w:hAnsi="Times New Roman" w:cs="Times New Roman"/>
        </w:rPr>
      </w:pPr>
      <w:r w:rsidRPr="00450283">
        <w:rPr>
          <w:rFonts w:ascii="Times New Roman" w:hAnsi="Times New Roman" w:cs="Times New Roman"/>
        </w:rPr>
        <w:t xml:space="preserve">Is political orientation a significant predictor of language attitudes toward Catalan and Spanish in Palma de Mallorca? </w:t>
      </w:r>
    </w:p>
    <w:p w14:paraId="49D8E7E0" w14:textId="77777777" w:rsidR="00882DA8" w:rsidRPr="00450283" w:rsidRDefault="00882DA8" w:rsidP="00882DA8">
      <w:pPr>
        <w:pStyle w:val="ListParagraph"/>
        <w:numPr>
          <w:ilvl w:val="0"/>
          <w:numId w:val="1"/>
        </w:numPr>
        <w:spacing w:line="480" w:lineRule="auto"/>
        <w:jc w:val="both"/>
        <w:rPr>
          <w:rFonts w:ascii="Times New Roman" w:hAnsi="Times New Roman" w:cs="Times New Roman"/>
        </w:rPr>
      </w:pPr>
      <w:r w:rsidRPr="00450283">
        <w:rPr>
          <w:rFonts w:ascii="Times New Roman" w:hAnsi="Times New Roman" w:cs="Times New Roman"/>
        </w:rPr>
        <w:t>What is the relationship between different political orientations and language attitudes of the population of Palma de Mallorca toward Catalan and Spanish?</w:t>
      </w:r>
    </w:p>
    <w:p w14:paraId="2144698C" w14:textId="43069A30"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With regard to research question one, based on previous literature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{"citationID":"6jfvOffR","properties":{"formattedCitation":"(Castell et al., 2023; Ib\\uc0\\u225{}\\uc0\\u241{}ez Ferret\\uc0\\u233{}, 2014)","plainCitation":"(Castell et al., 2023; Ibáñez Ferreté, 2014)","noteIndex":0},"citationItems":[{"id":134,"uris":["http://zotero.org/users/13397765/items/P9PM9IYC"],"itemData":{"id":134,"type":"book","edition":"Dirección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(Castell et al., 2023; Ibáñez Ferreté, 2014)</w:t>
      </w:r>
      <w:r w:rsidRPr="00450283">
        <w:rPr>
          <w:rFonts w:ascii="Times New Roman" w:hAnsi="Times New Roman" w:cs="Times New Roman"/>
        </w:rPr>
        <w:fldChar w:fldCharType="end"/>
      </w:r>
      <w:r w:rsidRPr="00450283">
        <w:rPr>
          <w:rFonts w:ascii="Times New Roman" w:hAnsi="Times New Roman" w:cs="Times New Roman"/>
        </w:rPr>
        <w:t xml:space="preserve"> and the current political debate regarding the linguistic situation in the </w:t>
      </w:r>
      <w:r w:rsidRPr="00450283">
        <w:rPr>
          <w:rFonts w:ascii="Times New Roman" w:hAnsi="Times New Roman" w:cs="Times New Roman"/>
        </w:rPr>
        <w:lastRenderedPageBreak/>
        <w:t xml:space="preserve">Balearic Islands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{"citationID":"oD7xTLg8","properties":{"formattedCitation":"(Cresp\\uc0\\u237{}, 2023; Garau, 2023; Mateos, 2023; Pellicer, 2023; S\\uc0\\u225{}nchez, 2023)","plainCitation":"(Crespí, 2023; Garau, 2023; Mateos, 2023; Pellicer, 2023; Sánchez, 2023)","noteIndex":0},"citationItems":[{"id":109,"uris":["http://zotero.org/users/13397765/items/XI66PLFZ"],"itemData":{"id":109,"type":"article-newspaper","abstract":"La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(Crespí, 2023; Garau, 2023; Mateos, 2023; Pellicer, 2023; Sánchez, 2023)</w:t>
      </w:r>
      <w:r w:rsidRPr="00450283">
        <w:rPr>
          <w:rFonts w:ascii="Times New Roman" w:hAnsi="Times New Roman" w:cs="Times New Roman"/>
        </w:rPr>
        <w:fldChar w:fldCharType="end"/>
      </w:r>
      <w:r w:rsidRPr="00450283">
        <w:rPr>
          <w:rFonts w:ascii="Times New Roman" w:hAnsi="Times New Roman" w:cs="Times New Roman"/>
        </w:rPr>
        <w:t xml:space="preserve">, I hypothesize that political orientation will be a significant predictor of language attitudes toward Catalan and Spanish in Palma. With regard to research question two, and also based on previous literature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{"citationID":"tZD7DWeE","properties":{"formattedCitation":"(Aguil\\uc0\\u243{}-Mora &amp; Lynch, 2017; Castell et al., 2023; Ib\\uc0\\u225{}\\uc0\\u241{}ez Ferret\\uc0\\u233{}, 2014)","plainCitation":"(Aguiló-Mora &amp; Lynch, 2017; Castell et al., 2023; Ibáñez Ferreté, 2014)","noteIndex":0},"citationItems":[{"id":122,"uris":["http://zotero.org/users/13397765/items/UAS77JPX"],"itemData":{"id":122,"type":"article-journal","abstract":"Resumen\n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(Aguiló-Mora &amp; Lynch, 2017; Castell et al., 2023; Ibáñez Ferreté, 2014)</w:t>
      </w:r>
      <w:r w:rsidRPr="00450283">
        <w:rPr>
          <w:rFonts w:ascii="Times New Roman" w:hAnsi="Times New Roman" w:cs="Times New Roman"/>
        </w:rPr>
        <w:fldChar w:fldCharType="end"/>
      </w:r>
      <w:r w:rsidRPr="00450283">
        <w:rPr>
          <w:rFonts w:ascii="Times New Roman" w:hAnsi="Times New Roman" w:cs="Times New Roman"/>
        </w:rPr>
        <w:t xml:space="preserve"> and past reactions of the population of the Balearic Islands to certain language policies by prior governments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{"citationID":"QLhupmLt","properties":{"formattedCitation":"(Amor\\uc0\\u243{}s, 2017; Colmenero, 2018; Colom, 2023; Galv\\uc0\\u237{}n, 2017; Gentili, 2013; Manresa, 2015; Olaizola, 2013)","plainCitation":"(Amorós, 2017; Colmenero, 2018; Colom, 2023; Galvín, 2017; Gentili, 2013; Manresa, 2015; Olaizola, 2013)","noteIndex":0},"citationItems":[{"id":181,"uris":["http://zotero.org/users/13397765/items/LTFB7N6F"],"itemData":{"id":181,"type":"article-newspaper","abstract":"La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(Amorós, 2017; Colmenero, 2018; Colom, 2023; Galvín, 2017; Gentili, 2013; Manresa, 2015; Olaizola, 2013)</w:t>
      </w:r>
      <w:r w:rsidRPr="00450283">
        <w:rPr>
          <w:rFonts w:ascii="Times New Roman" w:hAnsi="Times New Roman" w:cs="Times New Roman"/>
        </w:rPr>
        <w:fldChar w:fldCharType="end"/>
      </w:r>
      <w:r w:rsidRPr="00450283">
        <w:rPr>
          <w:rFonts w:ascii="Times New Roman" w:hAnsi="Times New Roman" w:cs="Times New Roman"/>
        </w:rPr>
        <w:t xml:space="preserve">, I hypothesize that people who identify as progressive will have more positive attitudes toward Catalan than toward Spanish, and that people who identify as conservative will have more positive attitudes toward Spanish than toward </w:t>
      </w:r>
      <w:commentRangeStart w:id="360"/>
      <w:r w:rsidRPr="00450283">
        <w:rPr>
          <w:rFonts w:ascii="Times New Roman" w:hAnsi="Times New Roman" w:cs="Times New Roman"/>
        </w:rPr>
        <w:t>Catalan</w:t>
      </w:r>
      <w:commentRangeEnd w:id="360"/>
      <w:r w:rsidR="00847C91" w:rsidRPr="00450283">
        <w:rPr>
          <w:rStyle w:val="CommentReference"/>
          <w:rFonts w:ascii="Times New Roman" w:eastAsia="Times New Roman" w:hAnsi="Times New Roman" w:cs="Times New Roman"/>
          <w:kern w:val="0"/>
          <w:sz w:val="24"/>
          <w:szCs w:val="24"/>
          <w14:ligatures w14:val="none"/>
          <w:rPrChange w:id="361" w:author="Alejandro Andreas Jaume Losa" w:date="2024-04-16T11:37:00Z">
            <w:rPr>
              <w:rStyle w:val="CommentReference"/>
              <w:rFonts w:ascii="Times New Roman" w:eastAsia="Times New Roman" w:hAnsi="Times New Roman" w:cs="Times New Roman"/>
              <w:kern w:val="0"/>
              <w14:ligatures w14:val="none"/>
            </w:rPr>
          </w:rPrChange>
        </w:rPr>
        <w:commentReference w:id="360"/>
      </w:r>
      <w:r w:rsidRPr="00450283">
        <w:rPr>
          <w:rFonts w:ascii="Times New Roman" w:hAnsi="Times New Roman" w:cs="Times New Roman"/>
        </w:rPr>
        <w:t>.</w:t>
      </w:r>
    </w:p>
    <w:p w14:paraId="2CB8F8D3" w14:textId="77777777" w:rsidR="00532F9B" w:rsidRPr="00450283" w:rsidRDefault="00532F9B" w:rsidP="00882DA8">
      <w:pPr>
        <w:spacing w:line="480" w:lineRule="auto"/>
        <w:jc w:val="both"/>
        <w:rPr>
          <w:rFonts w:ascii="Times New Roman" w:hAnsi="Times New Roman" w:cs="Times New Roman"/>
          <w:b/>
          <w:bCs/>
        </w:rPr>
      </w:pPr>
    </w:p>
    <w:p w14:paraId="3106459F" w14:textId="6F560C42" w:rsidR="004B0ADB" w:rsidRPr="00450283" w:rsidRDefault="004B0ADB" w:rsidP="004B0ADB">
      <w:pPr>
        <w:spacing w:line="480" w:lineRule="auto"/>
        <w:jc w:val="both"/>
        <w:rPr>
          <w:rFonts w:ascii="Times New Roman" w:hAnsi="Times New Roman" w:cs="Times New Roman"/>
          <w:b/>
          <w:bCs/>
        </w:rPr>
      </w:pPr>
      <w:r w:rsidRPr="00450283">
        <w:rPr>
          <w:rFonts w:ascii="Times New Roman" w:hAnsi="Times New Roman" w:cs="Times New Roman"/>
          <w:b/>
          <w:bCs/>
        </w:rPr>
        <w:t xml:space="preserve">3. </w:t>
      </w:r>
      <w:r w:rsidR="00882DA8" w:rsidRPr="00450283">
        <w:rPr>
          <w:rFonts w:ascii="Times New Roman" w:hAnsi="Times New Roman" w:cs="Times New Roman"/>
          <w:b/>
          <w:bCs/>
        </w:rPr>
        <w:t>Methodology</w:t>
      </w:r>
    </w:p>
    <w:p w14:paraId="4A641B90" w14:textId="74925EF2" w:rsidR="00882DA8" w:rsidRPr="00450283" w:rsidRDefault="004B0ADB" w:rsidP="00882DA8">
      <w:pPr>
        <w:spacing w:line="480" w:lineRule="auto"/>
        <w:jc w:val="both"/>
        <w:rPr>
          <w:rFonts w:ascii="Times New Roman" w:hAnsi="Times New Roman" w:cs="Times New Roman"/>
          <w:i/>
          <w:iCs/>
        </w:rPr>
      </w:pPr>
      <w:del w:id="362" w:author="Kendra Dickinson" w:date="2024-04-14T09:51:00Z">
        <w:r w:rsidRPr="00450283" w:rsidDel="009C6E87">
          <w:rPr>
            <w:rFonts w:ascii="Times New Roman" w:hAnsi="Times New Roman" w:cs="Times New Roman"/>
          </w:rPr>
          <w:tab/>
        </w:r>
      </w:del>
      <w:r w:rsidR="00532F9B" w:rsidRPr="00450283">
        <w:rPr>
          <w:rFonts w:ascii="Times New Roman" w:hAnsi="Times New Roman" w:cs="Times New Roman"/>
          <w:i/>
          <w:iCs/>
        </w:rPr>
        <w:t>3.</w:t>
      </w:r>
      <w:r w:rsidRPr="00450283">
        <w:rPr>
          <w:rFonts w:ascii="Times New Roman" w:hAnsi="Times New Roman" w:cs="Times New Roman"/>
          <w:i/>
          <w:iCs/>
        </w:rPr>
        <w:t>1</w:t>
      </w:r>
      <w:r w:rsidR="00532F9B" w:rsidRPr="00450283">
        <w:rPr>
          <w:rFonts w:ascii="Times New Roman" w:hAnsi="Times New Roman" w:cs="Times New Roman"/>
          <w:i/>
          <w:iCs/>
        </w:rPr>
        <w:t xml:space="preserve">. </w:t>
      </w:r>
      <w:r w:rsidR="00882DA8" w:rsidRPr="00450283">
        <w:rPr>
          <w:rFonts w:ascii="Times New Roman" w:hAnsi="Times New Roman" w:cs="Times New Roman"/>
          <w:i/>
          <w:iCs/>
        </w:rPr>
        <w:t>Materials</w:t>
      </w:r>
    </w:p>
    <w:p w14:paraId="7D8246BD" w14:textId="3C72852B"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Data were collected using an online survey hosted on Qualtrics </w:t>
      </w:r>
      <w:r w:rsidR="00711495" w:rsidRPr="00450283">
        <w:rPr>
          <w:rFonts w:ascii="Times New Roman" w:hAnsi="Times New Roman" w:cs="Times New Roman"/>
        </w:rPr>
        <w:t xml:space="preserve">that </w:t>
      </w:r>
      <w:r w:rsidRPr="00450283">
        <w:rPr>
          <w:rFonts w:ascii="Times New Roman" w:hAnsi="Times New Roman" w:cs="Times New Roman"/>
        </w:rPr>
        <w:t xml:space="preserve">consisted of three parts. </w:t>
      </w:r>
      <w:r w:rsidR="00991D6A" w:rsidRPr="00450283">
        <w:rPr>
          <w:rFonts w:ascii="Times New Roman" w:hAnsi="Times New Roman" w:cs="Times New Roman"/>
        </w:rPr>
        <w:t>T</w:t>
      </w:r>
      <w:r w:rsidRPr="00450283">
        <w:rPr>
          <w:rFonts w:ascii="Times New Roman" w:hAnsi="Times New Roman" w:cs="Times New Roman"/>
        </w:rPr>
        <w:t xml:space="preserve">he first part, a demographic questionnaire, collected information regarding participant gender, age, country of birth, </w:t>
      </w:r>
      <w:ins w:id="363" w:author="Alejandro Andreas Jaume Losa" w:date="2024-04-16T11:28:00Z">
        <w:r w:rsidR="0058021D" w:rsidRPr="00450283">
          <w:rPr>
            <w:rFonts w:ascii="Times New Roman" w:hAnsi="Times New Roman" w:cs="Times New Roman"/>
          </w:rPr>
          <w:t>A</w:t>
        </w:r>
      </w:ins>
      <w:commentRangeStart w:id="364"/>
      <w:del w:id="365" w:author="Alejandro Andreas Jaume Losa" w:date="2024-04-16T11:28:00Z">
        <w:r w:rsidRPr="00450283" w:rsidDel="0058021D">
          <w:rPr>
            <w:rFonts w:ascii="Times New Roman" w:hAnsi="Times New Roman" w:cs="Times New Roman"/>
          </w:rPr>
          <w:delText>a</w:delText>
        </w:r>
      </w:del>
      <w:commentRangeEnd w:id="364"/>
      <w:r w:rsidR="0022126D" w:rsidRPr="00450283">
        <w:rPr>
          <w:rStyle w:val="CommentReference"/>
          <w:rFonts w:ascii="Times New Roman" w:eastAsia="Times New Roman" w:hAnsi="Times New Roman" w:cs="Times New Roman"/>
          <w:kern w:val="0"/>
          <w:sz w:val="24"/>
          <w:szCs w:val="24"/>
          <w14:ligatures w14:val="none"/>
          <w:rPrChange w:id="366" w:author="Alejandro Andreas Jaume Losa" w:date="2024-04-16T11:37:00Z">
            <w:rPr>
              <w:rStyle w:val="CommentReference"/>
              <w:rFonts w:ascii="Times New Roman" w:eastAsia="Times New Roman" w:hAnsi="Times New Roman" w:cs="Times New Roman"/>
              <w:kern w:val="0"/>
              <w14:ligatures w14:val="none"/>
            </w:rPr>
          </w:rPrChange>
        </w:rPr>
        <w:commentReference w:id="364"/>
      </w:r>
      <w:r w:rsidRPr="00450283">
        <w:rPr>
          <w:rFonts w:ascii="Times New Roman" w:hAnsi="Times New Roman" w:cs="Times New Roman"/>
        </w:rPr>
        <w:t xml:space="preserve">utonomous </w:t>
      </w:r>
      <w:ins w:id="367" w:author="Alejandro Andreas Jaume Losa" w:date="2024-04-16T11:28:00Z">
        <w:r w:rsidR="0058021D" w:rsidRPr="00450283">
          <w:rPr>
            <w:rFonts w:ascii="Times New Roman" w:hAnsi="Times New Roman" w:cs="Times New Roman"/>
          </w:rPr>
          <w:t>C</w:t>
        </w:r>
      </w:ins>
      <w:del w:id="368" w:author="Alejandro Andreas Jaume Losa" w:date="2024-04-16T11:28:00Z">
        <w:r w:rsidRPr="00450283" w:rsidDel="0058021D">
          <w:rPr>
            <w:rFonts w:ascii="Times New Roman" w:hAnsi="Times New Roman" w:cs="Times New Roman"/>
          </w:rPr>
          <w:delText>c</w:delText>
        </w:r>
      </w:del>
      <w:r w:rsidRPr="00450283">
        <w:rPr>
          <w:rFonts w:ascii="Times New Roman" w:hAnsi="Times New Roman" w:cs="Times New Roman"/>
        </w:rPr>
        <w:t xml:space="preserve">ommunity of birth, ethnic origin, neighborhood of residence in Palma, level of education, employment situation, household income, national identity, and political orientation. </w:t>
      </w:r>
      <w:r w:rsidR="004B0ADB" w:rsidRPr="00450283">
        <w:rPr>
          <w:rFonts w:ascii="Times New Roman" w:hAnsi="Times New Roman" w:cs="Times New Roman"/>
        </w:rPr>
        <w:t>The survey was available in three languages: Catalan, Spanish, and English.</w:t>
      </w:r>
    </w:p>
    <w:p w14:paraId="09E0C24A" w14:textId="7777777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second portion of the survey, a language use questionnaire, was designed to collect information regarding participants’ self-reported knowledge and usage of Catalan and Spanish. Specifically, this section included questions about native language or languages, proficiency in Catalan and Spanish (understanding, reading, speaking, and writing), languages studied other than Catalan and Spanish, use of Catalan and Spanish with different social groups (parents, children, siblings, grandparents, friends, neighbors, partners, relatives, professors, classmates, coworkers, </w:t>
      </w:r>
      <w:r w:rsidRPr="00450283">
        <w:rPr>
          <w:rFonts w:ascii="Times New Roman" w:hAnsi="Times New Roman" w:cs="Times New Roman"/>
        </w:rPr>
        <w:lastRenderedPageBreak/>
        <w:t xml:space="preserve">and immigrants), and use of Catalan and Spanish in different contexts (administration, school, workplace, financial institutions, local commerce, department stores, social networks, etc.). </w:t>
      </w:r>
    </w:p>
    <w:p w14:paraId="4816AF8E" w14:textId="6CCF6A02" w:rsidR="00D44E1F" w:rsidRPr="00450283" w:rsidRDefault="00882DA8" w:rsidP="006668D8">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third part collected data on the language attitudes toward Catalan and Spanish in two </w:t>
      </w:r>
      <w:r w:rsidR="00991D6A" w:rsidRPr="00450283">
        <w:rPr>
          <w:rFonts w:ascii="Times New Roman" w:hAnsi="Times New Roman" w:cs="Times New Roman"/>
        </w:rPr>
        <w:t>sections</w:t>
      </w:r>
      <w:r w:rsidRPr="00450283">
        <w:rPr>
          <w:rFonts w:ascii="Times New Roman" w:hAnsi="Times New Roman" w:cs="Times New Roman"/>
        </w:rPr>
        <w:t xml:space="preserve">. The first section consisted of </w:t>
      </w:r>
      <w:ins w:id="369" w:author="Kendra Dickinson" w:date="2024-04-13T17:51:00Z">
        <w:r w:rsidR="005910A4" w:rsidRPr="00450283">
          <w:rPr>
            <w:rFonts w:ascii="Times New Roman" w:hAnsi="Times New Roman" w:cs="Times New Roman"/>
          </w:rPr>
          <w:t xml:space="preserve">a </w:t>
        </w:r>
      </w:ins>
      <w:r w:rsidRPr="00450283">
        <w:rPr>
          <w:rFonts w:ascii="Times New Roman" w:hAnsi="Times New Roman" w:cs="Times New Roman"/>
        </w:rPr>
        <w:t>series incomplete of statements such as ‘the official language of the Balearic Islands should be</w:t>
      </w:r>
      <w:r w:rsidR="00991D6A" w:rsidRPr="00450283">
        <w:rPr>
          <w:rFonts w:ascii="Times New Roman" w:hAnsi="Times New Roman" w:cs="Times New Roman"/>
        </w:rPr>
        <w:t>______</w:t>
      </w:r>
      <w:r w:rsidRPr="00450283">
        <w:rPr>
          <w:rFonts w:ascii="Times New Roman" w:hAnsi="Times New Roman" w:cs="Times New Roman"/>
        </w:rPr>
        <w:t>’ or ‘the medium of instruction in public education should be</w:t>
      </w:r>
      <w:r w:rsidR="003E1180" w:rsidRPr="00450283">
        <w:rPr>
          <w:rFonts w:ascii="Times New Roman" w:hAnsi="Times New Roman" w:cs="Times New Roman"/>
        </w:rPr>
        <w:t xml:space="preserve"> </w:t>
      </w:r>
      <w:ins w:id="370" w:author="Kendra Dickinson" w:date="2024-04-13T17:51:00Z">
        <w:r w:rsidR="005910A4" w:rsidRPr="00450283">
          <w:rPr>
            <w:rFonts w:ascii="Times New Roman" w:hAnsi="Times New Roman" w:cs="Times New Roman"/>
          </w:rPr>
          <w:t>____</w:t>
        </w:r>
      </w:ins>
      <w:del w:id="371" w:author="Kendra Dickinson" w:date="2024-04-13T17:51:00Z">
        <w:r w:rsidR="003E1180" w:rsidRPr="00450283" w:rsidDel="005910A4">
          <w:rPr>
            <w:rFonts w:ascii="Times New Roman" w:hAnsi="Times New Roman" w:cs="Times New Roman"/>
          </w:rPr>
          <w:delText>X</w:delText>
        </w:r>
      </w:del>
      <w:r w:rsidRPr="00450283">
        <w:rPr>
          <w:rFonts w:ascii="Times New Roman" w:hAnsi="Times New Roman" w:cs="Times New Roman"/>
        </w:rPr>
        <w:t>’ followed by three possible answers</w:t>
      </w:r>
      <w:ins w:id="372" w:author="Kendra Dickinson" w:date="2024-04-13T17:51:00Z">
        <w:r w:rsidR="005910A4" w:rsidRPr="00450283">
          <w:rPr>
            <w:rFonts w:ascii="Times New Roman" w:hAnsi="Times New Roman" w:cs="Times New Roman"/>
          </w:rPr>
          <w:t xml:space="preserve"> for participants to select from</w:t>
        </w:r>
      </w:ins>
      <w:r w:rsidRPr="00450283">
        <w:rPr>
          <w:rFonts w:ascii="Times New Roman" w:hAnsi="Times New Roman" w:cs="Times New Roman"/>
        </w:rPr>
        <w:t xml:space="preserve">: Catalan, Spanish, or both. The second section included a series of </w:t>
      </w:r>
      <w:r w:rsidR="00D75EA9" w:rsidRPr="00450283">
        <w:rPr>
          <w:rFonts w:ascii="Times New Roman" w:hAnsi="Times New Roman" w:cs="Times New Roman"/>
        </w:rPr>
        <w:t xml:space="preserve">60 evaluative </w:t>
      </w:r>
      <w:r w:rsidRPr="00450283">
        <w:rPr>
          <w:rFonts w:ascii="Times New Roman" w:hAnsi="Times New Roman" w:cs="Times New Roman"/>
        </w:rPr>
        <w:t xml:space="preserve">statements regarding Catalan and Spanish such as ‘I like it when people use Spanish, ‘Catalan is worth learning’, ‘Catalan is part of the identity of the Balearic Islands’, followed by a 100-point draggable sliding scale </w:t>
      </w:r>
      <w:ins w:id="373" w:author="Kendra Dickinson" w:date="2024-04-13T17:51:00Z">
        <w:r w:rsidR="005910A4" w:rsidRPr="00450283">
          <w:rPr>
            <w:rFonts w:ascii="Times New Roman" w:hAnsi="Times New Roman" w:cs="Times New Roman"/>
          </w:rPr>
          <w:t xml:space="preserve">with which </w:t>
        </w:r>
      </w:ins>
      <w:del w:id="374" w:author="Kendra Dickinson" w:date="2024-04-13T17:51:00Z">
        <w:r w:rsidRPr="00450283" w:rsidDel="005910A4">
          <w:rPr>
            <w:rFonts w:ascii="Times New Roman" w:hAnsi="Times New Roman" w:cs="Times New Roman"/>
          </w:rPr>
          <w:delText xml:space="preserve">to </w:delText>
        </w:r>
      </w:del>
      <w:ins w:id="375" w:author="Kendra Dickinson" w:date="2024-04-13T17:51:00Z">
        <w:r w:rsidR="005910A4" w:rsidRPr="00450283">
          <w:rPr>
            <w:rFonts w:ascii="Times New Roman" w:hAnsi="Times New Roman" w:cs="Times New Roman"/>
          </w:rPr>
          <w:t xml:space="preserve">participants </w:t>
        </w:r>
      </w:ins>
      <w:r w:rsidRPr="00450283">
        <w:rPr>
          <w:rFonts w:ascii="Times New Roman" w:hAnsi="Times New Roman" w:cs="Times New Roman"/>
        </w:rPr>
        <w:t>indicate</w:t>
      </w:r>
      <w:ins w:id="376" w:author="Kendra Dickinson" w:date="2024-04-13T17:51:00Z">
        <w:r w:rsidR="005910A4" w:rsidRPr="00450283">
          <w:rPr>
            <w:rFonts w:ascii="Times New Roman" w:hAnsi="Times New Roman" w:cs="Times New Roman"/>
          </w:rPr>
          <w:t>d</w:t>
        </w:r>
      </w:ins>
      <w:r w:rsidRPr="00450283">
        <w:rPr>
          <w:rFonts w:ascii="Times New Roman" w:hAnsi="Times New Roman" w:cs="Times New Roman"/>
        </w:rPr>
        <w:t xml:space="preserve"> level of agreement or disagreement with the content of the statement</w:t>
      </w:r>
      <w:r w:rsidR="001E7720" w:rsidRPr="00450283">
        <w:rPr>
          <w:rFonts w:ascii="Times New Roman" w:hAnsi="Times New Roman" w:cs="Times New Roman"/>
        </w:rPr>
        <w:t>, where 0 was “totally disagree</w:t>
      </w:r>
      <w:r w:rsidR="00711495" w:rsidRPr="00450283">
        <w:rPr>
          <w:rFonts w:ascii="Times New Roman" w:hAnsi="Times New Roman" w:cs="Times New Roman"/>
        </w:rPr>
        <w:t>”</w:t>
      </w:r>
      <w:r w:rsidR="001E7720" w:rsidRPr="00450283">
        <w:rPr>
          <w:rFonts w:ascii="Times New Roman" w:hAnsi="Times New Roman" w:cs="Times New Roman"/>
        </w:rPr>
        <w:t xml:space="preserve"> and 100 w</w:t>
      </w:r>
      <w:r w:rsidR="00711495" w:rsidRPr="00450283">
        <w:rPr>
          <w:rFonts w:ascii="Times New Roman" w:hAnsi="Times New Roman" w:cs="Times New Roman"/>
        </w:rPr>
        <w:t>as “totally agree”.</w:t>
      </w:r>
      <w:ins w:id="377" w:author="Alejandro Andreas Jaume Losa" w:date="2024-04-16T11:31:00Z">
        <w:r w:rsidR="0058021D" w:rsidRPr="00450283">
          <w:rPr>
            <w:rFonts w:ascii="Times New Roman" w:hAnsi="Times New Roman" w:cs="Times New Roman"/>
          </w:rPr>
          <w:t xml:space="preserve"> These statements related to topics such as language preference, language </w:t>
        </w:r>
      </w:ins>
      <w:ins w:id="378" w:author="Alejandro Andreas Jaume Losa" w:date="2024-04-16T11:33:00Z">
        <w:r w:rsidR="0058021D" w:rsidRPr="00450283">
          <w:rPr>
            <w:rFonts w:ascii="Times New Roman" w:hAnsi="Times New Roman" w:cs="Times New Roman"/>
          </w:rPr>
          <w:t xml:space="preserve">difficulty and </w:t>
        </w:r>
      </w:ins>
      <w:ins w:id="379" w:author="Alejandro Andreas Jaume Losa" w:date="2024-04-16T11:31:00Z">
        <w:r w:rsidR="0058021D" w:rsidRPr="00450283">
          <w:rPr>
            <w:rFonts w:ascii="Times New Roman" w:hAnsi="Times New Roman" w:cs="Times New Roman"/>
          </w:rPr>
          <w:t>enjoyment,</w:t>
        </w:r>
      </w:ins>
      <w:ins w:id="380" w:author="Alejandro Andreas Jaume Losa" w:date="2024-04-16T11:33:00Z">
        <w:r w:rsidR="0058021D" w:rsidRPr="00450283">
          <w:rPr>
            <w:rFonts w:ascii="Times New Roman" w:hAnsi="Times New Roman" w:cs="Times New Roman"/>
          </w:rPr>
          <w:t xml:space="preserve"> language policy and integration, cultural and identity aspects,</w:t>
        </w:r>
      </w:ins>
      <w:ins w:id="381" w:author="Alejandro Andreas Jaume Losa" w:date="2024-04-16T11:34:00Z">
        <w:r w:rsidR="0058021D" w:rsidRPr="00450283">
          <w:rPr>
            <w:rFonts w:ascii="Times New Roman" w:hAnsi="Times New Roman" w:cs="Times New Roman"/>
          </w:rPr>
          <w:t xml:space="preserve"> and popular trends, and they are a </w:t>
        </w:r>
      </w:ins>
      <w:ins w:id="382" w:author="Alejandro Andreas Jaume Losa" w:date="2024-04-16T11:35:00Z">
        <w:r w:rsidR="0058021D" w:rsidRPr="00450283">
          <w:rPr>
            <w:rFonts w:ascii="Times New Roman" w:hAnsi="Times New Roman" w:cs="Times New Roman"/>
          </w:rPr>
          <w:t>reflection</w:t>
        </w:r>
      </w:ins>
      <w:ins w:id="383" w:author="Alejandro Andreas Jaume Losa" w:date="2024-04-16T11:34:00Z">
        <w:r w:rsidR="0058021D" w:rsidRPr="00450283">
          <w:rPr>
            <w:rFonts w:ascii="Times New Roman" w:hAnsi="Times New Roman" w:cs="Times New Roman"/>
          </w:rPr>
          <w:t xml:space="preserve"> of ongoing discourses surrounding Catalan and Spanish in the Balearic context. For a full list of statements, see Appendix 1.</w:t>
        </w:r>
      </w:ins>
      <w:ins w:id="384" w:author="Alejandro Andreas Jaume Losa" w:date="2024-04-16T11:31:00Z">
        <w:r w:rsidR="0058021D" w:rsidRPr="00450283">
          <w:rPr>
            <w:rFonts w:ascii="Times New Roman" w:hAnsi="Times New Roman" w:cs="Times New Roman"/>
          </w:rPr>
          <w:t xml:space="preserve"> </w:t>
        </w:r>
      </w:ins>
      <w:r w:rsidR="00711495" w:rsidRPr="00450283">
        <w:rPr>
          <w:rFonts w:ascii="Times New Roman" w:hAnsi="Times New Roman" w:cs="Times New Roman"/>
        </w:rPr>
        <w:t xml:space="preserve"> </w:t>
      </w:r>
      <w:commentRangeStart w:id="385"/>
      <w:r w:rsidR="00711495" w:rsidRPr="00450283">
        <w:rPr>
          <w:rFonts w:ascii="Times New Roman" w:hAnsi="Times New Roman" w:cs="Times New Roman"/>
        </w:rPr>
        <w:t>The</w:t>
      </w:r>
      <w:commentRangeEnd w:id="385"/>
      <w:r w:rsidR="009D63B8" w:rsidRPr="00450283">
        <w:rPr>
          <w:rStyle w:val="CommentReference"/>
          <w:rFonts w:ascii="Times New Roman" w:eastAsia="Times New Roman" w:hAnsi="Times New Roman" w:cs="Times New Roman"/>
          <w:kern w:val="0"/>
          <w:sz w:val="24"/>
          <w:szCs w:val="24"/>
          <w14:ligatures w14:val="none"/>
          <w:rPrChange w:id="386" w:author="Alejandro Andreas Jaume Losa" w:date="2024-04-16T11:37:00Z">
            <w:rPr>
              <w:rStyle w:val="CommentReference"/>
              <w:rFonts w:ascii="Times New Roman" w:eastAsia="Times New Roman" w:hAnsi="Times New Roman" w:cs="Times New Roman"/>
              <w:kern w:val="0"/>
              <w14:ligatures w14:val="none"/>
            </w:rPr>
          </w:rPrChange>
        </w:rPr>
        <w:commentReference w:id="385"/>
      </w:r>
      <w:r w:rsidR="00711495" w:rsidRPr="00450283">
        <w:rPr>
          <w:rFonts w:ascii="Times New Roman" w:hAnsi="Times New Roman" w:cs="Times New Roman"/>
        </w:rPr>
        <w:t xml:space="preserve"> present study analyzes the data from this final section, focusing on the relationship between these attitudes and participants’ reported political orientation.</w:t>
      </w:r>
    </w:p>
    <w:p w14:paraId="6AD1BF0E" w14:textId="531BAFD8" w:rsidR="00882DA8" w:rsidRPr="00450283" w:rsidRDefault="00532F9B">
      <w:pPr>
        <w:spacing w:line="480" w:lineRule="auto"/>
        <w:jc w:val="both"/>
        <w:rPr>
          <w:rFonts w:ascii="Times New Roman" w:hAnsi="Times New Roman" w:cs="Times New Roman"/>
          <w:i/>
          <w:iCs/>
        </w:rPr>
        <w:pPrChange w:id="387" w:author="Kendra Dickinson" w:date="2024-04-14T09:51:00Z">
          <w:pPr>
            <w:spacing w:line="480" w:lineRule="auto"/>
            <w:ind w:firstLine="720"/>
            <w:jc w:val="both"/>
          </w:pPr>
        </w:pPrChange>
      </w:pPr>
      <w:r w:rsidRPr="00450283">
        <w:rPr>
          <w:rFonts w:ascii="Times New Roman" w:hAnsi="Times New Roman" w:cs="Times New Roman"/>
          <w:i/>
          <w:iCs/>
        </w:rPr>
        <w:t>3.</w:t>
      </w:r>
      <w:r w:rsidR="00711495" w:rsidRPr="00450283">
        <w:rPr>
          <w:rFonts w:ascii="Times New Roman" w:hAnsi="Times New Roman" w:cs="Times New Roman"/>
          <w:i/>
          <w:iCs/>
        </w:rPr>
        <w:t>2</w:t>
      </w:r>
      <w:r w:rsidRPr="00450283">
        <w:rPr>
          <w:rFonts w:ascii="Times New Roman" w:hAnsi="Times New Roman" w:cs="Times New Roman"/>
          <w:i/>
          <w:iCs/>
        </w:rPr>
        <w:t xml:space="preserve">. </w:t>
      </w:r>
      <w:r w:rsidR="00882DA8" w:rsidRPr="00450283">
        <w:rPr>
          <w:rFonts w:ascii="Times New Roman" w:hAnsi="Times New Roman" w:cs="Times New Roman"/>
          <w:i/>
          <w:iCs/>
        </w:rPr>
        <w:t>Procedure</w:t>
      </w:r>
    </w:p>
    <w:p w14:paraId="2DF53AF2" w14:textId="4B1079E9" w:rsidR="00D44E1F" w:rsidRPr="00450283" w:rsidRDefault="00882DA8" w:rsidP="00C542C0">
      <w:pPr>
        <w:spacing w:line="480" w:lineRule="auto"/>
        <w:ind w:firstLine="720"/>
        <w:jc w:val="both"/>
        <w:rPr>
          <w:rFonts w:ascii="Times New Roman" w:hAnsi="Times New Roman" w:cs="Times New Roman"/>
          <w:i/>
          <w:iCs/>
        </w:rPr>
      </w:pPr>
      <w:r w:rsidRPr="00450283">
        <w:rPr>
          <w:rFonts w:ascii="Times New Roman" w:hAnsi="Times New Roman" w:cs="Times New Roman"/>
        </w:rPr>
        <w:t xml:space="preserve">Participants self-identified for this study. Recruitment materials in Catalan and Spanish with information about the study, the requirements to participate and a link to the consent form and the survey were posted on different social networks and online communication channels, such as WhatsApp and Instagram. Participants who were interested and wanted to participate clicked on the link and read the consent form. Those who agreed with the terms clicked on the ‘I agree’ button and began the survey. Participants completed the survey on their own electronic devices </w:t>
      </w:r>
      <w:r w:rsidRPr="00450283">
        <w:rPr>
          <w:rFonts w:ascii="Times New Roman" w:hAnsi="Times New Roman" w:cs="Times New Roman"/>
        </w:rPr>
        <w:lastRenderedPageBreak/>
        <w:t>and at their own pace without being observed. On average, the survey took approximately 15 minutes to be completed.</w:t>
      </w:r>
      <w:r w:rsidR="00711495" w:rsidRPr="00450283">
        <w:rPr>
          <w:rFonts w:ascii="Times New Roman" w:hAnsi="Times New Roman" w:cs="Times New Roman"/>
        </w:rPr>
        <w:t xml:space="preserve"> </w:t>
      </w:r>
      <w:r w:rsidR="00D44E1F" w:rsidRPr="00450283">
        <w:rPr>
          <w:rFonts w:ascii="Times New Roman" w:hAnsi="Times New Roman" w:cs="Times New Roman"/>
        </w:rPr>
        <w:t>In accordance with the IRB-approved protocol (</w:t>
      </w:r>
      <w:r w:rsidR="00711495" w:rsidRPr="00450283">
        <w:rPr>
          <w:rFonts w:ascii="Times New Roman" w:hAnsi="Times New Roman" w:cs="Times New Roman"/>
        </w:rPr>
        <w:t>Pro2023001730</w:t>
      </w:r>
      <w:r w:rsidR="00D44E1F" w:rsidRPr="00450283">
        <w:rPr>
          <w:rFonts w:ascii="Times New Roman" w:hAnsi="Times New Roman" w:cs="Times New Roman"/>
        </w:rPr>
        <w:t>)</w:t>
      </w:r>
      <w:r w:rsidR="00711495" w:rsidRPr="00450283">
        <w:rPr>
          <w:rFonts w:ascii="Times New Roman" w:hAnsi="Times New Roman" w:cs="Times New Roman"/>
        </w:rPr>
        <w:t>, p</w:t>
      </w:r>
      <w:r w:rsidRPr="00450283">
        <w:rPr>
          <w:rFonts w:ascii="Times New Roman" w:hAnsi="Times New Roman" w:cs="Times New Roman"/>
        </w:rPr>
        <w:t>articipants were informed of their right to withdraw from the survey at any time without being penalized as well as their right to request the elimination of their data after survey completion. All participants who completed the survey received 10 EUR of monetary compensation for their time.</w:t>
      </w:r>
    </w:p>
    <w:p w14:paraId="61DD277D" w14:textId="11613941" w:rsidR="004B0ADB" w:rsidRPr="00450283" w:rsidRDefault="004B0ADB">
      <w:pPr>
        <w:spacing w:line="480" w:lineRule="auto"/>
        <w:jc w:val="both"/>
        <w:rPr>
          <w:rFonts w:ascii="Times New Roman" w:hAnsi="Times New Roman" w:cs="Times New Roman"/>
          <w:i/>
          <w:iCs/>
        </w:rPr>
        <w:pPrChange w:id="388" w:author="Kendra Dickinson" w:date="2024-04-14T09:51:00Z">
          <w:pPr>
            <w:spacing w:line="480" w:lineRule="auto"/>
            <w:ind w:firstLine="720"/>
            <w:jc w:val="both"/>
          </w:pPr>
        </w:pPrChange>
      </w:pPr>
      <w:r w:rsidRPr="00450283">
        <w:rPr>
          <w:rFonts w:ascii="Times New Roman" w:hAnsi="Times New Roman" w:cs="Times New Roman"/>
          <w:i/>
          <w:iCs/>
        </w:rPr>
        <w:t>3.</w:t>
      </w:r>
      <w:r w:rsidR="009F4FE8" w:rsidRPr="00450283">
        <w:rPr>
          <w:rFonts w:ascii="Times New Roman" w:hAnsi="Times New Roman" w:cs="Times New Roman"/>
          <w:i/>
          <w:iCs/>
        </w:rPr>
        <w:t>3</w:t>
      </w:r>
      <w:r w:rsidRPr="00450283">
        <w:rPr>
          <w:rFonts w:ascii="Times New Roman" w:hAnsi="Times New Roman" w:cs="Times New Roman"/>
          <w:i/>
          <w:iCs/>
        </w:rPr>
        <w:t>. Participants</w:t>
      </w:r>
    </w:p>
    <w:p w14:paraId="7C40E45C" w14:textId="77777777" w:rsidR="004B0ADB" w:rsidRPr="00450283" w:rsidRDefault="004B0ADB" w:rsidP="004B0ADB">
      <w:pPr>
        <w:spacing w:line="480" w:lineRule="auto"/>
        <w:ind w:firstLine="720"/>
        <w:jc w:val="both"/>
        <w:rPr>
          <w:rFonts w:ascii="Times New Roman" w:hAnsi="Times New Roman" w:cs="Times New Roman"/>
        </w:rPr>
      </w:pPr>
      <w:r w:rsidRPr="00450283">
        <w:rPr>
          <w:rFonts w:ascii="Times New Roman" w:hAnsi="Times New Roman" w:cs="Times New Roman"/>
        </w:rPr>
        <w:t xml:space="preserve">A total of 127 responses to the questionnaire were collected. Of these, 28 responses were incomplete and were therefore discarded. Data are drawn from a total of 99 participants (67 females) aged between 18 and 71 years old (mean = 37) from Palma de Mallorca who were recruited during a ten-day period during the Fall 2023 semester. In order to be eligible to take part in the study, participants had to meet the following three requirements: to be over 18 years of age, to live or have lived in Palma for at least five years, and to be proficient in both Catalan and Spanish. Figure 1 shows the distribution of proficiency levels in both languages. </w:t>
      </w:r>
    </w:p>
    <w:p w14:paraId="6085AA96" w14:textId="77777777" w:rsidR="004B0ADB" w:rsidRPr="00450283" w:rsidRDefault="004B0ADB" w:rsidP="00C542C0">
      <w:pPr>
        <w:spacing w:line="480" w:lineRule="auto"/>
        <w:jc w:val="center"/>
        <w:rPr>
          <w:rFonts w:ascii="Times New Roman" w:hAnsi="Times New Roman" w:cs="Times New Roman"/>
        </w:rPr>
      </w:pPr>
      <w:r w:rsidRPr="00450283">
        <w:rPr>
          <w:rFonts w:ascii="Times New Roman" w:hAnsi="Times New Roman" w:cs="Times New Roman"/>
          <w:b/>
          <w:bCs/>
        </w:rPr>
        <w:t xml:space="preserve">Table 1. </w:t>
      </w:r>
      <w:r w:rsidRPr="00450283">
        <w:rPr>
          <w:rFonts w:ascii="Times New Roman" w:hAnsi="Times New Roman" w:cs="Times New Roman"/>
        </w:rPr>
        <w:t>Number of participants by gender and average age.</w:t>
      </w:r>
    </w:p>
    <w:tbl>
      <w:tblPr>
        <w:tblStyle w:val="ListTable6Colorful"/>
        <w:tblW w:w="0" w:type="auto"/>
        <w:jc w:val="center"/>
        <w:tblLook w:val="04A0" w:firstRow="1" w:lastRow="0" w:firstColumn="1" w:lastColumn="0" w:noHBand="0" w:noVBand="1"/>
      </w:tblPr>
      <w:tblGrid>
        <w:gridCol w:w="990"/>
        <w:gridCol w:w="857"/>
        <w:gridCol w:w="672"/>
        <w:gridCol w:w="1203"/>
      </w:tblGrid>
      <w:tr w:rsidR="004B0ADB" w:rsidRPr="00450283" w14:paraId="0C1DB53B" w14:textId="77777777" w:rsidTr="00B95D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2EE1E6D" w14:textId="77777777" w:rsidR="004B0ADB" w:rsidRPr="00450283" w:rsidRDefault="004B0ADB" w:rsidP="00B95D1C">
            <w:pPr>
              <w:spacing w:line="276" w:lineRule="auto"/>
              <w:jc w:val="center"/>
              <w:rPr>
                <w:rFonts w:ascii="Times New Roman" w:hAnsi="Times New Roman" w:cs="Times New Roman"/>
              </w:rPr>
            </w:pPr>
            <w:r w:rsidRPr="00450283">
              <w:rPr>
                <w:rFonts w:ascii="Times New Roman" w:hAnsi="Times New Roman" w:cs="Times New Roman"/>
              </w:rPr>
              <w:t>Gender</w:t>
            </w:r>
          </w:p>
        </w:tc>
        <w:tc>
          <w:tcPr>
            <w:tcW w:w="0" w:type="dxa"/>
            <w:vAlign w:val="center"/>
          </w:tcPr>
          <w:p w14:paraId="0411FE96" w14:textId="77777777" w:rsidR="004B0ADB" w:rsidRPr="00450283"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Count</w:t>
            </w:r>
          </w:p>
        </w:tc>
        <w:tc>
          <w:tcPr>
            <w:tcW w:w="0" w:type="dxa"/>
            <w:vAlign w:val="center"/>
          </w:tcPr>
          <w:p w14:paraId="416082CE" w14:textId="77777777" w:rsidR="004B0ADB" w:rsidRPr="00450283"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Avg. Age</w:t>
            </w:r>
          </w:p>
        </w:tc>
        <w:tc>
          <w:tcPr>
            <w:tcW w:w="0" w:type="dxa"/>
            <w:vAlign w:val="center"/>
          </w:tcPr>
          <w:p w14:paraId="2E870027" w14:textId="77777777" w:rsidR="004B0ADB" w:rsidRPr="00450283"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Deviation</w:t>
            </w:r>
          </w:p>
        </w:tc>
      </w:tr>
      <w:tr w:rsidR="004B0ADB" w:rsidRPr="00450283" w14:paraId="0C1C75D6" w14:textId="77777777" w:rsidTr="00B95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6ABE62D6" w14:textId="77777777" w:rsidR="004B0ADB" w:rsidRPr="00450283" w:rsidRDefault="004B0ADB" w:rsidP="00B95D1C">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Male</w:t>
            </w:r>
          </w:p>
        </w:tc>
        <w:tc>
          <w:tcPr>
            <w:tcW w:w="0" w:type="dxa"/>
            <w:shd w:val="clear" w:color="auto" w:fill="auto"/>
            <w:vAlign w:val="center"/>
          </w:tcPr>
          <w:p w14:paraId="24E293BF"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32</w:t>
            </w:r>
          </w:p>
        </w:tc>
        <w:tc>
          <w:tcPr>
            <w:tcW w:w="0" w:type="dxa"/>
            <w:shd w:val="clear" w:color="auto" w:fill="auto"/>
            <w:vAlign w:val="center"/>
          </w:tcPr>
          <w:p w14:paraId="234ABE5C"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34.7</w:t>
            </w:r>
          </w:p>
        </w:tc>
        <w:tc>
          <w:tcPr>
            <w:tcW w:w="0" w:type="dxa"/>
            <w:shd w:val="clear" w:color="auto" w:fill="auto"/>
            <w:vAlign w:val="center"/>
          </w:tcPr>
          <w:p w14:paraId="05759D34"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12.1</w:t>
            </w:r>
          </w:p>
        </w:tc>
      </w:tr>
      <w:tr w:rsidR="004B0ADB" w:rsidRPr="00450283" w14:paraId="399EE6AA" w14:textId="77777777" w:rsidTr="00B95D1C">
        <w:trPr>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3AE15115" w14:textId="77777777" w:rsidR="004B0ADB" w:rsidRPr="00450283" w:rsidRDefault="004B0ADB" w:rsidP="00B95D1C">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Female</w:t>
            </w:r>
          </w:p>
        </w:tc>
        <w:tc>
          <w:tcPr>
            <w:tcW w:w="0" w:type="dxa"/>
            <w:shd w:val="clear" w:color="auto" w:fill="auto"/>
            <w:vAlign w:val="center"/>
          </w:tcPr>
          <w:p w14:paraId="70F07143" w14:textId="77777777" w:rsidR="004B0ADB" w:rsidRPr="00450283"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67</w:t>
            </w:r>
          </w:p>
        </w:tc>
        <w:tc>
          <w:tcPr>
            <w:tcW w:w="0" w:type="dxa"/>
            <w:shd w:val="clear" w:color="auto" w:fill="auto"/>
            <w:vAlign w:val="center"/>
          </w:tcPr>
          <w:p w14:paraId="533600FD" w14:textId="77777777" w:rsidR="004B0ADB" w:rsidRPr="00450283"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w:t>
            </w:r>
          </w:p>
        </w:tc>
        <w:tc>
          <w:tcPr>
            <w:tcW w:w="0" w:type="dxa"/>
            <w:shd w:val="clear" w:color="auto" w:fill="auto"/>
            <w:vAlign w:val="center"/>
          </w:tcPr>
          <w:p w14:paraId="59D0C83E" w14:textId="77777777" w:rsidR="004B0ADB" w:rsidRPr="00450283"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14.6</w:t>
            </w:r>
          </w:p>
        </w:tc>
      </w:tr>
      <w:tr w:rsidR="004B0ADB" w:rsidRPr="00450283" w14:paraId="1BDF2F44" w14:textId="77777777" w:rsidTr="00B95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2003D011" w14:textId="77777777" w:rsidR="004B0ADB" w:rsidRPr="00450283" w:rsidRDefault="004B0ADB" w:rsidP="00B95D1C">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Total</w:t>
            </w:r>
          </w:p>
        </w:tc>
        <w:tc>
          <w:tcPr>
            <w:tcW w:w="0" w:type="dxa"/>
            <w:shd w:val="clear" w:color="auto" w:fill="auto"/>
            <w:vAlign w:val="center"/>
          </w:tcPr>
          <w:p w14:paraId="4D51DA84"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99</w:t>
            </w:r>
          </w:p>
        </w:tc>
        <w:tc>
          <w:tcPr>
            <w:tcW w:w="0" w:type="dxa"/>
            <w:shd w:val="clear" w:color="auto" w:fill="auto"/>
            <w:vAlign w:val="center"/>
          </w:tcPr>
          <w:p w14:paraId="5838D896"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36.9</w:t>
            </w:r>
          </w:p>
        </w:tc>
        <w:tc>
          <w:tcPr>
            <w:tcW w:w="0" w:type="dxa"/>
            <w:shd w:val="clear" w:color="auto" w:fill="auto"/>
            <w:vAlign w:val="center"/>
          </w:tcPr>
          <w:p w14:paraId="17D9DC25"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13.9</w:t>
            </w:r>
          </w:p>
        </w:tc>
      </w:tr>
    </w:tbl>
    <w:p w14:paraId="5C25038A" w14:textId="77777777" w:rsidR="004B0ADB" w:rsidRPr="00450283" w:rsidRDefault="004B0ADB" w:rsidP="004B0ADB">
      <w:pPr>
        <w:spacing w:line="480" w:lineRule="auto"/>
        <w:jc w:val="both"/>
        <w:rPr>
          <w:rFonts w:ascii="Times New Roman" w:hAnsi="Times New Roman" w:cs="Times New Roman"/>
        </w:rPr>
      </w:pPr>
    </w:p>
    <w:p w14:paraId="5E0BD5F3" w14:textId="77777777" w:rsidR="004B0ADB" w:rsidRPr="00450283" w:rsidRDefault="004B0ADB" w:rsidP="00711495">
      <w:pPr>
        <w:spacing w:line="480" w:lineRule="auto"/>
        <w:jc w:val="center"/>
        <w:rPr>
          <w:rFonts w:ascii="Times New Roman" w:hAnsi="Times New Roman" w:cs="Times New Roman"/>
        </w:rPr>
      </w:pPr>
      <w:commentRangeStart w:id="389"/>
      <w:r w:rsidRPr="00450283">
        <w:rPr>
          <w:rFonts w:ascii="Times New Roman" w:hAnsi="Times New Roman" w:cs="Times New Roman"/>
          <w:noProof/>
        </w:rPr>
        <w:lastRenderedPageBreak/>
        <w:drawing>
          <wp:inline distT="0" distB="0" distL="0" distR="0" wp14:anchorId="46B724FF" wp14:editId="43099869">
            <wp:extent cx="4100607" cy="2286000"/>
            <wp:effectExtent l="0" t="0" r="1905" b="0"/>
            <wp:docPr id="677256268" name="Picture 1" descr="A graph of different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5526" name="Picture 1" descr="A graph of different colored rectangular shap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4078" cy="2310234"/>
                    </a:xfrm>
                    <a:prstGeom prst="rect">
                      <a:avLst/>
                    </a:prstGeom>
                  </pic:spPr>
                </pic:pic>
              </a:graphicData>
            </a:graphic>
          </wp:inline>
        </w:drawing>
      </w:r>
      <w:commentRangeEnd w:id="389"/>
      <w:r w:rsidR="005910A4" w:rsidRPr="00450283">
        <w:rPr>
          <w:rStyle w:val="CommentReference"/>
          <w:rFonts w:ascii="Times New Roman" w:eastAsia="Times New Roman" w:hAnsi="Times New Roman" w:cs="Times New Roman"/>
          <w:kern w:val="0"/>
          <w:sz w:val="24"/>
          <w:szCs w:val="24"/>
          <w14:ligatures w14:val="none"/>
          <w:rPrChange w:id="390" w:author="Alejandro Andreas Jaume Losa" w:date="2024-04-16T11:37:00Z">
            <w:rPr>
              <w:rStyle w:val="CommentReference"/>
              <w:rFonts w:ascii="Times New Roman" w:eastAsia="Times New Roman" w:hAnsi="Times New Roman" w:cs="Times New Roman"/>
              <w:kern w:val="0"/>
              <w14:ligatures w14:val="none"/>
            </w:rPr>
          </w:rPrChange>
        </w:rPr>
        <w:commentReference w:id="389"/>
      </w:r>
    </w:p>
    <w:p w14:paraId="727837D2" w14:textId="5F00ECCD" w:rsidR="00711495" w:rsidRPr="00450283" w:rsidRDefault="00711495" w:rsidP="00C542C0">
      <w:pPr>
        <w:spacing w:line="480" w:lineRule="auto"/>
        <w:jc w:val="center"/>
        <w:rPr>
          <w:rFonts w:ascii="Times New Roman" w:hAnsi="Times New Roman" w:cs="Times New Roman"/>
        </w:rPr>
      </w:pPr>
      <w:r w:rsidRPr="00450283">
        <w:rPr>
          <w:rFonts w:ascii="Times New Roman" w:hAnsi="Times New Roman" w:cs="Times New Roman"/>
          <w:b/>
          <w:bCs/>
        </w:rPr>
        <w:t>Figure 1.</w:t>
      </w:r>
      <w:r w:rsidRPr="00450283">
        <w:rPr>
          <w:rFonts w:ascii="Times New Roman" w:hAnsi="Times New Roman" w:cs="Times New Roman"/>
        </w:rPr>
        <w:t xml:space="preserve"> Distribution of proficiency levels in Catalan and Spanish.</w:t>
      </w:r>
    </w:p>
    <w:p w14:paraId="071BB0F5" w14:textId="0EFEC4D5" w:rsidR="004B0ADB" w:rsidRPr="00450283" w:rsidRDefault="004B0ADB" w:rsidP="00CB13B8">
      <w:pPr>
        <w:spacing w:line="480" w:lineRule="auto"/>
        <w:ind w:firstLine="720"/>
        <w:jc w:val="both"/>
        <w:rPr>
          <w:rFonts w:ascii="Times New Roman" w:hAnsi="Times New Roman" w:cs="Times New Roman"/>
        </w:rPr>
      </w:pPr>
      <w:r w:rsidRPr="00450283">
        <w:rPr>
          <w:rFonts w:ascii="Times New Roman" w:hAnsi="Times New Roman" w:cs="Times New Roman"/>
        </w:rPr>
        <w:t>Since this study focuses on the relationship between political orientation and language attitudes toward Catalan and Spanish in Palma, participants were also asked to indicate their political orientation in the questionnaire. Participants had seven options to choose from: far-left, left, center-left, center, center-right, right, and far-right. Interestingly, no participant selected far-right and, therefore, only the first six political orientations will be considered for this study. Figure 2 shows the distribution of political orientation among participants, and Figure 3 shows distribution of mother tongues by political orientation.</w:t>
      </w:r>
      <w:r w:rsidR="00CB13B8" w:rsidRPr="00450283">
        <w:rPr>
          <w:rFonts w:ascii="Times New Roman" w:hAnsi="Times New Roman" w:cs="Times New Roman"/>
        </w:rPr>
        <w:t xml:space="preserve"> For the purposes of this analysis, ‘far left’, ‘left’, and ‘center left’ are classified as progressive, whereas ‘center’, ‘center-right’, and ‘right’, are classified as conservative.</w:t>
      </w:r>
    </w:p>
    <w:p w14:paraId="2A47B228" w14:textId="77777777" w:rsidR="004B0ADB" w:rsidRPr="00450283" w:rsidRDefault="004B0ADB" w:rsidP="004B0ADB">
      <w:pPr>
        <w:spacing w:line="480" w:lineRule="auto"/>
        <w:jc w:val="center"/>
        <w:rPr>
          <w:rFonts w:ascii="Times New Roman" w:hAnsi="Times New Roman" w:cs="Times New Roman"/>
        </w:rPr>
      </w:pPr>
      <w:commentRangeStart w:id="391"/>
      <w:commentRangeStart w:id="392"/>
      <w:r w:rsidRPr="00450283">
        <w:rPr>
          <w:rFonts w:ascii="Times New Roman" w:hAnsi="Times New Roman" w:cs="Times New Roman"/>
          <w:noProof/>
        </w:rPr>
        <w:lastRenderedPageBreak/>
        <w:drawing>
          <wp:inline distT="0" distB="0" distL="0" distR="0" wp14:anchorId="27D5B4B8" wp14:editId="4E8518BB">
            <wp:extent cx="5929305" cy="2986391"/>
            <wp:effectExtent l="0" t="0" r="1905" b="0"/>
            <wp:docPr id="1353082907"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87152" name="Picture 1" descr="A graph with red and blue squar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11031" cy="3027554"/>
                    </a:xfrm>
                    <a:prstGeom prst="rect">
                      <a:avLst/>
                    </a:prstGeom>
                  </pic:spPr>
                </pic:pic>
              </a:graphicData>
            </a:graphic>
          </wp:inline>
        </w:drawing>
      </w:r>
      <w:commentRangeEnd w:id="391"/>
      <w:r w:rsidR="005910A4" w:rsidRPr="00450283">
        <w:rPr>
          <w:rStyle w:val="CommentReference"/>
          <w:rFonts w:ascii="Times New Roman" w:eastAsia="Times New Roman" w:hAnsi="Times New Roman" w:cs="Times New Roman"/>
          <w:kern w:val="0"/>
          <w:sz w:val="24"/>
          <w:szCs w:val="24"/>
          <w14:ligatures w14:val="none"/>
          <w:rPrChange w:id="393" w:author="Alejandro Andreas Jaume Losa" w:date="2024-04-16T11:37:00Z">
            <w:rPr>
              <w:rStyle w:val="CommentReference"/>
              <w:rFonts w:ascii="Times New Roman" w:eastAsia="Times New Roman" w:hAnsi="Times New Roman" w:cs="Times New Roman"/>
              <w:kern w:val="0"/>
              <w14:ligatures w14:val="none"/>
            </w:rPr>
          </w:rPrChange>
        </w:rPr>
        <w:commentReference w:id="391"/>
      </w:r>
      <w:commentRangeEnd w:id="392"/>
      <w:r w:rsidR="005910A4" w:rsidRPr="00450283">
        <w:rPr>
          <w:rStyle w:val="CommentReference"/>
          <w:rFonts w:ascii="Times New Roman" w:eastAsia="Times New Roman" w:hAnsi="Times New Roman" w:cs="Times New Roman"/>
          <w:kern w:val="0"/>
          <w:sz w:val="24"/>
          <w:szCs w:val="24"/>
          <w14:ligatures w14:val="none"/>
          <w:rPrChange w:id="394" w:author="Alejandro Andreas Jaume Losa" w:date="2024-04-16T11:37:00Z">
            <w:rPr>
              <w:rStyle w:val="CommentReference"/>
              <w:rFonts w:ascii="Times New Roman" w:eastAsia="Times New Roman" w:hAnsi="Times New Roman" w:cs="Times New Roman"/>
              <w:kern w:val="0"/>
              <w14:ligatures w14:val="none"/>
            </w:rPr>
          </w:rPrChange>
        </w:rPr>
        <w:commentReference w:id="392"/>
      </w:r>
    </w:p>
    <w:p w14:paraId="282FF448" w14:textId="7026A02B" w:rsidR="00711495" w:rsidRPr="00450283" w:rsidRDefault="00711495" w:rsidP="00711495">
      <w:pPr>
        <w:spacing w:line="480" w:lineRule="auto"/>
        <w:jc w:val="center"/>
        <w:rPr>
          <w:rFonts w:ascii="Times New Roman" w:hAnsi="Times New Roman" w:cs="Times New Roman"/>
        </w:rPr>
      </w:pPr>
      <w:r w:rsidRPr="00450283">
        <w:rPr>
          <w:rFonts w:ascii="Times New Roman" w:hAnsi="Times New Roman" w:cs="Times New Roman"/>
          <w:b/>
          <w:bCs/>
        </w:rPr>
        <w:t>Figure 2</w:t>
      </w:r>
      <w:r w:rsidRPr="00450283">
        <w:rPr>
          <w:rFonts w:ascii="Times New Roman" w:hAnsi="Times New Roman" w:cs="Times New Roman"/>
        </w:rPr>
        <w:t>. Distribution of political orientation among participants</w:t>
      </w:r>
    </w:p>
    <w:p w14:paraId="275A1A7E" w14:textId="77777777" w:rsidR="004B0ADB" w:rsidRPr="00450283" w:rsidRDefault="004B0ADB" w:rsidP="00C542C0">
      <w:pPr>
        <w:spacing w:line="480" w:lineRule="auto"/>
        <w:jc w:val="center"/>
        <w:rPr>
          <w:rFonts w:ascii="Times New Roman" w:hAnsi="Times New Roman" w:cs="Times New Roman"/>
        </w:rPr>
      </w:pPr>
      <w:r w:rsidRPr="00450283">
        <w:rPr>
          <w:rFonts w:ascii="Times New Roman" w:hAnsi="Times New Roman" w:cs="Times New Roman"/>
          <w:noProof/>
        </w:rPr>
        <w:drawing>
          <wp:inline distT="0" distB="0" distL="0" distR="0" wp14:anchorId="4F1FB72E" wp14:editId="1B249BC0">
            <wp:extent cx="5724525" cy="3248790"/>
            <wp:effectExtent l="0" t="0" r="0" b="8890"/>
            <wp:docPr id="1847945509" name="Picture 1"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59825" name="Picture 1" descr="A graph showing different colored squar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6158" cy="3249717"/>
                    </a:xfrm>
                    <a:prstGeom prst="rect">
                      <a:avLst/>
                    </a:prstGeom>
                  </pic:spPr>
                </pic:pic>
              </a:graphicData>
            </a:graphic>
          </wp:inline>
        </w:drawing>
      </w:r>
    </w:p>
    <w:p w14:paraId="27BB0EE9" w14:textId="77777777" w:rsidR="00711495" w:rsidRPr="00450283" w:rsidRDefault="00711495" w:rsidP="00C542C0">
      <w:pPr>
        <w:spacing w:line="480" w:lineRule="auto"/>
        <w:jc w:val="center"/>
        <w:rPr>
          <w:rFonts w:ascii="Times New Roman" w:hAnsi="Times New Roman" w:cs="Times New Roman"/>
        </w:rPr>
      </w:pPr>
      <w:r w:rsidRPr="00450283">
        <w:rPr>
          <w:rFonts w:ascii="Times New Roman" w:hAnsi="Times New Roman" w:cs="Times New Roman"/>
          <w:b/>
          <w:bCs/>
        </w:rPr>
        <w:t>Figure 3.</w:t>
      </w:r>
      <w:r w:rsidRPr="00450283">
        <w:rPr>
          <w:rFonts w:ascii="Times New Roman" w:hAnsi="Times New Roman" w:cs="Times New Roman"/>
        </w:rPr>
        <w:t xml:space="preserve"> Distribution of mother tongues by political orientation</w:t>
      </w:r>
    </w:p>
    <w:p w14:paraId="65134A9D" w14:textId="1D3F0DF6" w:rsidR="00882DA8" w:rsidRPr="00450283" w:rsidRDefault="009F4FE8" w:rsidP="00C542C0">
      <w:pPr>
        <w:spacing w:line="480" w:lineRule="auto"/>
        <w:jc w:val="both"/>
        <w:rPr>
          <w:rFonts w:ascii="Times New Roman" w:hAnsi="Times New Roman" w:cs="Times New Roman"/>
          <w:i/>
          <w:iCs/>
        </w:rPr>
      </w:pPr>
      <w:del w:id="395" w:author="Kendra Dickinson" w:date="2024-04-14T09:51:00Z">
        <w:r w:rsidRPr="00450283" w:rsidDel="009C6E87">
          <w:rPr>
            <w:rFonts w:ascii="Times New Roman" w:hAnsi="Times New Roman" w:cs="Times New Roman"/>
            <w:i/>
            <w:iCs/>
          </w:rPr>
          <w:tab/>
        </w:r>
      </w:del>
      <w:r w:rsidR="00D44E1F" w:rsidRPr="00450283">
        <w:rPr>
          <w:rFonts w:ascii="Times New Roman" w:hAnsi="Times New Roman" w:cs="Times New Roman"/>
          <w:i/>
          <w:iCs/>
        </w:rPr>
        <w:t xml:space="preserve">3.4. </w:t>
      </w:r>
      <w:r w:rsidR="00882DA8" w:rsidRPr="00450283">
        <w:rPr>
          <w:rFonts w:ascii="Times New Roman" w:hAnsi="Times New Roman" w:cs="Times New Roman"/>
          <w:i/>
          <w:iCs/>
        </w:rPr>
        <w:t>Data analysis</w:t>
      </w:r>
    </w:p>
    <w:p w14:paraId="0298C6CA" w14:textId="1BF418F8" w:rsidR="00882DA8" w:rsidRPr="00450283" w:rsidRDefault="00DE19D8" w:rsidP="003E1180">
      <w:pPr>
        <w:spacing w:line="480" w:lineRule="auto"/>
        <w:ind w:firstLine="720"/>
        <w:jc w:val="both"/>
        <w:rPr>
          <w:rFonts w:ascii="Times New Roman" w:hAnsi="Times New Roman" w:cs="Times New Roman"/>
        </w:rPr>
      </w:pPr>
      <w:r w:rsidRPr="00450283">
        <w:rPr>
          <w:rFonts w:ascii="Times New Roman" w:hAnsi="Times New Roman" w:cs="Times New Roman"/>
        </w:rPr>
        <w:t xml:space="preserve">Data were analyzed in R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{"citationID":"9CvkiDXe","properties":{"formattedCitation":"(R Core Team, 2023)","plainCitation":"(R Core Team, 2023)","noteIndex":0},"citationItems":[{"id":318,"uris":["http://zotero.org/users/13397765/items/NTL98HJP"],"itemData":{"id":318,"type":"webpage","title":"R: The R Project for Statistical Computing","URL":"https://www.r-project.org/","author":[{"family":"R Core Team","given":""}],"accessed":{"date-parts":[["2024",3,10]]},"issued":{"date-parts":[["2023"]]}}}],"schema":"https://github.com/citation-style-language/schema/raw/master/csl-citation.json"}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(R Core Team, 2023)</w:t>
      </w:r>
      <w:r w:rsidRPr="00450283">
        <w:rPr>
          <w:rFonts w:ascii="Times New Roman" w:hAnsi="Times New Roman" w:cs="Times New Roman"/>
        </w:rPr>
        <w:fldChar w:fldCharType="end"/>
      </w:r>
      <w:r w:rsidRPr="00450283">
        <w:rPr>
          <w:rFonts w:ascii="Times New Roman" w:hAnsi="Times New Roman" w:cs="Times New Roman"/>
        </w:rPr>
        <w:t>. First, I</w:t>
      </w:r>
      <w:r w:rsidR="00882DA8" w:rsidRPr="00450283">
        <w:rPr>
          <w:rFonts w:ascii="Times New Roman" w:hAnsi="Times New Roman" w:cs="Times New Roman"/>
        </w:rPr>
        <w:t xml:space="preserve"> perform</w:t>
      </w:r>
      <w:r w:rsidRPr="00450283">
        <w:rPr>
          <w:rFonts w:ascii="Times New Roman" w:hAnsi="Times New Roman" w:cs="Times New Roman"/>
        </w:rPr>
        <w:t>ed</w:t>
      </w:r>
      <w:r w:rsidR="00882DA8" w:rsidRPr="00450283">
        <w:rPr>
          <w:rFonts w:ascii="Times New Roman" w:hAnsi="Times New Roman" w:cs="Times New Roman"/>
        </w:rPr>
        <w:t xml:space="preserve"> a descriptive</w:t>
      </w:r>
      <w:r w:rsidRPr="00450283">
        <w:rPr>
          <w:rFonts w:ascii="Times New Roman" w:hAnsi="Times New Roman" w:cs="Times New Roman"/>
        </w:rPr>
        <w:t xml:space="preserve"> </w:t>
      </w:r>
      <w:r w:rsidR="00711495" w:rsidRPr="00450283">
        <w:rPr>
          <w:rFonts w:ascii="Times New Roman" w:hAnsi="Times New Roman" w:cs="Times New Roman"/>
        </w:rPr>
        <w:t xml:space="preserve">analysis </w:t>
      </w:r>
      <w:r w:rsidRPr="00450283">
        <w:rPr>
          <w:rFonts w:ascii="Times New Roman" w:hAnsi="Times New Roman" w:cs="Times New Roman"/>
        </w:rPr>
        <w:t xml:space="preserve">that </w:t>
      </w:r>
      <w:r w:rsidR="00882DA8" w:rsidRPr="00450283">
        <w:rPr>
          <w:rFonts w:ascii="Times New Roman" w:hAnsi="Times New Roman" w:cs="Times New Roman"/>
        </w:rPr>
        <w:t xml:space="preserve">consisted </w:t>
      </w:r>
      <w:ins w:id="396" w:author="Kendra Dickinson" w:date="2024-04-13T17:56:00Z">
        <w:r w:rsidR="005910A4" w:rsidRPr="00450283">
          <w:rPr>
            <w:rFonts w:ascii="Times New Roman" w:hAnsi="Times New Roman" w:cs="Times New Roman"/>
          </w:rPr>
          <w:t>of</w:t>
        </w:r>
      </w:ins>
      <w:del w:id="397" w:author="Kendra Dickinson" w:date="2024-04-13T17:56:00Z">
        <w:r w:rsidR="00882DA8" w:rsidRPr="00450283" w:rsidDel="005910A4">
          <w:rPr>
            <w:rFonts w:ascii="Times New Roman" w:hAnsi="Times New Roman" w:cs="Times New Roman"/>
          </w:rPr>
          <w:delText>in</w:delText>
        </w:r>
      </w:del>
      <w:r w:rsidR="00882DA8" w:rsidRPr="00450283">
        <w:rPr>
          <w:rFonts w:ascii="Times New Roman" w:hAnsi="Times New Roman" w:cs="Times New Roman"/>
        </w:rPr>
        <w:t xml:space="preserve"> creating a series of plots and tables to summarize and describe the features of the </w:t>
      </w:r>
      <w:r w:rsidR="00882DA8" w:rsidRPr="00450283">
        <w:rPr>
          <w:rFonts w:ascii="Times New Roman" w:hAnsi="Times New Roman" w:cs="Times New Roman"/>
        </w:rPr>
        <w:lastRenderedPageBreak/>
        <w:t>dataset and to identify potential trends</w:t>
      </w:r>
      <w:r w:rsidR="00711495" w:rsidRPr="00450283">
        <w:rPr>
          <w:rFonts w:ascii="Times New Roman" w:hAnsi="Times New Roman" w:cs="Times New Roman"/>
        </w:rPr>
        <w:t xml:space="preserve">. </w:t>
      </w:r>
      <w:r w:rsidR="00882DA8" w:rsidRPr="00450283">
        <w:rPr>
          <w:rFonts w:ascii="Times New Roman" w:hAnsi="Times New Roman" w:cs="Times New Roman"/>
        </w:rPr>
        <w:t xml:space="preserve">After that, </w:t>
      </w:r>
      <w:r w:rsidRPr="00450283">
        <w:rPr>
          <w:rFonts w:ascii="Times New Roman" w:hAnsi="Times New Roman" w:cs="Times New Roman"/>
        </w:rPr>
        <w:t xml:space="preserve">I performed </w:t>
      </w:r>
      <w:r w:rsidR="00D75EA9" w:rsidRPr="00450283">
        <w:rPr>
          <w:rFonts w:ascii="Times New Roman" w:hAnsi="Times New Roman" w:cs="Times New Roman"/>
        </w:rPr>
        <w:t>inferential</w:t>
      </w:r>
      <w:r w:rsidRPr="00450283">
        <w:rPr>
          <w:rFonts w:ascii="Times New Roman" w:hAnsi="Times New Roman" w:cs="Times New Roman"/>
        </w:rPr>
        <w:t xml:space="preserve"> statistical analysis. F</w:t>
      </w:r>
      <w:r w:rsidR="00882DA8" w:rsidRPr="00450283">
        <w:rPr>
          <w:rFonts w:ascii="Times New Roman" w:hAnsi="Times New Roman" w:cs="Times New Roman"/>
        </w:rPr>
        <w:t xml:space="preserve">or each of the 60 evaluative statements, I created a series of hierarchically nested linear regression models using the </w:t>
      </w:r>
      <w:r w:rsidR="00882DA8" w:rsidRPr="00450283">
        <w:rPr>
          <w:rFonts w:ascii="Times New Roman" w:hAnsi="Times New Roman" w:cs="Times New Roman"/>
          <w:i/>
          <w:iCs/>
        </w:rPr>
        <w:t>lme4</w:t>
      </w:r>
      <w:r w:rsidR="00882DA8" w:rsidRPr="00450283">
        <w:rPr>
          <w:rFonts w:ascii="Times New Roman" w:hAnsi="Times New Roman" w:cs="Times New Roman"/>
        </w:rPr>
        <w:t xml:space="preserve"> package</w:t>
      </w:r>
      <w:r w:rsidRPr="00450283">
        <w:rPr>
          <w:rFonts w:ascii="Times New Roman" w:hAnsi="Times New Roman" w:cs="Times New Roman"/>
        </w:rPr>
        <w:t xml:space="preserv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{"citationID":"O8d7vDxy","properties":{"formattedCitation":"(Bates et al., 2015)","plainCitation":"(Bates et al., 2015)","noteIndex":0},"citationItems":[{"id":316,"uris":["http://zotero.org/users/13397765/items/KH6EPWRT"],"itemData":{"id":316,"type":"article-journal","container-title":"Journal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2024",3,10]]},"issued":{"date-parts":[["2015"]]}}}],"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(Bates et al., 2015)</w:t>
      </w:r>
      <w:r w:rsidRPr="00450283">
        <w:rPr>
          <w:rFonts w:ascii="Times New Roman" w:hAnsi="Times New Roman" w:cs="Times New Roman"/>
        </w:rPr>
        <w:fldChar w:fldCharType="end"/>
      </w:r>
      <w:r w:rsidR="00D75EA9" w:rsidRPr="00450283">
        <w:rPr>
          <w:rFonts w:ascii="Times New Roman" w:hAnsi="Times New Roman" w:cs="Times New Roman"/>
        </w:rPr>
        <w:t xml:space="preserve"> with attitudinal sliding scale responses as the dependent variable, and political orientation as a potential predictor.</w:t>
      </w:r>
      <w:r w:rsidR="00882DA8" w:rsidRPr="00450283">
        <w:rPr>
          <w:rFonts w:ascii="Times New Roman" w:hAnsi="Times New Roman" w:cs="Times New Roman"/>
        </w:rPr>
        <w:t xml:space="preserve"> To determine the best fit model for each statement, I used the </w:t>
      </w:r>
      <w:r w:rsidR="00882DA8" w:rsidRPr="00450283">
        <w:rPr>
          <w:rFonts w:ascii="Times New Roman" w:hAnsi="Times New Roman" w:cs="Times New Roman"/>
          <w:i/>
          <w:iCs/>
        </w:rPr>
        <w:t>anova()</w:t>
      </w:r>
      <w:r w:rsidR="00882DA8" w:rsidRPr="00450283">
        <w:rPr>
          <w:rFonts w:ascii="Times New Roman" w:hAnsi="Times New Roman" w:cs="Times New Roman"/>
        </w:rPr>
        <w:t xml:space="preserve"> function</w:t>
      </w:r>
      <w:r w:rsidRPr="00450283">
        <w:rPr>
          <w:rFonts w:ascii="Times New Roman" w:hAnsi="Times New Roman" w:cs="Times New Roman"/>
        </w:rPr>
        <w:t xml:space="preserve"> </w:t>
      </w:r>
      <w:r w:rsidR="00EF27B9" w:rsidRPr="00450283">
        <w:rPr>
          <w:rFonts w:ascii="Times New Roman" w:hAnsi="Times New Roman" w:cs="Times New Roman"/>
        </w:rPr>
        <w:fldChar w:fldCharType="begin"/>
      </w:r>
      <w:r w:rsidR="00EF27B9" w:rsidRPr="00450283">
        <w:rPr>
          <w:rFonts w:ascii="Times New Roman" w:hAnsi="Times New Roman" w:cs="Times New Roman"/>
        </w:rPr>
        <w:instrText xml:space="preserve"> ADDIN ZOTERO_ITEM CSL_CITATION {"citationID":"yOTiPD8n","properties":{"formattedCitation":"(Fox &amp; Weisberg, 2019)","plainCitation":"(Fox &amp; Weisberg, 2019)","noteIndex":0},"citationItems":[{"id":320,"uris":["http://zotero.org/users/13397765/items/P35WB25I"],"itemData":{"id":320,"type":"book","call-number":"QA278.2 .F628 2019","edition":"Third edition","event-place":"Los Angeles","ISBN":"978-1-5443-3647-3","number-of-pages":"577","publisher":"SAGE","publisher-place":"Los Angeles","source":"Library of Congress ISBN","title":"An R companion to applied regression","author":[{"family":"Fox","given":"John"},{"family":"Weisberg","given":"Sanford"}],"issued":{"date-parts":[["2019"]]}}}],"schema":"https://github.com/citation-style-language/schema/raw/master/csl-citation.json"} </w:instrText>
      </w:r>
      <w:r w:rsidR="00EF27B9" w:rsidRPr="00450283">
        <w:rPr>
          <w:rFonts w:ascii="Times New Roman" w:hAnsi="Times New Roman" w:cs="Times New Roman"/>
        </w:rPr>
        <w:fldChar w:fldCharType="separate"/>
      </w:r>
      <w:r w:rsidR="00EF27B9" w:rsidRPr="00450283">
        <w:rPr>
          <w:rFonts w:ascii="Times New Roman" w:hAnsi="Times New Roman" w:cs="Times New Roman"/>
          <w:noProof/>
        </w:rPr>
        <w:t>(Fox &amp; Weisberg, 2019)</w:t>
      </w:r>
      <w:r w:rsidR="00EF27B9" w:rsidRPr="00450283">
        <w:rPr>
          <w:rFonts w:ascii="Times New Roman" w:hAnsi="Times New Roman" w:cs="Times New Roman"/>
        </w:rPr>
        <w:fldChar w:fldCharType="end"/>
      </w:r>
      <w:r w:rsidR="00EF27B9" w:rsidRPr="00450283">
        <w:rPr>
          <w:rFonts w:ascii="Times New Roman" w:hAnsi="Times New Roman" w:cs="Times New Roman"/>
        </w:rPr>
        <w:t>.</w:t>
      </w:r>
    </w:p>
    <w:p w14:paraId="0494D744" w14:textId="77777777" w:rsidR="009F4FE8" w:rsidRPr="00450283" w:rsidRDefault="009F4FE8" w:rsidP="00882DA8">
      <w:pPr>
        <w:spacing w:line="480" w:lineRule="auto"/>
        <w:jc w:val="both"/>
        <w:rPr>
          <w:rFonts w:ascii="Times New Roman" w:hAnsi="Times New Roman" w:cs="Times New Roman"/>
          <w:b/>
          <w:bCs/>
        </w:rPr>
      </w:pPr>
    </w:p>
    <w:p w14:paraId="614D5EB0" w14:textId="1050AC13" w:rsidR="00882DA8" w:rsidRPr="00450283" w:rsidRDefault="00532F9B" w:rsidP="00882DA8">
      <w:pPr>
        <w:spacing w:line="480" w:lineRule="auto"/>
        <w:jc w:val="both"/>
        <w:rPr>
          <w:rFonts w:ascii="Times New Roman" w:hAnsi="Times New Roman" w:cs="Times New Roman"/>
          <w:b/>
          <w:bCs/>
        </w:rPr>
      </w:pPr>
      <w:r w:rsidRPr="00450283">
        <w:rPr>
          <w:rFonts w:ascii="Times New Roman" w:hAnsi="Times New Roman" w:cs="Times New Roman"/>
          <w:b/>
          <w:bCs/>
        </w:rPr>
        <w:t xml:space="preserve">4. </w:t>
      </w:r>
      <w:r w:rsidR="00882DA8" w:rsidRPr="00450283">
        <w:rPr>
          <w:rFonts w:ascii="Times New Roman" w:hAnsi="Times New Roman" w:cs="Times New Roman"/>
          <w:b/>
          <w:bCs/>
        </w:rPr>
        <w:t xml:space="preserve">Results </w:t>
      </w:r>
    </w:p>
    <w:p w14:paraId="06DC1ED4" w14:textId="5AFDEA12" w:rsidR="00087277" w:rsidRPr="00450283" w:rsidRDefault="00882DA8" w:rsidP="00711495">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statistical analysis revealed a significant association </w:t>
      </w:r>
      <w:ins w:id="398" w:author="Kendra Dickinson" w:date="2024-04-13T17:56:00Z">
        <w:r w:rsidR="005910A4" w:rsidRPr="00450283">
          <w:rPr>
            <w:rFonts w:ascii="Times New Roman" w:hAnsi="Times New Roman" w:cs="Times New Roman"/>
          </w:rPr>
          <w:t>be</w:t>
        </w:r>
      </w:ins>
      <w:ins w:id="399" w:author="Kendra Dickinson" w:date="2024-04-13T17:57:00Z">
        <w:r w:rsidR="005910A4" w:rsidRPr="00450283">
          <w:rPr>
            <w:rFonts w:ascii="Times New Roman" w:hAnsi="Times New Roman" w:cs="Times New Roman"/>
          </w:rPr>
          <w:t>tween</w:t>
        </w:r>
      </w:ins>
      <w:ins w:id="400" w:author="Alejandro Andreas Jaume Losa" w:date="2024-04-16T11:35:00Z">
        <w:r w:rsidR="00450283" w:rsidRPr="00450283">
          <w:rPr>
            <w:rFonts w:ascii="Times New Roman" w:hAnsi="Times New Roman" w:cs="Times New Roman"/>
          </w:rPr>
          <w:t xml:space="preserve"> </w:t>
        </w:r>
      </w:ins>
      <w:del w:id="401" w:author="Kendra Dickinson" w:date="2024-04-13T17:56:00Z">
        <w:r w:rsidRPr="00450283" w:rsidDel="005910A4">
          <w:rPr>
            <w:rFonts w:ascii="Times New Roman" w:hAnsi="Times New Roman" w:cs="Times New Roman"/>
          </w:rPr>
          <w:delText xml:space="preserve">of </w:delText>
        </w:r>
      </w:del>
      <w:r w:rsidRPr="00450283">
        <w:rPr>
          <w:rFonts w:ascii="Times New Roman" w:hAnsi="Times New Roman" w:cs="Times New Roman"/>
        </w:rPr>
        <w:t xml:space="preserve">political orientation (p &lt; .05) </w:t>
      </w:r>
      <w:ins w:id="402" w:author="Kendra Dickinson" w:date="2024-04-13T17:57:00Z">
        <w:r w:rsidR="005910A4" w:rsidRPr="00450283">
          <w:rPr>
            <w:rFonts w:ascii="Times New Roman" w:hAnsi="Times New Roman" w:cs="Times New Roman"/>
          </w:rPr>
          <w:t>and</w:t>
        </w:r>
      </w:ins>
      <w:del w:id="403" w:author="Kendra Dickinson" w:date="2024-04-13T17:57:00Z">
        <w:r w:rsidRPr="00450283" w:rsidDel="005910A4">
          <w:rPr>
            <w:rFonts w:ascii="Times New Roman" w:hAnsi="Times New Roman" w:cs="Times New Roman"/>
          </w:rPr>
          <w:delText>on</w:delText>
        </w:r>
      </w:del>
      <w:r w:rsidRPr="00450283">
        <w:rPr>
          <w:rFonts w:ascii="Times New Roman" w:hAnsi="Times New Roman" w:cs="Times New Roman"/>
        </w:rPr>
        <w:t xml:space="preserve"> the language attitudes of the population of Palma de Mallorca toward Catalan and Spanish</w:t>
      </w:r>
      <w:r w:rsidR="00CB13B8" w:rsidRPr="00450283">
        <w:rPr>
          <w:rFonts w:ascii="Times New Roman" w:hAnsi="Times New Roman" w:cs="Times New Roman"/>
        </w:rPr>
        <w:t xml:space="preserve"> for 39/60 </w:t>
      </w:r>
      <w:ins w:id="404" w:author="Kendra Dickinson" w:date="2024-04-13T17:57:00Z">
        <w:r w:rsidR="005910A4" w:rsidRPr="00450283">
          <w:rPr>
            <w:rFonts w:ascii="Times New Roman" w:hAnsi="Times New Roman" w:cs="Times New Roman"/>
          </w:rPr>
          <w:t xml:space="preserve">of the </w:t>
        </w:r>
      </w:ins>
      <w:r w:rsidR="00CB13B8" w:rsidRPr="00450283">
        <w:rPr>
          <w:rFonts w:ascii="Times New Roman" w:hAnsi="Times New Roman" w:cs="Times New Roman"/>
        </w:rPr>
        <w:t>evaluative statements.</w:t>
      </w:r>
      <w:r w:rsidRPr="00450283">
        <w:rPr>
          <w:rFonts w:ascii="Times New Roman" w:hAnsi="Times New Roman" w:cs="Times New Roman"/>
        </w:rPr>
        <w:t xml:space="preserve"> In what follows, I explore the results for some of the most relevant statements organized in six different categories: language preference, language difficulty and enjoyment, language importance and usefulness, language policy and integration, cultural and identity aspects, and popular trends. These categories are based on the different domains in which language attitudes toward both languages are present in the Balearic Islands.</w:t>
      </w:r>
      <w:ins w:id="405" w:author="Kendra Dickinson [2]" w:date="2024-04-14T06:58:00Z">
        <w:r w:rsidR="00CC705A" w:rsidRPr="00450283">
          <w:rPr>
            <w:rFonts w:ascii="Times New Roman" w:hAnsi="Times New Roman" w:cs="Times New Roman"/>
          </w:rPr>
          <w:t xml:space="preserve"> A full list of </w:t>
        </w:r>
      </w:ins>
      <w:ins w:id="406" w:author="Kendra Dickinson [2]" w:date="2024-04-14T07:00:00Z">
        <w:r w:rsidR="00CC705A" w:rsidRPr="00450283">
          <w:rPr>
            <w:rFonts w:ascii="Times New Roman" w:hAnsi="Times New Roman" w:cs="Times New Roman"/>
          </w:rPr>
          <w:t xml:space="preserve">the original </w:t>
        </w:r>
      </w:ins>
      <w:ins w:id="407" w:author="Kendra Dickinson [2]" w:date="2024-04-14T06:58:00Z">
        <w:r w:rsidR="00CC705A" w:rsidRPr="00450283">
          <w:rPr>
            <w:rFonts w:ascii="Times New Roman" w:hAnsi="Times New Roman" w:cs="Times New Roman"/>
          </w:rPr>
          <w:t>statements in Catalan</w:t>
        </w:r>
      </w:ins>
      <w:ins w:id="408" w:author="Kendra Dickinson [2]" w:date="2024-04-14T07:00:00Z">
        <w:r w:rsidR="00CC705A" w:rsidRPr="00450283">
          <w:rPr>
            <w:rFonts w:ascii="Times New Roman" w:hAnsi="Times New Roman" w:cs="Times New Roman"/>
          </w:rPr>
          <w:t xml:space="preserve"> and </w:t>
        </w:r>
      </w:ins>
      <w:ins w:id="409" w:author="Kendra Dickinson [2]" w:date="2024-04-14T06:58:00Z">
        <w:r w:rsidR="00CC705A" w:rsidRPr="00450283">
          <w:rPr>
            <w:rFonts w:ascii="Times New Roman" w:hAnsi="Times New Roman" w:cs="Times New Roman"/>
          </w:rPr>
          <w:t xml:space="preserve">Spanish, </w:t>
        </w:r>
      </w:ins>
      <w:ins w:id="410" w:author="Kendra Dickinson [2]" w:date="2024-04-14T07:00:00Z">
        <w:r w:rsidR="00CC705A" w:rsidRPr="00450283">
          <w:rPr>
            <w:rFonts w:ascii="Times New Roman" w:hAnsi="Times New Roman" w:cs="Times New Roman"/>
          </w:rPr>
          <w:t xml:space="preserve">as well as their translations to </w:t>
        </w:r>
      </w:ins>
      <w:ins w:id="411" w:author="Kendra Dickinson [2]" w:date="2024-04-14T06:58:00Z">
        <w:r w:rsidR="00CC705A" w:rsidRPr="00450283">
          <w:rPr>
            <w:rFonts w:ascii="Times New Roman" w:hAnsi="Times New Roman" w:cs="Times New Roman"/>
          </w:rPr>
          <w:t xml:space="preserve">English, can be found in </w:t>
        </w:r>
        <w:commentRangeStart w:id="412"/>
        <w:r w:rsidR="00CC705A" w:rsidRPr="00450283">
          <w:rPr>
            <w:rFonts w:ascii="Times New Roman" w:hAnsi="Times New Roman" w:cs="Times New Roman"/>
          </w:rPr>
          <w:t>Appendix 1.</w:t>
        </w:r>
      </w:ins>
      <w:commentRangeEnd w:id="412"/>
      <w:ins w:id="413" w:author="Kendra Dickinson [2]" w:date="2024-04-14T07:00:00Z">
        <w:r w:rsidR="00CC705A" w:rsidRPr="00450283">
          <w:rPr>
            <w:rStyle w:val="CommentReference"/>
            <w:rFonts w:ascii="Times New Roman" w:eastAsia="Times New Roman" w:hAnsi="Times New Roman" w:cs="Times New Roman"/>
            <w:kern w:val="0"/>
            <w:sz w:val="24"/>
            <w:szCs w:val="24"/>
            <w14:ligatures w14:val="none"/>
            <w:rPrChange w:id="414" w:author="Alejandro Andreas Jaume Losa" w:date="2024-04-16T11:37:00Z">
              <w:rPr>
                <w:rStyle w:val="CommentReference"/>
                <w:rFonts w:ascii="Times New Roman" w:eastAsia="Times New Roman" w:hAnsi="Times New Roman" w:cs="Times New Roman"/>
                <w:kern w:val="0"/>
                <w14:ligatures w14:val="none"/>
              </w:rPr>
            </w:rPrChange>
          </w:rPr>
          <w:commentReference w:id="412"/>
        </w:r>
      </w:ins>
    </w:p>
    <w:p w14:paraId="7401C490" w14:textId="77EF5D67" w:rsidR="00882DA8" w:rsidRPr="00450283" w:rsidRDefault="00711495">
      <w:pPr>
        <w:spacing w:line="480" w:lineRule="auto"/>
        <w:jc w:val="both"/>
        <w:rPr>
          <w:rFonts w:ascii="Times New Roman" w:hAnsi="Times New Roman" w:cs="Times New Roman"/>
          <w:i/>
          <w:iCs/>
        </w:rPr>
        <w:pPrChange w:id="415" w:author="Kendra Dickinson" w:date="2024-04-14T09:51:00Z">
          <w:pPr>
            <w:spacing w:line="480" w:lineRule="auto"/>
            <w:ind w:firstLine="720"/>
            <w:jc w:val="both"/>
          </w:pPr>
        </w:pPrChange>
      </w:pPr>
      <w:r w:rsidRPr="00450283">
        <w:rPr>
          <w:rFonts w:ascii="Times New Roman" w:hAnsi="Times New Roman" w:cs="Times New Roman"/>
          <w:i/>
          <w:iCs/>
        </w:rPr>
        <w:t xml:space="preserve">4.1. </w:t>
      </w:r>
      <w:r w:rsidR="00882DA8" w:rsidRPr="00450283">
        <w:rPr>
          <w:rFonts w:ascii="Times New Roman" w:hAnsi="Times New Roman" w:cs="Times New Roman"/>
          <w:i/>
          <w:iCs/>
        </w:rPr>
        <w:t>Language preference</w:t>
      </w:r>
    </w:p>
    <w:p w14:paraId="02DEB20A" w14:textId="292B7616"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Several of the statements that participants evaluated related to language preference. </w:t>
      </w:r>
      <w:del w:id="416" w:author="Kendra Dickinson [2]" w:date="2024-04-14T06:58:00Z">
        <w:r w:rsidRPr="00450283" w:rsidDel="00CC705A">
          <w:rPr>
            <w:rFonts w:ascii="Times New Roman" w:hAnsi="Times New Roman" w:cs="Times New Roman"/>
          </w:rPr>
          <w:delText xml:space="preserve">These statements are shown in </w:delText>
        </w:r>
        <w:r w:rsidR="00CB13B8" w:rsidRPr="00450283" w:rsidDel="00CC705A">
          <w:rPr>
            <w:rFonts w:ascii="Times New Roman" w:hAnsi="Times New Roman" w:cs="Times New Roman"/>
          </w:rPr>
          <w:delText>the Appendix</w:delText>
        </w:r>
        <w:r w:rsidRPr="00450283" w:rsidDel="00CC705A">
          <w:rPr>
            <w:rFonts w:ascii="Times New Roman" w:hAnsi="Times New Roman" w:cs="Times New Roman"/>
          </w:rPr>
          <w:delText xml:space="preserve">. </w:delText>
        </w:r>
      </w:del>
      <w:r w:rsidRPr="00450283">
        <w:rPr>
          <w:rFonts w:ascii="Times New Roman" w:hAnsi="Times New Roman" w:cs="Times New Roman"/>
        </w:rPr>
        <w:t>In what follows, I detail the relationship between participant responses to each of these statements and political orientation.</w:t>
      </w:r>
    </w:p>
    <w:p w14:paraId="3A792490" w14:textId="545B8236" w:rsidR="00882DA8" w:rsidRPr="00450283" w:rsidRDefault="00CB13B8">
      <w:pPr>
        <w:spacing w:line="480" w:lineRule="auto"/>
        <w:jc w:val="both"/>
        <w:rPr>
          <w:rFonts w:ascii="Times New Roman" w:hAnsi="Times New Roman" w:cs="Times New Roman"/>
        </w:rPr>
        <w:pPrChange w:id="417" w:author="Alejandro Andreas Jaume Losa" w:date="2024-04-16T11:37:00Z">
          <w:pPr>
            <w:spacing w:line="480" w:lineRule="auto"/>
            <w:jc w:val="center"/>
          </w:pPr>
        </w:pPrChange>
      </w:pPr>
      <w:r w:rsidRPr="00450283">
        <w:rPr>
          <w:rFonts w:ascii="Times New Roman" w:hAnsi="Times New Roman" w:cs="Times New Roman"/>
        </w:rPr>
        <w:tab/>
      </w:r>
      <w:r w:rsidR="00882DA8" w:rsidRPr="00450283">
        <w:rPr>
          <w:rFonts w:ascii="Times New Roman" w:hAnsi="Times New Roman" w:cs="Times New Roman"/>
        </w:rPr>
        <w:t>Participant responses to the statements ‘I like that people use Spanish’ and ‘I like that people use Catalan</w:t>
      </w:r>
      <w:r w:rsidR="008C06C5" w:rsidRPr="00450283">
        <w:rPr>
          <w:rFonts w:ascii="Times New Roman" w:hAnsi="Times New Roman" w:cs="Times New Roman"/>
        </w:rPr>
        <w:t>’</w:t>
      </w:r>
      <w:r w:rsidR="00882DA8" w:rsidRPr="00450283">
        <w:rPr>
          <w:rFonts w:ascii="Times New Roman" w:hAnsi="Times New Roman" w:cs="Times New Roman"/>
        </w:rPr>
        <w:t xml:space="preserve"> showed interesting differences. Analysis of the first statement revealed no statistically significant differences in responses with regard to political orientation. All </w:t>
      </w:r>
      <w:r w:rsidR="00882DA8" w:rsidRPr="00450283">
        <w:rPr>
          <w:rFonts w:ascii="Times New Roman" w:hAnsi="Times New Roman" w:cs="Times New Roman"/>
        </w:rPr>
        <w:lastRenderedPageBreak/>
        <w:t>participants, independent of political orientation, showed favorable responses to this statement (mean = 77.36</w:t>
      </w:r>
      <w:r w:rsidR="008C06C5" w:rsidRPr="00450283">
        <w:rPr>
          <w:rFonts w:ascii="Times New Roman" w:hAnsi="Times New Roman" w:cs="Times New Roman"/>
        </w:rPr>
        <w:t>) indicating that th</w:t>
      </w:r>
      <w:ins w:id="418" w:author="Kendra Dickinson" w:date="2024-04-13T18:04:00Z">
        <w:r w:rsidR="0070275A" w:rsidRPr="00450283">
          <w:rPr>
            <w:rFonts w:ascii="Times New Roman" w:hAnsi="Times New Roman" w:cs="Times New Roman"/>
          </w:rPr>
          <w:t>is</w:t>
        </w:r>
      </w:ins>
      <w:del w:id="419" w:author="Kendra Dickinson" w:date="2024-04-13T18:04:00Z">
        <w:r w:rsidR="008C06C5" w:rsidRPr="00450283" w:rsidDel="0070275A">
          <w:rPr>
            <w:rFonts w:ascii="Times New Roman" w:hAnsi="Times New Roman" w:cs="Times New Roman"/>
          </w:rPr>
          <w:delText>ese</w:delText>
        </w:r>
      </w:del>
      <w:r w:rsidR="008C06C5" w:rsidRPr="00450283">
        <w:rPr>
          <w:rFonts w:ascii="Times New Roman" w:hAnsi="Times New Roman" w:cs="Times New Roman"/>
        </w:rPr>
        <w:t xml:space="preserve"> particular attitude</w:t>
      </w:r>
      <w:ins w:id="420" w:author="Kendra Dickinson" w:date="2024-04-13T18:04:00Z">
        <w:r w:rsidR="0070275A" w:rsidRPr="00450283">
          <w:rPr>
            <w:rFonts w:ascii="Times New Roman" w:hAnsi="Times New Roman" w:cs="Times New Roman"/>
          </w:rPr>
          <w:t xml:space="preserve"> is</w:t>
        </w:r>
      </w:ins>
      <w:del w:id="421" w:author="Kendra Dickinson" w:date="2024-04-13T18:04:00Z">
        <w:r w:rsidR="008C06C5" w:rsidRPr="00450283" w:rsidDel="0070275A">
          <w:rPr>
            <w:rFonts w:ascii="Times New Roman" w:hAnsi="Times New Roman" w:cs="Times New Roman"/>
          </w:rPr>
          <w:delText>s are</w:delText>
        </w:r>
      </w:del>
      <w:r w:rsidR="008C06C5" w:rsidRPr="00450283">
        <w:rPr>
          <w:rFonts w:ascii="Times New Roman" w:hAnsi="Times New Roman" w:cs="Times New Roman"/>
        </w:rPr>
        <w:t xml:space="preserve"> not connected to political orientation in these data. </w:t>
      </w:r>
      <w:r w:rsidR="00882DA8" w:rsidRPr="00450283">
        <w:rPr>
          <w:rFonts w:ascii="Times New Roman" w:hAnsi="Times New Roman" w:cs="Times New Roman"/>
        </w:rPr>
        <w:t xml:space="preserve">However, when presented with the statement </w:t>
      </w:r>
      <w:r w:rsidR="008C06C5" w:rsidRPr="00450283">
        <w:rPr>
          <w:rFonts w:ascii="Times New Roman" w:hAnsi="Times New Roman" w:cs="Times New Roman"/>
        </w:rPr>
        <w:t>‘</w:t>
      </w:r>
      <w:r w:rsidR="00882DA8" w:rsidRPr="00450283">
        <w:rPr>
          <w:rFonts w:ascii="Times New Roman" w:hAnsi="Times New Roman" w:cs="Times New Roman"/>
        </w:rPr>
        <w:t>I like that people use Catalan</w:t>
      </w:r>
      <w:r w:rsidR="008C06C5" w:rsidRPr="00450283">
        <w:rPr>
          <w:rFonts w:ascii="Times New Roman" w:hAnsi="Times New Roman" w:cs="Times New Roman"/>
        </w:rPr>
        <w:t>’</w:t>
      </w:r>
      <w:r w:rsidR="00882DA8" w:rsidRPr="00450283">
        <w:rPr>
          <w:rFonts w:ascii="Times New Roman" w:hAnsi="Times New Roman" w:cs="Times New Roman"/>
        </w:rPr>
        <w:t xml:space="preserve">, those who identified as progressive (far left, left, and center-left) showed a greater level of agreement with it. Conversely, those who identified as conservative (center, center-right, and right), showed significantly lower levels of agreement with it, as shown in Table </w:t>
      </w:r>
      <w:r w:rsidR="0005100F" w:rsidRPr="00450283">
        <w:rPr>
          <w:rFonts w:ascii="Times New Roman" w:hAnsi="Times New Roman" w:cs="Times New Roman"/>
        </w:rPr>
        <w:t>2</w:t>
      </w:r>
      <w:r w:rsidR="00882DA8" w:rsidRPr="00450283">
        <w:rPr>
          <w:rFonts w:ascii="Times New Roman" w:hAnsi="Times New Roman" w:cs="Times New Roman"/>
        </w:rPr>
        <w:t xml:space="preserve">. </w:t>
      </w:r>
      <w:ins w:id="422" w:author="Kendra Dickinson" w:date="2024-04-13T17:59:00Z">
        <w:r w:rsidR="00290745" w:rsidRPr="00450283">
          <w:rPr>
            <w:rFonts w:ascii="Times New Roman" w:hAnsi="Times New Roman" w:cs="Times New Roman"/>
          </w:rPr>
          <w:t xml:space="preserve">In this regression table, </w:t>
        </w:r>
      </w:ins>
      <w:ins w:id="423" w:author="Alejandro Andreas Jaume Losa" w:date="2024-04-16T11:36:00Z">
        <w:r w:rsidR="00450283" w:rsidRPr="00450283">
          <w:rPr>
            <w:rFonts w:ascii="Times New Roman" w:hAnsi="Times New Roman" w:cs="Times New Roman"/>
          </w:rPr>
          <w:t xml:space="preserve">and </w:t>
        </w:r>
      </w:ins>
      <w:ins w:id="424" w:author="Kendra Dickinson" w:date="2024-04-13T18:01:00Z">
        <w:r w:rsidR="002216C2" w:rsidRPr="00450283">
          <w:rPr>
            <w:rFonts w:ascii="Times New Roman" w:hAnsi="Times New Roman" w:cs="Times New Roman"/>
          </w:rPr>
          <w:t>for all the statements that follow</w:t>
        </w:r>
      </w:ins>
      <w:ins w:id="425" w:author="Kendra Dickinson" w:date="2024-04-13T17:59:00Z">
        <w:r w:rsidR="00290745" w:rsidRPr="00450283">
          <w:rPr>
            <w:rFonts w:ascii="Times New Roman" w:hAnsi="Times New Roman" w:cs="Times New Roman"/>
          </w:rPr>
          <w:t xml:space="preserve">, far-left is </w:t>
        </w:r>
        <w:commentRangeStart w:id="426"/>
        <w:r w:rsidR="00290745" w:rsidRPr="00450283">
          <w:rPr>
            <w:rFonts w:ascii="Times New Roman" w:hAnsi="Times New Roman" w:cs="Times New Roman"/>
          </w:rPr>
          <w:t>the reference level.</w:t>
        </w:r>
      </w:ins>
      <w:commentRangeEnd w:id="426"/>
      <w:ins w:id="427" w:author="Kendra Dickinson" w:date="2024-04-13T18:00:00Z">
        <w:r w:rsidR="00290745" w:rsidRPr="00450283">
          <w:rPr>
            <w:rStyle w:val="CommentReference"/>
            <w:rFonts w:ascii="Times New Roman" w:eastAsia="Times New Roman" w:hAnsi="Times New Roman" w:cs="Times New Roman"/>
            <w:kern w:val="0"/>
            <w:sz w:val="24"/>
            <w:szCs w:val="24"/>
            <w14:ligatures w14:val="none"/>
            <w:rPrChange w:id="428" w:author="Alejandro Andreas Jaume Losa" w:date="2024-04-16T11:37:00Z">
              <w:rPr>
                <w:rStyle w:val="CommentReference"/>
                <w:rFonts w:ascii="Times New Roman" w:eastAsia="Times New Roman" w:hAnsi="Times New Roman" w:cs="Times New Roman"/>
                <w:kern w:val="0"/>
                <w14:ligatures w14:val="none"/>
              </w:rPr>
            </w:rPrChange>
          </w:rPr>
          <w:commentReference w:id="426"/>
        </w:r>
      </w:ins>
    </w:p>
    <w:p w14:paraId="547C7975" w14:textId="2EAD69EC" w:rsidR="00882DA8" w:rsidRPr="00450283" w:rsidRDefault="00882DA8">
      <w:pPr>
        <w:spacing w:before="240" w:line="480" w:lineRule="auto"/>
        <w:jc w:val="both"/>
        <w:rPr>
          <w:rFonts w:ascii="Times New Roman" w:hAnsi="Times New Roman" w:cs="Times New Roman"/>
          <w:b/>
          <w:bCs/>
        </w:rPr>
        <w:pPrChange w:id="429" w:author="Alejandro Andreas Jaume Losa" w:date="2024-04-16T11:40: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2</w:t>
      </w:r>
      <w:r w:rsidR="0070546B" w:rsidRPr="00450283">
        <w:rPr>
          <w:rFonts w:ascii="Times New Roman" w:hAnsi="Times New Roman" w:cs="Times New Roman"/>
          <w:b/>
          <w:bCs/>
        </w:rPr>
        <w:t>.</w:t>
      </w:r>
      <w:r w:rsidRPr="00450283">
        <w:rPr>
          <w:rFonts w:ascii="Times New Roman" w:hAnsi="Times New Roman" w:cs="Times New Roman"/>
        </w:rPr>
        <w:t xml:space="preserve"> </w:t>
      </w:r>
      <w:r w:rsidR="0070546B" w:rsidRPr="00450283">
        <w:rPr>
          <w:rFonts w:ascii="Times New Roman" w:hAnsi="Times New Roman" w:cs="Times New Roman"/>
        </w:rPr>
        <w:t>Best fit linear regression model output for the statement ‘I like that people use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2975C24"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64C72D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DDE8D2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DDAE6D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31D6AAB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1360C5F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1E777E3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3B68887"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0CA0666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100.000</w:t>
            </w:r>
          </w:p>
        </w:tc>
        <w:tc>
          <w:tcPr>
            <w:tcW w:w="1870" w:type="dxa"/>
            <w:shd w:val="clear" w:color="auto" w:fill="auto"/>
            <w:vAlign w:val="center"/>
          </w:tcPr>
          <w:p w14:paraId="0085799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8.359</w:t>
            </w:r>
          </w:p>
        </w:tc>
        <w:tc>
          <w:tcPr>
            <w:tcW w:w="1870" w:type="dxa"/>
            <w:shd w:val="clear" w:color="auto" w:fill="auto"/>
            <w:vAlign w:val="center"/>
          </w:tcPr>
          <w:p w14:paraId="1B95797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11.963</w:t>
            </w:r>
          </w:p>
        </w:tc>
        <w:tc>
          <w:tcPr>
            <w:tcW w:w="1870" w:type="dxa"/>
            <w:shd w:val="clear" w:color="auto" w:fill="auto"/>
            <w:vAlign w:val="center"/>
          </w:tcPr>
          <w:p w14:paraId="50606E6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&lt; 2e-16</w:t>
            </w:r>
          </w:p>
        </w:tc>
      </w:tr>
      <w:tr w:rsidR="00882DA8" w:rsidRPr="00450283" w14:paraId="4D7627A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932E5C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0A66B5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-7.667</w:t>
            </w:r>
          </w:p>
        </w:tc>
        <w:tc>
          <w:tcPr>
            <w:tcW w:w="1870" w:type="dxa"/>
            <w:shd w:val="clear" w:color="auto" w:fill="auto"/>
            <w:vAlign w:val="center"/>
          </w:tcPr>
          <w:p w14:paraId="6B70FD9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8.948</w:t>
            </w:r>
          </w:p>
        </w:tc>
        <w:tc>
          <w:tcPr>
            <w:tcW w:w="1870" w:type="dxa"/>
            <w:shd w:val="clear" w:color="auto" w:fill="auto"/>
            <w:vAlign w:val="center"/>
          </w:tcPr>
          <w:p w14:paraId="68BC5B0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-0.857</w:t>
            </w:r>
          </w:p>
        </w:tc>
        <w:tc>
          <w:tcPr>
            <w:tcW w:w="1870" w:type="dxa"/>
            <w:shd w:val="clear" w:color="auto" w:fill="auto"/>
            <w:vAlign w:val="center"/>
          </w:tcPr>
          <w:p w14:paraId="1CFDBE3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0.39373</w:t>
            </w:r>
          </w:p>
        </w:tc>
      </w:tr>
      <w:tr w:rsidR="00882DA8" w:rsidRPr="00450283" w14:paraId="7983ED5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8DD1BC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658035E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-8.250</w:t>
            </w:r>
          </w:p>
        </w:tc>
        <w:tc>
          <w:tcPr>
            <w:tcW w:w="1870" w:type="dxa"/>
            <w:shd w:val="clear" w:color="auto" w:fill="auto"/>
            <w:vAlign w:val="center"/>
          </w:tcPr>
          <w:p w14:paraId="02A1B69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9.7120</w:t>
            </w:r>
          </w:p>
        </w:tc>
        <w:tc>
          <w:tcPr>
            <w:tcW w:w="1870" w:type="dxa"/>
            <w:shd w:val="clear" w:color="auto" w:fill="auto"/>
            <w:vAlign w:val="center"/>
          </w:tcPr>
          <w:p w14:paraId="10E785F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0.849</w:t>
            </w:r>
          </w:p>
        </w:tc>
        <w:tc>
          <w:tcPr>
            <w:tcW w:w="1870" w:type="dxa"/>
            <w:shd w:val="clear" w:color="auto" w:fill="auto"/>
            <w:vAlign w:val="center"/>
          </w:tcPr>
          <w:p w14:paraId="1D0C3CC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0.3978</w:t>
            </w:r>
          </w:p>
        </w:tc>
      </w:tr>
      <w:tr w:rsidR="00882DA8" w:rsidRPr="00450283" w14:paraId="502ED41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35F18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117FEC3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-35.600</w:t>
            </w:r>
          </w:p>
        </w:tc>
        <w:tc>
          <w:tcPr>
            <w:tcW w:w="1870" w:type="dxa"/>
            <w:shd w:val="clear" w:color="auto" w:fill="auto"/>
            <w:vAlign w:val="center"/>
          </w:tcPr>
          <w:p w14:paraId="7395AC7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12.949</w:t>
            </w:r>
          </w:p>
        </w:tc>
        <w:tc>
          <w:tcPr>
            <w:tcW w:w="1870" w:type="dxa"/>
            <w:shd w:val="clear" w:color="auto" w:fill="auto"/>
            <w:vAlign w:val="center"/>
          </w:tcPr>
          <w:p w14:paraId="5006D4D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-2.749</w:t>
            </w:r>
          </w:p>
        </w:tc>
        <w:tc>
          <w:tcPr>
            <w:tcW w:w="1870" w:type="dxa"/>
            <w:shd w:val="clear" w:color="auto" w:fill="auto"/>
            <w:vAlign w:val="center"/>
          </w:tcPr>
          <w:p w14:paraId="3120BE3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0.00718</w:t>
            </w:r>
          </w:p>
        </w:tc>
      </w:tr>
      <w:tr w:rsidR="00882DA8" w:rsidRPr="00450283" w14:paraId="0EDEC9A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8C785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AF060B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-25.833</w:t>
            </w:r>
          </w:p>
        </w:tc>
        <w:tc>
          <w:tcPr>
            <w:tcW w:w="1870" w:type="dxa"/>
            <w:shd w:val="clear" w:color="auto" w:fill="auto"/>
            <w:vAlign w:val="center"/>
          </w:tcPr>
          <w:p w14:paraId="32BC1E0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10.518</w:t>
            </w:r>
          </w:p>
        </w:tc>
        <w:tc>
          <w:tcPr>
            <w:tcW w:w="1870" w:type="dxa"/>
            <w:shd w:val="clear" w:color="auto" w:fill="auto"/>
            <w:vAlign w:val="center"/>
          </w:tcPr>
          <w:p w14:paraId="75D8FDE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-2.456</w:t>
            </w:r>
          </w:p>
        </w:tc>
        <w:tc>
          <w:tcPr>
            <w:tcW w:w="1870" w:type="dxa"/>
            <w:shd w:val="clear" w:color="auto" w:fill="auto"/>
            <w:vAlign w:val="center"/>
          </w:tcPr>
          <w:p w14:paraId="2091A7C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0.01590</w:t>
            </w:r>
          </w:p>
        </w:tc>
      </w:tr>
      <w:tr w:rsidR="00882DA8" w:rsidRPr="00450283" w14:paraId="46DCF68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E9BF6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0961198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-28.286</w:t>
            </w:r>
          </w:p>
        </w:tc>
        <w:tc>
          <w:tcPr>
            <w:tcW w:w="1870" w:type="dxa"/>
            <w:shd w:val="clear" w:color="auto" w:fill="auto"/>
            <w:vAlign w:val="center"/>
          </w:tcPr>
          <w:p w14:paraId="6D1C351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11.821</w:t>
            </w:r>
          </w:p>
        </w:tc>
        <w:tc>
          <w:tcPr>
            <w:tcW w:w="1870" w:type="dxa"/>
            <w:shd w:val="clear" w:color="auto" w:fill="auto"/>
            <w:vAlign w:val="center"/>
          </w:tcPr>
          <w:p w14:paraId="6E2D9B4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-2.393</w:t>
            </w:r>
          </w:p>
        </w:tc>
        <w:tc>
          <w:tcPr>
            <w:tcW w:w="1870" w:type="dxa"/>
            <w:shd w:val="clear" w:color="auto" w:fill="auto"/>
            <w:vAlign w:val="center"/>
          </w:tcPr>
          <w:p w14:paraId="66AAF09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0.01873</w:t>
            </w:r>
          </w:p>
        </w:tc>
      </w:tr>
    </w:tbl>
    <w:p w14:paraId="5F5A7206" w14:textId="77777777" w:rsidR="00F7428D" w:rsidRPr="00450283" w:rsidRDefault="00F7428D" w:rsidP="00882DA8">
      <w:pPr>
        <w:spacing w:line="480" w:lineRule="auto"/>
        <w:jc w:val="both"/>
        <w:rPr>
          <w:rFonts w:ascii="Times New Roman" w:hAnsi="Times New Roman" w:cs="Times New Roman"/>
        </w:rPr>
      </w:pPr>
    </w:p>
    <w:p w14:paraId="29C1EDA4" w14:textId="16046A1B" w:rsidR="00CB13B8" w:rsidRPr="00450283" w:rsidRDefault="00882DA8" w:rsidP="008C06C5">
      <w:pPr>
        <w:spacing w:line="480" w:lineRule="auto"/>
        <w:ind w:firstLine="720"/>
        <w:jc w:val="both"/>
        <w:rPr>
          <w:rFonts w:ascii="Times New Roman" w:hAnsi="Times New Roman" w:cs="Times New Roman"/>
        </w:rPr>
      </w:pPr>
      <w:r w:rsidRPr="00450283">
        <w:rPr>
          <w:rFonts w:ascii="Times New Roman" w:hAnsi="Times New Roman" w:cs="Times New Roman"/>
        </w:rPr>
        <w:t>Interestingly, people who identified themselves ideologically as centrist were the ones who showed the greatest degree of disagreement with the statement, even greater than that indicated by those who identified themselves ideologically as center-right and right-wing. It is possible that this is due to the fact that the participants who identified their political ideology as center, in reality, were closer to more conservative and right-wing positions.</w:t>
      </w:r>
      <w:r w:rsidR="00F7428D" w:rsidRPr="00450283">
        <w:rPr>
          <w:rFonts w:ascii="Times New Roman" w:hAnsi="Times New Roman" w:cs="Times New Roman"/>
        </w:rPr>
        <w:t xml:space="preserve"> Additionally, Figure 4 </w:t>
      </w:r>
      <w:r w:rsidR="00840AC2" w:rsidRPr="00450283">
        <w:rPr>
          <w:rFonts w:ascii="Times New Roman" w:hAnsi="Times New Roman" w:cs="Times New Roman"/>
        </w:rPr>
        <w:t>illustrates</w:t>
      </w:r>
      <w:r w:rsidR="00F7428D" w:rsidRPr="00450283">
        <w:rPr>
          <w:rFonts w:ascii="Times New Roman" w:hAnsi="Times New Roman" w:cs="Times New Roman"/>
        </w:rPr>
        <w:t xml:space="preserve"> that there was more consensus among progressive people around this statement, as indicated smaller range of responses on the numerical scale</w:t>
      </w:r>
      <w:r w:rsidR="00C57327" w:rsidRPr="00450283">
        <w:rPr>
          <w:rFonts w:ascii="Times New Roman" w:hAnsi="Times New Roman" w:cs="Times New Roman"/>
        </w:rPr>
        <w:t>.</w:t>
      </w:r>
      <w:r w:rsidR="00987F81" w:rsidRPr="00450283">
        <w:rPr>
          <w:rFonts w:ascii="Times New Roman" w:hAnsi="Times New Roman" w:cs="Times New Roman"/>
        </w:rPr>
        <w:t xml:space="preserve"> In this and the following plots, the diamond represents the mean level of agreement with the statement out of 100, and the </w:t>
      </w:r>
      <w:r w:rsidR="007F749E" w:rsidRPr="00450283">
        <w:rPr>
          <w:rFonts w:ascii="Times New Roman" w:hAnsi="Times New Roman" w:cs="Times New Roman"/>
        </w:rPr>
        <w:t>error bars represent the variability of the data.</w:t>
      </w:r>
    </w:p>
    <w:p w14:paraId="703D311C" w14:textId="07CB9B0B" w:rsidR="00882DA8" w:rsidRPr="00450283" w:rsidRDefault="00882DA8">
      <w:pPr>
        <w:spacing w:line="480" w:lineRule="auto"/>
        <w:jc w:val="center"/>
        <w:rPr>
          <w:rFonts w:ascii="Times New Roman" w:hAnsi="Times New Roman" w:cs="Times New Roman"/>
        </w:rPr>
        <w:pPrChange w:id="430" w:author="Alejandro Andreas Jaume Losa" w:date="2024-04-16T11:40:00Z">
          <w:pPr>
            <w:spacing w:line="480" w:lineRule="auto"/>
            <w:jc w:val="both"/>
          </w:pPr>
        </w:pPrChange>
      </w:pPr>
      <w:r w:rsidRPr="00450283">
        <w:rPr>
          <w:rFonts w:ascii="Times New Roman" w:hAnsi="Times New Roman" w:cs="Times New Roman"/>
          <w:noProof/>
        </w:rPr>
        <w:lastRenderedPageBreak/>
        <w:drawing>
          <wp:inline distT="0" distB="0" distL="0" distR="0" wp14:anchorId="5ED1C481" wp14:editId="5F863E45">
            <wp:extent cx="5187875" cy="3496827"/>
            <wp:effectExtent l="0" t="0" r="0" b="0"/>
            <wp:docPr id="596676632" name="Picture 1" descr="A graph showing the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76632" name="Picture 1" descr="A graph showing the different colored square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193706" cy="3500758"/>
                    </a:xfrm>
                    <a:prstGeom prst="rect">
                      <a:avLst/>
                    </a:prstGeom>
                  </pic:spPr>
                </pic:pic>
              </a:graphicData>
            </a:graphic>
          </wp:inline>
        </w:drawing>
      </w:r>
    </w:p>
    <w:p w14:paraId="41F9D47A" w14:textId="77777777" w:rsidR="009F4FE8" w:rsidRPr="00450283" w:rsidDel="00450283" w:rsidRDefault="009F4FE8">
      <w:pPr>
        <w:spacing w:line="480" w:lineRule="auto"/>
        <w:jc w:val="center"/>
        <w:rPr>
          <w:del w:id="431" w:author="Alejandro Andreas Jaume Losa" w:date="2024-04-16T11:39:00Z"/>
          <w:rFonts w:ascii="Times New Roman" w:hAnsi="Times New Roman" w:cs="Times New Roman"/>
        </w:rPr>
      </w:pPr>
      <w:r w:rsidRPr="00450283">
        <w:rPr>
          <w:rFonts w:ascii="Times New Roman" w:hAnsi="Times New Roman" w:cs="Times New Roman"/>
          <w:b/>
          <w:bCs/>
        </w:rPr>
        <w:t xml:space="preserve">Figure 4. </w:t>
      </w:r>
      <w:r w:rsidRPr="00450283">
        <w:rPr>
          <w:rFonts w:ascii="Times New Roman" w:hAnsi="Times New Roman" w:cs="Times New Roman"/>
        </w:rPr>
        <w:t>Participant responses to the statement ‘I like that people use Catalan’.</w:t>
      </w:r>
    </w:p>
    <w:p w14:paraId="33E399FF" w14:textId="77777777" w:rsidR="009F4FE8" w:rsidRPr="00450283" w:rsidDel="00450283" w:rsidRDefault="009F4FE8">
      <w:pPr>
        <w:spacing w:line="480" w:lineRule="auto"/>
        <w:jc w:val="center"/>
        <w:rPr>
          <w:del w:id="432" w:author="Alejandro Andreas Jaume Losa" w:date="2024-04-16T11:40:00Z"/>
          <w:rFonts w:ascii="Times New Roman" w:hAnsi="Times New Roman" w:cs="Times New Roman"/>
        </w:rPr>
        <w:pPrChange w:id="433" w:author="Alejandro Andreas Jaume Losa" w:date="2024-04-16T11:49:00Z">
          <w:pPr>
            <w:spacing w:line="480" w:lineRule="auto"/>
            <w:ind w:firstLine="720"/>
            <w:jc w:val="both"/>
          </w:pPr>
        </w:pPrChange>
      </w:pPr>
    </w:p>
    <w:p w14:paraId="6AA202C8" w14:textId="77777777" w:rsidR="00450283" w:rsidRDefault="00450283">
      <w:pPr>
        <w:spacing w:line="480" w:lineRule="auto"/>
        <w:jc w:val="center"/>
        <w:rPr>
          <w:ins w:id="434" w:author="Alejandro Andreas Jaume Losa" w:date="2024-04-16T11:39:00Z"/>
          <w:rFonts w:ascii="Times New Roman" w:hAnsi="Times New Roman" w:cs="Times New Roman"/>
        </w:rPr>
        <w:pPrChange w:id="435" w:author="Alejandro Andreas Jaume Losa" w:date="2024-04-16T11:49:00Z">
          <w:pPr>
            <w:spacing w:line="480" w:lineRule="auto"/>
            <w:ind w:firstLine="720"/>
            <w:jc w:val="both"/>
          </w:pPr>
        </w:pPrChange>
      </w:pPr>
    </w:p>
    <w:p w14:paraId="1EE9DD95" w14:textId="5148A72D" w:rsidR="00450283" w:rsidRPr="00450283" w:rsidRDefault="00882DA8" w:rsidP="00450283">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‘I like listening to Spanish’ and ‘I like listening to Catalan</w:t>
      </w:r>
      <w:r w:rsidR="008C06C5" w:rsidRPr="00450283">
        <w:rPr>
          <w:rFonts w:ascii="Times New Roman" w:hAnsi="Times New Roman" w:cs="Times New Roman"/>
        </w:rPr>
        <w:t>’</w:t>
      </w:r>
      <w:r w:rsidRPr="00450283">
        <w:rPr>
          <w:rFonts w:ascii="Times New Roman" w:hAnsi="Times New Roman" w:cs="Times New Roman"/>
        </w:rPr>
        <w:t xml:space="preserve"> showed interesting differences as well. Analysis of the first statement revealed no statistically significant differences in responses with regard to political orientation. All participants, independent of political orientation, showed favorable responses to this statement (mean = 81.84), </w:t>
      </w:r>
      <w:r w:rsidR="008C06C5" w:rsidRPr="00450283">
        <w:rPr>
          <w:rFonts w:ascii="Times New Roman" w:hAnsi="Times New Roman" w:cs="Times New Roman"/>
        </w:rPr>
        <w:t>indicating that th</w:t>
      </w:r>
      <w:ins w:id="436" w:author="Kendra Dickinson" w:date="2024-04-13T18:05:00Z">
        <w:r w:rsidR="0070275A" w:rsidRPr="00450283">
          <w:rPr>
            <w:rFonts w:ascii="Times New Roman" w:hAnsi="Times New Roman" w:cs="Times New Roman"/>
          </w:rPr>
          <w:t>is</w:t>
        </w:r>
      </w:ins>
      <w:del w:id="437" w:author="Kendra Dickinson" w:date="2024-04-13T18:05:00Z">
        <w:r w:rsidR="008C06C5" w:rsidRPr="00450283" w:rsidDel="0070275A">
          <w:rPr>
            <w:rFonts w:ascii="Times New Roman" w:hAnsi="Times New Roman" w:cs="Times New Roman"/>
          </w:rPr>
          <w:delText>ese</w:delText>
        </w:r>
      </w:del>
      <w:r w:rsidR="008C06C5" w:rsidRPr="00450283">
        <w:rPr>
          <w:rFonts w:ascii="Times New Roman" w:hAnsi="Times New Roman" w:cs="Times New Roman"/>
        </w:rPr>
        <w:t xml:space="preserve"> particular attitude</w:t>
      </w:r>
      <w:ins w:id="438" w:author="Kendra Dickinson" w:date="2024-04-13T18:05:00Z">
        <w:r w:rsidR="0070275A" w:rsidRPr="00450283">
          <w:rPr>
            <w:rFonts w:ascii="Times New Roman" w:hAnsi="Times New Roman" w:cs="Times New Roman"/>
          </w:rPr>
          <w:t xml:space="preserve"> is</w:t>
        </w:r>
      </w:ins>
      <w:del w:id="439" w:author="Kendra Dickinson" w:date="2024-04-13T18:05:00Z">
        <w:r w:rsidR="008C06C5" w:rsidRPr="00450283" w:rsidDel="0070275A">
          <w:rPr>
            <w:rFonts w:ascii="Times New Roman" w:hAnsi="Times New Roman" w:cs="Times New Roman"/>
          </w:rPr>
          <w:delText>s</w:delText>
        </w:r>
      </w:del>
      <w:r w:rsidR="008C06C5" w:rsidRPr="00450283">
        <w:rPr>
          <w:rFonts w:ascii="Times New Roman" w:hAnsi="Times New Roman" w:cs="Times New Roman"/>
        </w:rPr>
        <w:t xml:space="preserve"> </w:t>
      </w:r>
      <w:del w:id="440" w:author="Kendra Dickinson" w:date="2024-04-13T18:05:00Z">
        <w:r w:rsidR="008C06C5" w:rsidRPr="00450283" w:rsidDel="0070275A">
          <w:rPr>
            <w:rFonts w:ascii="Times New Roman" w:hAnsi="Times New Roman" w:cs="Times New Roman"/>
          </w:rPr>
          <w:delText xml:space="preserve">are </w:delText>
        </w:r>
      </w:del>
      <w:r w:rsidR="008C06C5" w:rsidRPr="00450283">
        <w:rPr>
          <w:rFonts w:ascii="Times New Roman" w:hAnsi="Times New Roman" w:cs="Times New Roman"/>
        </w:rPr>
        <w:t>not connected to political orientation in these data</w:t>
      </w:r>
      <w:r w:rsidRPr="00450283">
        <w:rPr>
          <w:rFonts w:ascii="Times New Roman" w:hAnsi="Times New Roman" w:cs="Times New Roman"/>
        </w:rPr>
        <w:t xml:space="preserve">. However, when presented with the statement </w:t>
      </w:r>
      <w:r w:rsidR="008C06C5" w:rsidRPr="00450283">
        <w:rPr>
          <w:rFonts w:ascii="Times New Roman" w:hAnsi="Times New Roman" w:cs="Times New Roman"/>
        </w:rPr>
        <w:t>‘</w:t>
      </w:r>
      <w:r w:rsidRPr="00450283">
        <w:rPr>
          <w:rFonts w:ascii="Times New Roman" w:hAnsi="Times New Roman" w:cs="Times New Roman"/>
        </w:rPr>
        <w:t>I like listening to Catalan</w:t>
      </w:r>
      <w:r w:rsidR="008C06C5" w:rsidRPr="00450283">
        <w:rPr>
          <w:rFonts w:ascii="Times New Roman" w:hAnsi="Times New Roman" w:cs="Times New Roman"/>
        </w:rPr>
        <w:t>’</w:t>
      </w:r>
      <w:r w:rsidRPr="00450283">
        <w:rPr>
          <w:rFonts w:ascii="Times New Roman" w:hAnsi="Times New Roman" w:cs="Times New Roman"/>
        </w:rPr>
        <w:t xml:space="preserve">, those who identified as progressive (far left, left, and center-left) showed a greater level of agreement with it as opposed to those who identified as conservative (center, center-right, and right), who showed significantly lower levels of agreement with it, as presented in Table </w:t>
      </w:r>
      <w:r w:rsidR="0005100F" w:rsidRPr="00450283">
        <w:rPr>
          <w:rFonts w:ascii="Times New Roman" w:hAnsi="Times New Roman" w:cs="Times New Roman"/>
        </w:rPr>
        <w:t>3</w:t>
      </w:r>
      <w:r w:rsidRPr="00450283">
        <w:rPr>
          <w:rFonts w:ascii="Times New Roman" w:hAnsi="Times New Roman" w:cs="Times New Roman"/>
        </w:rPr>
        <w:t>.</w:t>
      </w:r>
    </w:p>
    <w:p w14:paraId="57AEB243" w14:textId="31DC9554" w:rsidR="00882DA8" w:rsidRPr="00450283" w:rsidRDefault="00882DA8">
      <w:pPr>
        <w:spacing w:before="240" w:line="480" w:lineRule="auto"/>
        <w:rPr>
          <w:rFonts w:ascii="Times New Roman" w:hAnsi="Times New Roman" w:cs="Times New Roman"/>
          <w:b/>
          <w:bCs/>
        </w:rPr>
        <w:pPrChange w:id="441" w:author="Alejandro Andreas Jaume Losa" w:date="2024-04-16T11:41: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3</w:t>
      </w:r>
      <w:r w:rsidR="0070546B" w:rsidRPr="00450283">
        <w:rPr>
          <w:rFonts w:ascii="Times New Roman" w:hAnsi="Times New Roman" w:cs="Times New Roman"/>
          <w:b/>
          <w:bCs/>
        </w:rPr>
        <w:t xml:space="preserve">. </w:t>
      </w:r>
      <w:r w:rsidR="0070546B" w:rsidRPr="00450283">
        <w:rPr>
          <w:rFonts w:ascii="Times New Roman" w:hAnsi="Times New Roman" w:cs="Times New Roman"/>
        </w:rPr>
        <w:t xml:space="preserve">Best fit linear regression model output for the statement ‘I like listening to </w:t>
      </w:r>
      <w:commentRangeStart w:id="442"/>
      <w:r w:rsidR="0070546B" w:rsidRPr="00450283">
        <w:rPr>
          <w:rFonts w:ascii="Times New Roman" w:hAnsi="Times New Roman" w:cs="Times New Roman"/>
        </w:rPr>
        <w:t>Catalan’.</w:t>
      </w:r>
      <w:commentRangeEnd w:id="442"/>
      <w:r w:rsidR="009C6E87" w:rsidRPr="00450283">
        <w:rPr>
          <w:rStyle w:val="CommentReference"/>
          <w:rFonts w:ascii="Times New Roman" w:eastAsia="Times New Roman" w:hAnsi="Times New Roman" w:cs="Times New Roman"/>
          <w:kern w:val="0"/>
          <w:sz w:val="24"/>
          <w:szCs w:val="24"/>
          <w14:ligatures w14:val="none"/>
          <w:rPrChange w:id="443" w:author="Alejandro Andreas Jaume Losa" w:date="2024-04-16T11:39:00Z">
            <w:rPr>
              <w:rStyle w:val="CommentReference"/>
              <w:rFonts w:ascii="Times New Roman" w:eastAsia="Times New Roman" w:hAnsi="Times New Roman" w:cs="Times New Roman"/>
              <w:kern w:val="0"/>
              <w14:ligatures w14:val="none"/>
            </w:rPr>
          </w:rPrChange>
        </w:rPr>
        <w:commentReference w:id="442"/>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CDD0712"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3F999B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98AF87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36AD82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4F331C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50CA52F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4D93AA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6532BA"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357E6B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100.000</w:t>
            </w:r>
          </w:p>
        </w:tc>
        <w:tc>
          <w:tcPr>
            <w:tcW w:w="1870" w:type="dxa"/>
            <w:shd w:val="clear" w:color="auto" w:fill="auto"/>
            <w:vAlign w:val="center"/>
          </w:tcPr>
          <w:p w14:paraId="4E3A7F2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8.821</w:t>
            </w:r>
          </w:p>
        </w:tc>
        <w:tc>
          <w:tcPr>
            <w:tcW w:w="1870" w:type="dxa"/>
            <w:shd w:val="clear" w:color="auto" w:fill="auto"/>
            <w:vAlign w:val="center"/>
          </w:tcPr>
          <w:p w14:paraId="352BD28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11.336</w:t>
            </w:r>
          </w:p>
        </w:tc>
        <w:tc>
          <w:tcPr>
            <w:tcW w:w="1870" w:type="dxa"/>
            <w:shd w:val="clear" w:color="auto" w:fill="auto"/>
            <w:vAlign w:val="center"/>
          </w:tcPr>
          <w:p w14:paraId="6D377D9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&lt; 2e-16</w:t>
            </w:r>
          </w:p>
        </w:tc>
      </w:tr>
      <w:tr w:rsidR="00882DA8" w:rsidRPr="00450283" w14:paraId="731DCB1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AC192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lastRenderedPageBreak/>
              <w:t>Left</w:t>
            </w:r>
          </w:p>
        </w:tc>
        <w:tc>
          <w:tcPr>
            <w:tcW w:w="1870" w:type="dxa"/>
            <w:shd w:val="clear" w:color="auto" w:fill="auto"/>
            <w:vAlign w:val="center"/>
          </w:tcPr>
          <w:p w14:paraId="114E742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-6.979</w:t>
            </w:r>
          </w:p>
        </w:tc>
        <w:tc>
          <w:tcPr>
            <w:tcW w:w="1870" w:type="dxa"/>
            <w:shd w:val="clear" w:color="auto" w:fill="auto"/>
            <w:vAlign w:val="center"/>
          </w:tcPr>
          <w:p w14:paraId="09CB5E8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9.442</w:t>
            </w:r>
          </w:p>
        </w:tc>
        <w:tc>
          <w:tcPr>
            <w:tcW w:w="1870" w:type="dxa"/>
            <w:shd w:val="clear" w:color="auto" w:fill="auto"/>
            <w:vAlign w:val="center"/>
          </w:tcPr>
          <w:p w14:paraId="59F630C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-0.739</w:t>
            </w:r>
          </w:p>
        </w:tc>
        <w:tc>
          <w:tcPr>
            <w:tcW w:w="1870" w:type="dxa"/>
            <w:shd w:val="clear" w:color="auto" w:fill="auto"/>
            <w:vAlign w:val="center"/>
          </w:tcPr>
          <w:p w14:paraId="54B9B33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0.46169</w:t>
            </w:r>
          </w:p>
        </w:tc>
      </w:tr>
      <w:tr w:rsidR="00882DA8" w:rsidRPr="00450283" w14:paraId="47CA253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904A6A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2279BC7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-8.650</w:t>
            </w:r>
          </w:p>
        </w:tc>
        <w:tc>
          <w:tcPr>
            <w:tcW w:w="1870" w:type="dxa"/>
            <w:shd w:val="clear" w:color="auto" w:fill="auto"/>
            <w:vAlign w:val="center"/>
          </w:tcPr>
          <w:p w14:paraId="334007B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10.249</w:t>
            </w:r>
          </w:p>
        </w:tc>
        <w:tc>
          <w:tcPr>
            <w:tcW w:w="1870" w:type="dxa"/>
            <w:shd w:val="clear" w:color="auto" w:fill="auto"/>
            <w:vAlign w:val="center"/>
          </w:tcPr>
          <w:p w14:paraId="3A757D5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-0.844</w:t>
            </w:r>
          </w:p>
        </w:tc>
        <w:tc>
          <w:tcPr>
            <w:tcW w:w="1870" w:type="dxa"/>
            <w:shd w:val="clear" w:color="auto" w:fill="auto"/>
            <w:vAlign w:val="center"/>
          </w:tcPr>
          <w:p w14:paraId="4856DF8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0.40085</w:t>
            </w:r>
          </w:p>
        </w:tc>
      </w:tr>
      <w:tr w:rsidR="00882DA8" w:rsidRPr="00450283" w14:paraId="76CE98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102B3C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FB6C7D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-36.600</w:t>
            </w:r>
          </w:p>
        </w:tc>
        <w:tc>
          <w:tcPr>
            <w:tcW w:w="1870" w:type="dxa"/>
            <w:shd w:val="clear" w:color="auto" w:fill="auto"/>
            <w:vAlign w:val="center"/>
          </w:tcPr>
          <w:p w14:paraId="321E071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13.666</w:t>
            </w:r>
          </w:p>
        </w:tc>
        <w:tc>
          <w:tcPr>
            <w:tcW w:w="1870" w:type="dxa"/>
            <w:shd w:val="clear" w:color="auto" w:fill="auto"/>
            <w:vAlign w:val="center"/>
          </w:tcPr>
          <w:p w14:paraId="45037BE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-2.678</w:t>
            </w:r>
          </w:p>
        </w:tc>
        <w:tc>
          <w:tcPr>
            <w:tcW w:w="1870" w:type="dxa"/>
            <w:shd w:val="clear" w:color="auto" w:fill="auto"/>
            <w:vAlign w:val="center"/>
          </w:tcPr>
          <w:p w14:paraId="31B48E9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0.00875</w:t>
            </w:r>
          </w:p>
        </w:tc>
      </w:tr>
      <w:tr w:rsidR="00882DA8" w:rsidRPr="00450283" w14:paraId="56F9114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EC91D4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47441B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-23.417</w:t>
            </w:r>
          </w:p>
        </w:tc>
        <w:tc>
          <w:tcPr>
            <w:tcW w:w="1870" w:type="dxa"/>
            <w:shd w:val="clear" w:color="auto" w:fill="auto"/>
            <w:vAlign w:val="center"/>
          </w:tcPr>
          <w:p w14:paraId="6B0A1A7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11.100</w:t>
            </w:r>
          </w:p>
        </w:tc>
        <w:tc>
          <w:tcPr>
            <w:tcW w:w="1870" w:type="dxa"/>
            <w:shd w:val="clear" w:color="auto" w:fill="auto"/>
            <w:vAlign w:val="center"/>
          </w:tcPr>
          <w:p w14:paraId="7DA6334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-2.110</w:t>
            </w:r>
          </w:p>
        </w:tc>
        <w:tc>
          <w:tcPr>
            <w:tcW w:w="1870" w:type="dxa"/>
            <w:shd w:val="clear" w:color="auto" w:fill="auto"/>
            <w:vAlign w:val="center"/>
          </w:tcPr>
          <w:p w14:paraId="6C0A01E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0.03757</w:t>
            </w:r>
          </w:p>
        </w:tc>
      </w:tr>
      <w:tr w:rsidR="00882DA8" w:rsidRPr="00450283" w14:paraId="46773E8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17C5F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711E53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-37.000</w:t>
            </w:r>
          </w:p>
        </w:tc>
        <w:tc>
          <w:tcPr>
            <w:tcW w:w="1870" w:type="dxa"/>
            <w:shd w:val="clear" w:color="auto" w:fill="auto"/>
            <w:vAlign w:val="center"/>
          </w:tcPr>
          <w:p w14:paraId="7493B5C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12.475</w:t>
            </w:r>
          </w:p>
        </w:tc>
        <w:tc>
          <w:tcPr>
            <w:tcW w:w="1870" w:type="dxa"/>
            <w:shd w:val="clear" w:color="auto" w:fill="auto"/>
            <w:vAlign w:val="center"/>
          </w:tcPr>
          <w:p w14:paraId="61B0F5E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-2.966</w:t>
            </w:r>
          </w:p>
        </w:tc>
        <w:tc>
          <w:tcPr>
            <w:tcW w:w="1870" w:type="dxa"/>
            <w:shd w:val="clear" w:color="auto" w:fill="auto"/>
            <w:vAlign w:val="center"/>
          </w:tcPr>
          <w:p w14:paraId="5CD730C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0.00383</w:t>
            </w:r>
          </w:p>
        </w:tc>
      </w:tr>
    </w:tbl>
    <w:p w14:paraId="67A67AA9" w14:textId="77777777" w:rsidR="00882DA8" w:rsidRPr="00450283" w:rsidRDefault="00882DA8" w:rsidP="00882DA8">
      <w:pPr>
        <w:spacing w:line="480" w:lineRule="auto"/>
        <w:jc w:val="both"/>
        <w:rPr>
          <w:rFonts w:ascii="Times New Roman" w:hAnsi="Times New Roman" w:cs="Times New Roman"/>
        </w:rPr>
      </w:pPr>
    </w:p>
    <w:p w14:paraId="78BC9961" w14:textId="1FDAAA0A"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Once again, those who identified themselves as centrist showed significantly lower levels of agreement with this statement than those who identified their political orientation as center-right, showing very similar results to those who indicated having a right-leaning political orientation. This indicates an emerging trend in which self-identified centrists actually more closely align with right-wing ideologies, or at times even exceed the far right. Additionally, the analysis also revealed considerably more consensus among participants with a more progressive ideology, as opposed to those with a more conservative ideology, as shown by the much wider range of responses in Figure </w:t>
      </w:r>
      <w:r w:rsidR="007A177F" w:rsidRPr="00450283">
        <w:rPr>
          <w:rFonts w:ascii="Times New Roman" w:hAnsi="Times New Roman" w:cs="Times New Roman"/>
        </w:rPr>
        <w:t>5</w:t>
      </w:r>
      <w:r w:rsidRPr="00450283">
        <w:rPr>
          <w:rFonts w:ascii="Times New Roman" w:hAnsi="Times New Roman" w:cs="Times New Roman"/>
        </w:rPr>
        <w:t>.</w:t>
      </w:r>
    </w:p>
    <w:p w14:paraId="3B861AE6"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4CA57BF0" wp14:editId="03907970">
            <wp:extent cx="5943600" cy="3752215"/>
            <wp:effectExtent l="0" t="0" r="0" b="0"/>
            <wp:docPr id="578174143" name="Picture 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74143" name="Picture 3" descr="A graph of different colored squar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D80F63B" w14:textId="5CE6781A" w:rsidR="009F4FE8" w:rsidRPr="00450283" w:rsidRDefault="009F4FE8">
      <w:pPr>
        <w:spacing w:after="240" w:line="480" w:lineRule="auto"/>
        <w:jc w:val="center"/>
        <w:rPr>
          <w:rFonts w:ascii="Times New Roman" w:hAnsi="Times New Roman" w:cs="Times New Roman"/>
        </w:rPr>
        <w:pPrChange w:id="444" w:author="Alejandro Andreas Jaume Losa" w:date="2024-04-16T11:41:00Z">
          <w:pPr>
            <w:spacing w:line="480" w:lineRule="auto"/>
            <w:jc w:val="center"/>
          </w:pPr>
        </w:pPrChange>
      </w:pPr>
      <w:r w:rsidRPr="00450283">
        <w:rPr>
          <w:rFonts w:ascii="Times New Roman" w:hAnsi="Times New Roman" w:cs="Times New Roman"/>
          <w:b/>
          <w:bCs/>
        </w:rPr>
        <w:lastRenderedPageBreak/>
        <w:t>Figure 5.</w:t>
      </w:r>
      <w:r w:rsidRPr="00450283">
        <w:rPr>
          <w:rFonts w:ascii="Times New Roman" w:hAnsi="Times New Roman" w:cs="Times New Roman"/>
        </w:rPr>
        <w:t xml:space="preserve"> Participant responses to the statement ‘I like listening to Catalan’.</w:t>
      </w:r>
    </w:p>
    <w:p w14:paraId="35CD5B2C" w14:textId="43228BFF" w:rsidR="00450283" w:rsidRDefault="00882DA8" w:rsidP="008536D1">
      <w:pPr>
        <w:spacing w:line="480" w:lineRule="auto"/>
        <w:ind w:firstLine="720"/>
        <w:jc w:val="both"/>
        <w:rPr>
          <w:ins w:id="445" w:author="Alejandro Andreas Jaume Losa" w:date="2024-04-16T11:49:00Z"/>
          <w:rFonts w:ascii="Times New Roman" w:hAnsi="Times New Roman" w:cs="Times New Roman"/>
        </w:rPr>
      </w:pPr>
      <w:r w:rsidRPr="00450283">
        <w:rPr>
          <w:rFonts w:ascii="Times New Roman" w:hAnsi="Times New Roman" w:cs="Times New Roman"/>
        </w:rPr>
        <w:t>Participant responses to the statements ‘I like to use Spanish’ and ‘I like to use Catalan</w:t>
      </w:r>
      <w:r w:rsidR="008C06C5" w:rsidRPr="00450283">
        <w:rPr>
          <w:rFonts w:ascii="Times New Roman" w:hAnsi="Times New Roman" w:cs="Times New Roman"/>
        </w:rPr>
        <w:t>’</w:t>
      </w:r>
      <w:r w:rsidRPr="00450283">
        <w:rPr>
          <w:rFonts w:ascii="Times New Roman" w:hAnsi="Times New Roman" w:cs="Times New Roman"/>
        </w:rPr>
        <w:t xml:space="preserve"> also showed</w:t>
      </w:r>
      <w:r w:rsidR="00987F81" w:rsidRPr="00450283">
        <w:rPr>
          <w:rFonts w:ascii="Times New Roman" w:hAnsi="Times New Roman" w:cs="Times New Roman"/>
        </w:rPr>
        <w:t xml:space="preserve"> opposite trends. </w:t>
      </w:r>
      <w:r w:rsidRPr="00450283">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favorable responses to this statement (mean = 79.48), </w:t>
      </w:r>
      <w:r w:rsidR="008C06C5" w:rsidRPr="00450283">
        <w:rPr>
          <w:rFonts w:ascii="Times New Roman" w:hAnsi="Times New Roman" w:cs="Times New Roman"/>
        </w:rPr>
        <w:t>indicating that th</w:t>
      </w:r>
      <w:ins w:id="446" w:author="Kendra Dickinson" w:date="2024-04-13T18:05:00Z">
        <w:r w:rsidR="0070275A" w:rsidRPr="00450283">
          <w:rPr>
            <w:rFonts w:ascii="Times New Roman" w:hAnsi="Times New Roman" w:cs="Times New Roman"/>
          </w:rPr>
          <w:t>is</w:t>
        </w:r>
      </w:ins>
      <w:del w:id="447" w:author="Kendra Dickinson" w:date="2024-04-13T18:05:00Z">
        <w:r w:rsidR="008C06C5" w:rsidRPr="00450283" w:rsidDel="0070275A">
          <w:rPr>
            <w:rFonts w:ascii="Times New Roman" w:hAnsi="Times New Roman" w:cs="Times New Roman"/>
          </w:rPr>
          <w:delText>ese</w:delText>
        </w:r>
      </w:del>
      <w:r w:rsidR="008C06C5" w:rsidRPr="00450283">
        <w:rPr>
          <w:rFonts w:ascii="Times New Roman" w:hAnsi="Times New Roman" w:cs="Times New Roman"/>
        </w:rPr>
        <w:t xml:space="preserve"> particular attitude</w:t>
      </w:r>
      <w:del w:id="448" w:author="Kendra Dickinson" w:date="2024-04-13T18:05:00Z">
        <w:r w:rsidR="008C06C5" w:rsidRPr="00450283" w:rsidDel="0070275A">
          <w:rPr>
            <w:rFonts w:ascii="Times New Roman" w:hAnsi="Times New Roman" w:cs="Times New Roman"/>
          </w:rPr>
          <w:delText>s</w:delText>
        </w:r>
      </w:del>
      <w:r w:rsidR="008C06C5" w:rsidRPr="00450283">
        <w:rPr>
          <w:rFonts w:ascii="Times New Roman" w:hAnsi="Times New Roman" w:cs="Times New Roman"/>
        </w:rPr>
        <w:t xml:space="preserve"> </w:t>
      </w:r>
      <w:ins w:id="449" w:author="Kendra Dickinson" w:date="2024-04-13T18:05:00Z">
        <w:r w:rsidR="0070275A" w:rsidRPr="00450283">
          <w:rPr>
            <w:rFonts w:ascii="Times New Roman" w:hAnsi="Times New Roman" w:cs="Times New Roman"/>
          </w:rPr>
          <w:t>is</w:t>
        </w:r>
      </w:ins>
      <w:ins w:id="450" w:author="Alejandro Andreas Jaume Losa" w:date="2024-04-16T11:49:00Z">
        <w:r w:rsidR="008536D1">
          <w:rPr>
            <w:rFonts w:ascii="Times New Roman" w:hAnsi="Times New Roman" w:cs="Times New Roman"/>
          </w:rPr>
          <w:t xml:space="preserve"> </w:t>
        </w:r>
      </w:ins>
      <w:del w:id="451" w:author="Kendra Dickinson" w:date="2024-04-13T18:05:00Z">
        <w:r w:rsidR="008C06C5" w:rsidRPr="00450283" w:rsidDel="0070275A">
          <w:rPr>
            <w:rFonts w:ascii="Times New Roman" w:hAnsi="Times New Roman" w:cs="Times New Roman"/>
          </w:rPr>
          <w:delText xml:space="preserve">are </w:delText>
        </w:r>
      </w:del>
      <w:r w:rsidR="008C06C5" w:rsidRPr="00450283">
        <w:rPr>
          <w:rFonts w:ascii="Times New Roman" w:hAnsi="Times New Roman" w:cs="Times New Roman"/>
        </w:rPr>
        <w:t>not connected to political orientation in these data</w:t>
      </w:r>
      <w:r w:rsidR="00987F81" w:rsidRPr="00450283">
        <w:rPr>
          <w:rFonts w:ascii="Times New Roman" w:hAnsi="Times New Roman" w:cs="Times New Roman"/>
        </w:rPr>
        <w:t xml:space="preserve">. </w:t>
      </w:r>
      <w:r w:rsidRPr="00450283">
        <w:rPr>
          <w:rFonts w:ascii="Times New Roman" w:hAnsi="Times New Roman" w:cs="Times New Roman"/>
        </w:rPr>
        <w:t xml:space="preserve">However, when presented with the statement </w:t>
      </w:r>
      <w:r w:rsidR="008C06C5" w:rsidRPr="00450283">
        <w:rPr>
          <w:rFonts w:ascii="Times New Roman" w:hAnsi="Times New Roman" w:cs="Times New Roman"/>
        </w:rPr>
        <w:t>‘</w:t>
      </w:r>
      <w:r w:rsidRPr="00450283">
        <w:rPr>
          <w:rFonts w:ascii="Times New Roman" w:hAnsi="Times New Roman" w:cs="Times New Roman"/>
        </w:rPr>
        <w:t>I like to use Catalan</w:t>
      </w:r>
      <w:r w:rsidR="008C06C5" w:rsidRPr="00450283">
        <w:rPr>
          <w:rFonts w:ascii="Times New Roman" w:hAnsi="Times New Roman" w:cs="Times New Roman"/>
        </w:rPr>
        <w:t>’</w:t>
      </w:r>
      <w:r w:rsidRPr="00450283">
        <w:rPr>
          <w:rFonts w:ascii="Times New Roman" w:hAnsi="Times New Roman" w:cs="Times New Roman"/>
        </w:rPr>
        <w:t xml:space="preserve">, those who identified as progressive (far left, left, and center-left) showed a significantly greater level of agreement with this statement as opposed to those who identified as conservative (center, center-right, and right), who showed a significantly lower level of agreement, as presented in Table </w:t>
      </w:r>
      <w:r w:rsidR="0005100F" w:rsidRPr="00450283">
        <w:rPr>
          <w:rFonts w:ascii="Times New Roman" w:hAnsi="Times New Roman" w:cs="Times New Roman"/>
        </w:rPr>
        <w:t>4</w:t>
      </w:r>
      <w:r w:rsidRPr="00450283">
        <w:rPr>
          <w:rFonts w:ascii="Times New Roman" w:hAnsi="Times New Roman" w:cs="Times New Roman"/>
        </w:rPr>
        <w:t>.</w:t>
      </w:r>
      <w:del w:id="452" w:author="Alejandro Andreas Jaume Losa" w:date="2024-04-16T11:41:00Z">
        <w:r w:rsidRPr="00450283" w:rsidDel="00450283">
          <w:rPr>
            <w:rFonts w:ascii="Times New Roman" w:hAnsi="Times New Roman" w:cs="Times New Roman"/>
          </w:rPr>
          <w:delText xml:space="preserve"> </w:delText>
        </w:r>
      </w:del>
    </w:p>
    <w:p w14:paraId="4BFCB1CF" w14:textId="77777777" w:rsidR="008536D1" w:rsidRPr="00450283" w:rsidRDefault="008536D1" w:rsidP="008536D1">
      <w:pPr>
        <w:spacing w:line="480" w:lineRule="auto"/>
        <w:ind w:firstLine="720"/>
        <w:jc w:val="both"/>
        <w:rPr>
          <w:rFonts w:ascii="Times New Roman" w:hAnsi="Times New Roman" w:cs="Times New Roman"/>
        </w:rPr>
      </w:pPr>
    </w:p>
    <w:p w14:paraId="2678383A" w14:textId="32A4F3CA" w:rsidR="00882DA8" w:rsidRPr="00450283" w:rsidRDefault="00882DA8">
      <w:pPr>
        <w:spacing w:before="240" w:line="480" w:lineRule="auto"/>
        <w:jc w:val="both"/>
        <w:rPr>
          <w:rFonts w:ascii="Times New Roman" w:hAnsi="Times New Roman" w:cs="Times New Roman"/>
          <w:b/>
          <w:bCs/>
        </w:rPr>
        <w:pPrChange w:id="453" w:author="Alejandro Andreas Jaume Losa" w:date="2024-04-16T11:41: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4</w:t>
      </w:r>
      <w:r w:rsidR="0070546B"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‘I like to use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12C65850"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D11BFFE"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5CFF5295"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4A0FF9C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61EDB3A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771243F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7AF3E1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E36B905"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7464EB5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100.000</w:t>
            </w:r>
          </w:p>
        </w:tc>
        <w:tc>
          <w:tcPr>
            <w:tcW w:w="1870" w:type="dxa"/>
            <w:shd w:val="clear" w:color="auto" w:fill="auto"/>
            <w:vAlign w:val="center"/>
          </w:tcPr>
          <w:p w14:paraId="5EA5C32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11.07</w:t>
            </w:r>
          </w:p>
        </w:tc>
        <w:tc>
          <w:tcPr>
            <w:tcW w:w="1870" w:type="dxa"/>
            <w:shd w:val="clear" w:color="auto" w:fill="auto"/>
            <w:vAlign w:val="center"/>
          </w:tcPr>
          <w:p w14:paraId="183D42F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9.035</w:t>
            </w:r>
          </w:p>
        </w:tc>
        <w:tc>
          <w:tcPr>
            <w:tcW w:w="1870" w:type="dxa"/>
            <w:shd w:val="clear" w:color="auto" w:fill="auto"/>
            <w:vAlign w:val="center"/>
          </w:tcPr>
          <w:p w14:paraId="013F626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2.25e-14</w:t>
            </w:r>
          </w:p>
        </w:tc>
      </w:tr>
      <w:tr w:rsidR="00882DA8" w:rsidRPr="00450283" w14:paraId="50D623B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8ED0FE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598814B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-11.15</w:t>
            </w:r>
          </w:p>
        </w:tc>
        <w:tc>
          <w:tcPr>
            <w:tcW w:w="1870" w:type="dxa"/>
            <w:shd w:val="clear" w:color="auto" w:fill="auto"/>
            <w:vAlign w:val="center"/>
          </w:tcPr>
          <w:p w14:paraId="548F9DB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11.85</w:t>
            </w:r>
          </w:p>
        </w:tc>
        <w:tc>
          <w:tcPr>
            <w:tcW w:w="1870" w:type="dxa"/>
            <w:shd w:val="clear" w:color="auto" w:fill="auto"/>
            <w:vAlign w:val="center"/>
          </w:tcPr>
          <w:p w14:paraId="24A2BBF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-0.941</w:t>
            </w:r>
          </w:p>
        </w:tc>
        <w:tc>
          <w:tcPr>
            <w:tcW w:w="1870" w:type="dxa"/>
            <w:shd w:val="clear" w:color="auto" w:fill="auto"/>
            <w:vAlign w:val="center"/>
          </w:tcPr>
          <w:p w14:paraId="1211D2F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0.349273</w:t>
            </w:r>
          </w:p>
        </w:tc>
      </w:tr>
      <w:tr w:rsidR="00882DA8" w:rsidRPr="00450283" w14:paraId="6ABB6DD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2251E3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2504EBB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-19.350</w:t>
            </w:r>
          </w:p>
        </w:tc>
        <w:tc>
          <w:tcPr>
            <w:tcW w:w="1870" w:type="dxa"/>
            <w:shd w:val="clear" w:color="auto" w:fill="auto"/>
            <w:vAlign w:val="center"/>
          </w:tcPr>
          <w:p w14:paraId="48D2924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12.860</w:t>
            </w:r>
          </w:p>
        </w:tc>
        <w:tc>
          <w:tcPr>
            <w:tcW w:w="1870" w:type="dxa"/>
            <w:shd w:val="clear" w:color="auto" w:fill="auto"/>
            <w:vAlign w:val="center"/>
          </w:tcPr>
          <w:p w14:paraId="5141C73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-1.505</w:t>
            </w:r>
          </w:p>
        </w:tc>
        <w:tc>
          <w:tcPr>
            <w:tcW w:w="1870" w:type="dxa"/>
            <w:shd w:val="clear" w:color="auto" w:fill="auto"/>
            <w:vAlign w:val="center"/>
          </w:tcPr>
          <w:p w14:paraId="63846FA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0.13580</w:t>
            </w:r>
          </w:p>
        </w:tc>
      </w:tr>
      <w:tr w:rsidR="00882DA8" w:rsidRPr="00450283" w14:paraId="0CC3987D"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371E91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3406CC6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-43.60</w:t>
            </w:r>
          </w:p>
        </w:tc>
        <w:tc>
          <w:tcPr>
            <w:tcW w:w="1870" w:type="dxa"/>
            <w:shd w:val="clear" w:color="auto" w:fill="auto"/>
            <w:vAlign w:val="center"/>
          </w:tcPr>
          <w:p w14:paraId="03DB563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17.15</w:t>
            </w:r>
          </w:p>
        </w:tc>
        <w:tc>
          <w:tcPr>
            <w:tcW w:w="1870" w:type="dxa"/>
            <w:shd w:val="clear" w:color="auto" w:fill="auto"/>
            <w:vAlign w:val="center"/>
          </w:tcPr>
          <w:p w14:paraId="10885A6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-2.543</w:t>
            </w:r>
          </w:p>
        </w:tc>
        <w:tc>
          <w:tcPr>
            <w:tcW w:w="1870" w:type="dxa"/>
            <w:shd w:val="clear" w:color="auto" w:fill="auto"/>
            <w:vAlign w:val="center"/>
          </w:tcPr>
          <w:p w14:paraId="5A01A92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0.012651</w:t>
            </w:r>
          </w:p>
        </w:tc>
      </w:tr>
      <w:tr w:rsidR="00882DA8" w:rsidRPr="00450283" w14:paraId="45ACF25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BD99E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72C6DA8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-42.33</w:t>
            </w:r>
          </w:p>
        </w:tc>
        <w:tc>
          <w:tcPr>
            <w:tcW w:w="1870" w:type="dxa"/>
            <w:shd w:val="clear" w:color="auto" w:fill="auto"/>
            <w:vAlign w:val="center"/>
          </w:tcPr>
          <w:p w14:paraId="51B99D0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13.93</w:t>
            </w:r>
          </w:p>
        </w:tc>
        <w:tc>
          <w:tcPr>
            <w:tcW w:w="1870" w:type="dxa"/>
            <w:shd w:val="clear" w:color="auto" w:fill="auto"/>
            <w:vAlign w:val="center"/>
          </w:tcPr>
          <w:p w14:paraId="58C9A2F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-3.040</w:t>
            </w:r>
          </w:p>
        </w:tc>
        <w:tc>
          <w:tcPr>
            <w:tcW w:w="1870" w:type="dxa"/>
            <w:shd w:val="clear" w:color="auto" w:fill="auto"/>
            <w:vAlign w:val="center"/>
          </w:tcPr>
          <w:p w14:paraId="4A7D582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0.003076</w:t>
            </w:r>
          </w:p>
        </w:tc>
      </w:tr>
      <w:tr w:rsidR="00882DA8" w:rsidRPr="00450283" w14:paraId="2BF6473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6D9E9B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40E70F5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-55.71</w:t>
            </w:r>
          </w:p>
        </w:tc>
        <w:tc>
          <w:tcPr>
            <w:tcW w:w="1870" w:type="dxa"/>
            <w:shd w:val="clear" w:color="auto" w:fill="auto"/>
            <w:vAlign w:val="center"/>
          </w:tcPr>
          <w:p w14:paraId="7B43F62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15.65</w:t>
            </w:r>
          </w:p>
        </w:tc>
        <w:tc>
          <w:tcPr>
            <w:tcW w:w="1870" w:type="dxa"/>
            <w:shd w:val="clear" w:color="auto" w:fill="auto"/>
            <w:vAlign w:val="center"/>
          </w:tcPr>
          <w:p w14:paraId="79476B4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-3.559</w:t>
            </w:r>
          </w:p>
        </w:tc>
        <w:tc>
          <w:tcPr>
            <w:tcW w:w="1870" w:type="dxa"/>
            <w:shd w:val="clear" w:color="auto" w:fill="auto"/>
            <w:vAlign w:val="center"/>
          </w:tcPr>
          <w:p w14:paraId="43EB10F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0.000588</w:t>
            </w:r>
          </w:p>
        </w:tc>
      </w:tr>
    </w:tbl>
    <w:p w14:paraId="2216FC5F" w14:textId="77777777" w:rsidR="00882DA8" w:rsidRPr="00450283" w:rsidRDefault="00882DA8" w:rsidP="00882DA8">
      <w:pPr>
        <w:spacing w:line="480" w:lineRule="auto"/>
        <w:jc w:val="both"/>
        <w:rPr>
          <w:rFonts w:ascii="Times New Roman" w:hAnsi="Times New Roman" w:cs="Times New Roman"/>
        </w:rPr>
      </w:pPr>
    </w:p>
    <w:p w14:paraId="66DC97DC" w14:textId="3A6D504A" w:rsidR="00882DA8" w:rsidRPr="00450283" w:rsidRDefault="00882DA8" w:rsidP="00882DA8">
      <w:pPr>
        <w:spacing w:line="480" w:lineRule="auto"/>
        <w:ind w:firstLine="720"/>
        <w:jc w:val="both"/>
        <w:rPr>
          <w:rFonts w:ascii="Times New Roman" w:hAnsi="Times New Roman" w:cs="Times New Roman"/>
        </w:rPr>
      </w:pPr>
      <w:commentRangeStart w:id="454"/>
      <w:del w:id="455" w:author="Alejandro Andreas Jaume Losa" w:date="2024-04-16T11:41:00Z">
        <w:r w:rsidRPr="00450283" w:rsidDel="00450283">
          <w:rPr>
            <w:rFonts w:ascii="Times New Roman" w:hAnsi="Times New Roman" w:cs="Times New Roman"/>
          </w:rPr>
          <w:delText xml:space="preserve">As was the case with the two previous statements, those who identified themselves as centrist showed a lower level of agreement with this statement than those who identified their political orientation as center-right, </w:delText>
        </w:r>
        <w:r w:rsidR="00286B68" w:rsidRPr="00450283" w:rsidDel="00450283">
          <w:rPr>
            <w:rFonts w:ascii="Times New Roman" w:hAnsi="Times New Roman" w:cs="Times New Roman"/>
          </w:rPr>
          <w:delText>reinforcing the</w:delText>
        </w:r>
        <w:r w:rsidRPr="00450283" w:rsidDel="00450283">
          <w:rPr>
            <w:rFonts w:ascii="Times New Roman" w:hAnsi="Times New Roman" w:cs="Times New Roman"/>
          </w:rPr>
          <w:delText xml:space="preserve"> emerging trend proposed previously</w:delText>
        </w:r>
        <w:commentRangeEnd w:id="454"/>
        <w:r w:rsidR="0070275A" w:rsidRPr="00450283" w:rsidDel="00450283">
          <w:rPr>
            <w:rStyle w:val="CommentReference"/>
            <w:rFonts w:ascii="Times New Roman" w:eastAsia="Times New Roman" w:hAnsi="Times New Roman" w:cs="Times New Roman"/>
            <w:kern w:val="0"/>
            <w:sz w:val="24"/>
            <w:szCs w:val="24"/>
            <w14:ligatures w14:val="none"/>
            <w:rPrChange w:id="456" w:author="Alejandro Andreas Jaume Losa" w:date="2024-04-16T11:37:00Z">
              <w:rPr>
                <w:rStyle w:val="CommentReference"/>
                <w:rFonts w:ascii="Times New Roman" w:eastAsia="Times New Roman" w:hAnsi="Times New Roman" w:cs="Times New Roman"/>
                <w:kern w:val="0"/>
                <w14:ligatures w14:val="none"/>
              </w:rPr>
            </w:rPrChange>
          </w:rPr>
          <w:commentReference w:id="454"/>
        </w:r>
        <w:r w:rsidRPr="00450283" w:rsidDel="00450283">
          <w:rPr>
            <w:rFonts w:ascii="Times New Roman" w:hAnsi="Times New Roman" w:cs="Times New Roman"/>
          </w:rPr>
          <w:delText xml:space="preserve">. </w:delText>
        </w:r>
      </w:del>
      <w:r w:rsidRPr="00450283">
        <w:rPr>
          <w:rFonts w:ascii="Times New Roman" w:hAnsi="Times New Roman" w:cs="Times New Roman"/>
        </w:rPr>
        <w:t xml:space="preserve">Additionally, the analysis also revealed considerably more consensus among participants with a more progressive ideology, as opposed to those with a more conservative ideology, as shown by the much wider range of responses in Figure </w:t>
      </w:r>
      <w:r w:rsidR="007A177F" w:rsidRPr="00450283">
        <w:rPr>
          <w:rFonts w:ascii="Times New Roman" w:hAnsi="Times New Roman" w:cs="Times New Roman"/>
        </w:rPr>
        <w:t>6</w:t>
      </w:r>
      <w:r w:rsidRPr="00450283">
        <w:rPr>
          <w:rFonts w:ascii="Times New Roman" w:hAnsi="Times New Roman" w:cs="Times New Roman"/>
        </w:rPr>
        <w:t>.</w:t>
      </w:r>
    </w:p>
    <w:p w14:paraId="11908ED9" w14:textId="0786DEFC" w:rsidR="00882DA8" w:rsidRPr="00450283" w:rsidRDefault="00882DA8">
      <w:pPr>
        <w:spacing w:after="240" w:line="480" w:lineRule="auto"/>
        <w:jc w:val="center"/>
        <w:rPr>
          <w:rFonts w:ascii="Times New Roman" w:hAnsi="Times New Roman" w:cs="Times New Roman"/>
        </w:rPr>
        <w:pPrChange w:id="457" w:author="Alejandro Andreas Jaume Losa" w:date="2024-04-16T11:49:00Z">
          <w:pPr>
            <w:spacing w:line="480" w:lineRule="auto"/>
            <w:jc w:val="both"/>
          </w:pPr>
        </w:pPrChange>
      </w:pPr>
      <w:r w:rsidRPr="00450283">
        <w:rPr>
          <w:rFonts w:ascii="Times New Roman" w:hAnsi="Times New Roman" w:cs="Times New Roman"/>
          <w:noProof/>
        </w:rPr>
        <w:lastRenderedPageBreak/>
        <w:drawing>
          <wp:inline distT="0" distB="0" distL="0" distR="0" wp14:anchorId="588F6998" wp14:editId="10D2D6FF">
            <wp:extent cx="5943600" cy="3752215"/>
            <wp:effectExtent l="0" t="0" r="0" b="0"/>
            <wp:docPr id="959392374" name="Picture 4" descr="A graph showing the different colored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92374" name="Picture 4" descr="A graph showing the different colored rhombus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r w:rsidR="009F4FE8" w:rsidRPr="00450283">
        <w:rPr>
          <w:rFonts w:ascii="Times New Roman" w:hAnsi="Times New Roman" w:cs="Times New Roman"/>
          <w:b/>
          <w:bCs/>
        </w:rPr>
        <w:t xml:space="preserve">Figure 6. </w:t>
      </w:r>
      <w:r w:rsidR="009F4FE8" w:rsidRPr="00450283">
        <w:rPr>
          <w:rFonts w:ascii="Times New Roman" w:hAnsi="Times New Roman" w:cs="Times New Roman"/>
        </w:rPr>
        <w:t>Participant responses to the statement ‘I like to use Catalan’.</w:t>
      </w:r>
    </w:p>
    <w:p w14:paraId="71C4DAF8" w14:textId="3939B841" w:rsidR="00882DA8" w:rsidRPr="00450283" w:rsidRDefault="00882DA8" w:rsidP="0080544E">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‘Sometimes I feel compelled to use Catalan</w:t>
      </w:r>
      <w:r w:rsidR="008C06C5" w:rsidRPr="00450283">
        <w:rPr>
          <w:rFonts w:ascii="Times New Roman" w:hAnsi="Times New Roman" w:cs="Times New Roman"/>
        </w:rPr>
        <w:t>’</w:t>
      </w:r>
      <w:r w:rsidRPr="00450283">
        <w:rPr>
          <w:rFonts w:ascii="Times New Roman" w:hAnsi="Times New Roman" w:cs="Times New Roman"/>
        </w:rPr>
        <w:t xml:space="preserve"> and </w:t>
      </w:r>
      <w:r w:rsidR="008C06C5" w:rsidRPr="00450283">
        <w:rPr>
          <w:rFonts w:ascii="Times New Roman" w:hAnsi="Times New Roman" w:cs="Times New Roman"/>
        </w:rPr>
        <w:t>‘</w:t>
      </w:r>
      <w:r w:rsidRPr="00450283">
        <w:rPr>
          <w:rFonts w:ascii="Times New Roman" w:hAnsi="Times New Roman" w:cs="Times New Roman"/>
        </w:rPr>
        <w:t>Sometimes I feel compelled to use Spanish</w:t>
      </w:r>
      <w:r w:rsidR="008C06C5" w:rsidRPr="00450283">
        <w:rPr>
          <w:rFonts w:ascii="Times New Roman" w:hAnsi="Times New Roman" w:cs="Times New Roman"/>
        </w:rPr>
        <w:t>’</w:t>
      </w:r>
      <w:r w:rsidRPr="00450283">
        <w:rPr>
          <w:rFonts w:ascii="Times New Roman" w:hAnsi="Times New Roman" w:cs="Times New Roman"/>
        </w:rPr>
        <w:t xml:space="preserve"> also </w:t>
      </w:r>
      <w:r w:rsidR="0080544E" w:rsidRPr="00450283">
        <w:rPr>
          <w:rFonts w:ascii="Times New Roman" w:hAnsi="Times New Roman" w:cs="Times New Roman"/>
        </w:rPr>
        <w:t>diverged notably</w:t>
      </w:r>
      <w:r w:rsidRPr="00450283">
        <w:rPr>
          <w:rFonts w:ascii="Times New Roman" w:hAnsi="Times New Roman" w:cs="Times New Roman"/>
        </w:rPr>
        <w:t>. Analysis of the first statement revealed no statistically significant differences in responses with regard to political orientation. All participants, independent of political orientation, showed unfavorable responses to this statement (mean = 23.76),</w:t>
      </w:r>
      <w:r w:rsidR="0080544E" w:rsidRPr="00450283">
        <w:rPr>
          <w:rFonts w:ascii="Times New Roman" w:hAnsi="Times New Roman" w:cs="Times New Roman"/>
        </w:rPr>
        <w:t xml:space="preserve"> </w:t>
      </w:r>
      <w:r w:rsidR="008C06C5" w:rsidRPr="00450283">
        <w:rPr>
          <w:rFonts w:ascii="Times New Roman" w:hAnsi="Times New Roman" w:cs="Times New Roman"/>
        </w:rPr>
        <w:t>indicating that th</w:t>
      </w:r>
      <w:ins w:id="458" w:author="Kendra Dickinson" w:date="2024-04-13T18:04:00Z">
        <w:r w:rsidR="0070275A" w:rsidRPr="00450283">
          <w:rPr>
            <w:rFonts w:ascii="Times New Roman" w:hAnsi="Times New Roman" w:cs="Times New Roman"/>
          </w:rPr>
          <w:t>is</w:t>
        </w:r>
      </w:ins>
      <w:del w:id="459" w:author="Kendra Dickinson" w:date="2024-04-13T18:04:00Z">
        <w:r w:rsidR="008C06C5" w:rsidRPr="00450283" w:rsidDel="0070275A">
          <w:rPr>
            <w:rFonts w:ascii="Times New Roman" w:hAnsi="Times New Roman" w:cs="Times New Roman"/>
          </w:rPr>
          <w:delText>ese</w:delText>
        </w:r>
      </w:del>
      <w:r w:rsidR="008C06C5" w:rsidRPr="00450283">
        <w:rPr>
          <w:rFonts w:ascii="Times New Roman" w:hAnsi="Times New Roman" w:cs="Times New Roman"/>
        </w:rPr>
        <w:t xml:space="preserve"> particular attitude</w:t>
      </w:r>
      <w:del w:id="460" w:author="Kendra Dickinson" w:date="2024-04-13T18:04:00Z">
        <w:r w:rsidR="008C06C5" w:rsidRPr="00450283" w:rsidDel="0070275A">
          <w:rPr>
            <w:rFonts w:ascii="Times New Roman" w:hAnsi="Times New Roman" w:cs="Times New Roman"/>
          </w:rPr>
          <w:delText>s</w:delText>
        </w:r>
      </w:del>
      <w:r w:rsidR="008C06C5" w:rsidRPr="00450283">
        <w:rPr>
          <w:rFonts w:ascii="Times New Roman" w:hAnsi="Times New Roman" w:cs="Times New Roman"/>
        </w:rPr>
        <w:t xml:space="preserve"> </w:t>
      </w:r>
      <w:ins w:id="461" w:author="Kendra Dickinson" w:date="2024-04-13T18:04:00Z">
        <w:r w:rsidR="0070275A" w:rsidRPr="00450283">
          <w:rPr>
            <w:rFonts w:ascii="Times New Roman" w:hAnsi="Times New Roman" w:cs="Times New Roman"/>
          </w:rPr>
          <w:t>is</w:t>
        </w:r>
      </w:ins>
      <w:del w:id="462" w:author="Kendra Dickinson" w:date="2024-04-13T18:04:00Z">
        <w:r w:rsidR="008C06C5" w:rsidRPr="00450283" w:rsidDel="0070275A">
          <w:rPr>
            <w:rFonts w:ascii="Times New Roman" w:hAnsi="Times New Roman" w:cs="Times New Roman"/>
          </w:rPr>
          <w:delText>are</w:delText>
        </w:r>
      </w:del>
      <w:r w:rsidR="008C06C5" w:rsidRPr="00450283">
        <w:rPr>
          <w:rFonts w:ascii="Times New Roman" w:hAnsi="Times New Roman" w:cs="Times New Roman"/>
        </w:rPr>
        <w:t xml:space="preserve"> not connected to political orientation in these data</w:t>
      </w:r>
      <w:r w:rsidR="0080544E" w:rsidRPr="00450283">
        <w:rPr>
          <w:rFonts w:ascii="Times New Roman" w:hAnsi="Times New Roman" w:cs="Times New Roman"/>
        </w:rPr>
        <w:t>.</w:t>
      </w:r>
      <w:r w:rsidRPr="00450283">
        <w:rPr>
          <w:rFonts w:ascii="Times New Roman" w:hAnsi="Times New Roman" w:cs="Times New Roman"/>
        </w:rPr>
        <w:t xml:space="preserve"> However, when participants were presented with the statement </w:t>
      </w:r>
      <w:r w:rsidR="008C06C5" w:rsidRPr="00450283">
        <w:rPr>
          <w:rFonts w:ascii="Times New Roman" w:hAnsi="Times New Roman" w:cs="Times New Roman"/>
        </w:rPr>
        <w:t>‘</w:t>
      </w:r>
      <w:r w:rsidRPr="00450283">
        <w:rPr>
          <w:rFonts w:ascii="Times New Roman" w:hAnsi="Times New Roman" w:cs="Times New Roman"/>
        </w:rPr>
        <w:t>Sometimes I feel compelled to use Spanish</w:t>
      </w:r>
      <w:r w:rsidR="008C06C5" w:rsidRPr="00450283">
        <w:rPr>
          <w:rFonts w:ascii="Times New Roman" w:hAnsi="Times New Roman" w:cs="Times New Roman"/>
        </w:rPr>
        <w:t>’</w:t>
      </w:r>
      <w:r w:rsidRPr="00450283">
        <w:rPr>
          <w:rFonts w:ascii="Times New Roman" w:hAnsi="Times New Roman" w:cs="Times New Roman"/>
        </w:rPr>
        <w:t xml:space="preserve">, those who identified as progressive (far left, left, and center-left) showed a significantly greater level of agreement with this statement as opposed to those who identified as conservative (center, center-right, and right), who showed a significantly lower level of agreement, as presented in Table </w:t>
      </w:r>
      <w:r w:rsidR="0005100F" w:rsidRPr="00450283">
        <w:rPr>
          <w:rFonts w:ascii="Times New Roman" w:hAnsi="Times New Roman" w:cs="Times New Roman"/>
        </w:rPr>
        <w:t>5</w:t>
      </w:r>
      <w:r w:rsidRPr="00450283">
        <w:rPr>
          <w:rFonts w:ascii="Times New Roman" w:hAnsi="Times New Roman" w:cs="Times New Roman"/>
        </w:rPr>
        <w:t xml:space="preserve">. </w:t>
      </w:r>
    </w:p>
    <w:p w14:paraId="28114884" w14:textId="3D2CC14D" w:rsidR="00882DA8" w:rsidRPr="00450283" w:rsidRDefault="00882DA8">
      <w:pPr>
        <w:spacing w:before="240" w:line="480" w:lineRule="auto"/>
        <w:jc w:val="both"/>
        <w:rPr>
          <w:rFonts w:ascii="Times New Roman" w:hAnsi="Times New Roman" w:cs="Times New Roman"/>
        </w:rPr>
        <w:pPrChange w:id="463" w:author="Alejandro Andreas Jaume Losa" w:date="2024-04-16T11:50:00Z">
          <w:pPr>
            <w:spacing w:line="480" w:lineRule="auto"/>
            <w:jc w:val="both"/>
          </w:pPr>
        </w:pPrChange>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5</w:t>
      </w:r>
      <w:r w:rsidR="0070546B" w:rsidRPr="00450283">
        <w:rPr>
          <w:rFonts w:ascii="Times New Roman" w:hAnsi="Times New Roman" w:cs="Times New Roman"/>
        </w:rPr>
        <w:t>. Best fit linear regression model output for the statement ‘Sometimes I feel compelled to use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EFEE5CD"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A17C380"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CB3CD4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8D71D7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4F91738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1A0A0F6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64BAB00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C2A018"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C84A28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82.57</w:t>
            </w:r>
          </w:p>
        </w:tc>
        <w:tc>
          <w:tcPr>
            <w:tcW w:w="1870" w:type="dxa"/>
            <w:shd w:val="clear" w:color="auto" w:fill="auto"/>
            <w:vAlign w:val="center"/>
          </w:tcPr>
          <w:p w14:paraId="475B8E1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13.00</w:t>
            </w:r>
          </w:p>
        </w:tc>
        <w:tc>
          <w:tcPr>
            <w:tcW w:w="1870" w:type="dxa"/>
            <w:shd w:val="clear" w:color="auto" w:fill="auto"/>
            <w:vAlign w:val="center"/>
          </w:tcPr>
          <w:p w14:paraId="1E664CD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6.351</w:t>
            </w:r>
          </w:p>
        </w:tc>
        <w:tc>
          <w:tcPr>
            <w:tcW w:w="1870" w:type="dxa"/>
            <w:shd w:val="clear" w:color="auto" w:fill="auto"/>
            <w:vAlign w:val="center"/>
          </w:tcPr>
          <w:p w14:paraId="559F8B9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7.77e-09</w:t>
            </w:r>
          </w:p>
        </w:tc>
      </w:tr>
      <w:tr w:rsidR="00882DA8" w:rsidRPr="00450283" w14:paraId="61C232C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900527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C68691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-19.11</w:t>
            </w:r>
          </w:p>
        </w:tc>
        <w:tc>
          <w:tcPr>
            <w:tcW w:w="1870" w:type="dxa"/>
            <w:shd w:val="clear" w:color="auto" w:fill="auto"/>
            <w:vAlign w:val="center"/>
          </w:tcPr>
          <w:p w14:paraId="5C9534C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13.92</w:t>
            </w:r>
          </w:p>
        </w:tc>
        <w:tc>
          <w:tcPr>
            <w:tcW w:w="1870" w:type="dxa"/>
            <w:shd w:val="clear" w:color="auto" w:fill="auto"/>
            <w:vAlign w:val="center"/>
          </w:tcPr>
          <w:p w14:paraId="6315CB4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-1.373</w:t>
            </w:r>
          </w:p>
        </w:tc>
        <w:tc>
          <w:tcPr>
            <w:tcW w:w="1870" w:type="dxa"/>
            <w:shd w:val="clear" w:color="auto" w:fill="auto"/>
            <w:vAlign w:val="center"/>
          </w:tcPr>
          <w:p w14:paraId="5624EDC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0.17293</w:t>
            </w:r>
          </w:p>
        </w:tc>
      </w:tr>
      <w:tr w:rsidR="00882DA8" w:rsidRPr="00450283" w14:paraId="015FFAE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2239798"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5A7B9A1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-31.971</w:t>
            </w:r>
          </w:p>
        </w:tc>
        <w:tc>
          <w:tcPr>
            <w:tcW w:w="1870" w:type="dxa"/>
            <w:shd w:val="clear" w:color="auto" w:fill="auto"/>
            <w:vAlign w:val="center"/>
          </w:tcPr>
          <w:p w14:paraId="52D3C94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15.11</w:t>
            </w:r>
          </w:p>
        </w:tc>
        <w:tc>
          <w:tcPr>
            <w:tcW w:w="1870" w:type="dxa"/>
            <w:shd w:val="clear" w:color="auto" w:fill="auto"/>
            <w:vAlign w:val="center"/>
          </w:tcPr>
          <w:p w14:paraId="21DCE5C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-2.117</w:t>
            </w:r>
          </w:p>
        </w:tc>
        <w:tc>
          <w:tcPr>
            <w:tcW w:w="1870" w:type="dxa"/>
            <w:shd w:val="clear" w:color="auto" w:fill="auto"/>
            <w:vAlign w:val="center"/>
          </w:tcPr>
          <w:p w14:paraId="3269013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0.03697</w:t>
            </w:r>
          </w:p>
        </w:tc>
      </w:tr>
      <w:tr w:rsidR="00882DA8" w:rsidRPr="00450283" w14:paraId="71FDC47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29A05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09FA53A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-54.17</w:t>
            </w:r>
          </w:p>
        </w:tc>
        <w:tc>
          <w:tcPr>
            <w:tcW w:w="1870" w:type="dxa"/>
            <w:shd w:val="clear" w:color="auto" w:fill="auto"/>
            <w:vAlign w:val="center"/>
          </w:tcPr>
          <w:p w14:paraId="6367E54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20.14</w:t>
            </w:r>
          </w:p>
        </w:tc>
        <w:tc>
          <w:tcPr>
            <w:tcW w:w="1870" w:type="dxa"/>
            <w:shd w:val="clear" w:color="auto" w:fill="auto"/>
            <w:vAlign w:val="center"/>
          </w:tcPr>
          <w:p w14:paraId="23D3330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-2.690</w:t>
            </w:r>
          </w:p>
        </w:tc>
        <w:tc>
          <w:tcPr>
            <w:tcW w:w="1870" w:type="dxa"/>
            <w:shd w:val="clear" w:color="auto" w:fill="auto"/>
            <w:vAlign w:val="center"/>
          </w:tcPr>
          <w:p w14:paraId="785863E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0.00848</w:t>
            </w:r>
          </w:p>
        </w:tc>
      </w:tr>
      <w:tr w:rsidR="00882DA8" w:rsidRPr="00450283" w14:paraId="2E1C442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67464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27FFD00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-74.07</w:t>
            </w:r>
          </w:p>
        </w:tc>
        <w:tc>
          <w:tcPr>
            <w:tcW w:w="1870" w:type="dxa"/>
            <w:shd w:val="clear" w:color="auto" w:fill="auto"/>
            <w:vAlign w:val="center"/>
          </w:tcPr>
          <w:p w14:paraId="1BDDA71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16.36</w:t>
            </w:r>
          </w:p>
        </w:tc>
        <w:tc>
          <w:tcPr>
            <w:tcW w:w="1870" w:type="dxa"/>
            <w:shd w:val="clear" w:color="auto" w:fill="auto"/>
            <w:vAlign w:val="center"/>
          </w:tcPr>
          <w:p w14:paraId="2160F14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-4.528</w:t>
            </w:r>
          </w:p>
        </w:tc>
        <w:tc>
          <w:tcPr>
            <w:tcW w:w="1870" w:type="dxa"/>
            <w:shd w:val="clear" w:color="auto" w:fill="auto"/>
            <w:vAlign w:val="center"/>
          </w:tcPr>
          <w:p w14:paraId="1F161B2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1.76e-05</w:t>
            </w:r>
          </w:p>
        </w:tc>
      </w:tr>
      <w:tr w:rsidR="00882DA8" w:rsidRPr="00450283" w14:paraId="0DA8A3E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D6FE46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189A723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-60.86</w:t>
            </w:r>
          </w:p>
        </w:tc>
        <w:tc>
          <w:tcPr>
            <w:tcW w:w="1870" w:type="dxa"/>
            <w:shd w:val="clear" w:color="auto" w:fill="auto"/>
            <w:vAlign w:val="center"/>
          </w:tcPr>
          <w:p w14:paraId="781CEBF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18.39</w:t>
            </w:r>
          </w:p>
        </w:tc>
        <w:tc>
          <w:tcPr>
            <w:tcW w:w="1870" w:type="dxa"/>
            <w:shd w:val="clear" w:color="auto" w:fill="auto"/>
            <w:vAlign w:val="center"/>
          </w:tcPr>
          <w:p w14:paraId="08964F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-3.310</w:t>
            </w:r>
          </w:p>
        </w:tc>
        <w:tc>
          <w:tcPr>
            <w:tcW w:w="1870" w:type="dxa"/>
            <w:shd w:val="clear" w:color="auto" w:fill="auto"/>
            <w:vAlign w:val="center"/>
          </w:tcPr>
          <w:p w14:paraId="097CA3E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0.00133</w:t>
            </w:r>
          </w:p>
        </w:tc>
      </w:tr>
    </w:tbl>
    <w:p w14:paraId="19A44CE7" w14:textId="77777777" w:rsidR="00882DA8" w:rsidRPr="00450283" w:rsidRDefault="00882DA8" w:rsidP="00882DA8">
      <w:pPr>
        <w:spacing w:line="480" w:lineRule="auto"/>
        <w:jc w:val="both"/>
        <w:rPr>
          <w:rFonts w:ascii="Times New Roman" w:hAnsi="Times New Roman" w:cs="Times New Roman"/>
        </w:rPr>
      </w:pPr>
    </w:p>
    <w:p w14:paraId="26ACC7FD" w14:textId="3FC500CB" w:rsidR="00882DA8" w:rsidRPr="00450283" w:rsidRDefault="00882DA8" w:rsidP="00E428C1">
      <w:pPr>
        <w:spacing w:line="480" w:lineRule="auto"/>
        <w:ind w:firstLine="720"/>
        <w:jc w:val="both"/>
        <w:rPr>
          <w:rFonts w:ascii="Times New Roman" w:hAnsi="Times New Roman" w:cs="Times New Roman"/>
        </w:rPr>
      </w:pPr>
      <w:r w:rsidRPr="00450283">
        <w:rPr>
          <w:rFonts w:ascii="Times New Roman" w:hAnsi="Times New Roman" w:cs="Times New Roman"/>
        </w:rPr>
        <w:t xml:space="preserve">Interestingly, those who self-identified as centrists did not show a lower level of agreement with this statement than those who identified themselves as center-right or right-wing. However, those who self-identified as center-right showed a significantly lower level of agreement with this statement than those who self-identified as right wing. Additionally, the analysis also revealed more consensus among conservative participants, as opposed to those with a more progressive political ideology, as shown by the much wider range of responses in Figure </w:t>
      </w:r>
      <w:r w:rsidR="007A177F" w:rsidRPr="00450283">
        <w:rPr>
          <w:rFonts w:ascii="Times New Roman" w:hAnsi="Times New Roman" w:cs="Times New Roman"/>
        </w:rPr>
        <w:t>7</w:t>
      </w:r>
      <w:r w:rsidRPr="00450283">
        <w:rPr>
          <w:rFonts w:ascii="Times New Roman" w:hAnsi="Times New Roman" w:cs="Times New Roman"/>
        </w:rPr>
        <w:t>.</w:t>
      </w:r>
    </w:p>
    <w:p w14:paraId="6ACC512C"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038EA1E6" wp14:editId="11E59CF2">
            <wp:extent cx="5943600" cy="3752215"/>
            <wp:effectExtent l="0" t="0" r="0" b="0"/>
            <wp:docPr id="1064151945" name="Picture 5"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51945" name="Picture 5" descr="A graph of political orient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417F9366" w14:textId="0D320C9C" w:rsidR="009F4FE8" w:rsidRPr="00450283" w:rsidRDefault="009F4FE8">
      <w:pPr>
        <w:spacing w:after="240" w:line="480" w:lineRule="auto"/>
        <w:jc w:val="center"/>
        <w:rPr>
          <w:rFonts w:ascii="Times New Roman" w:hAnsi="Times New Roman" w:cs="Times New Roman"/>
        </w:rPr>
        <w:pPrChange w:id="464" w:author="Alejandro Andreas Jaume Losa" w:date="2024-04-16T11:42:00Z">
          <w:pPr>
            <w:spacing w:line="480" w:lineRule="auto"/>
            <w:jc w:val="center"/>
          </w:pPr>
        </w:pPrChange>
      </w:pPr>
      <w:r w:rsidRPr="00450283">
        <w:rPr>
          <w:rFonts w:ascii="Times New Roman" w:hAnsi="Times New Roman" w:cs="Times New Roman"/>
          <w:b/>
          <w:bCs/>
        </w:rPr>
        <w:t xml:space="preserve">Figure 7. </w:t>
      </w:r>
      <w:r w:rsidRPr="00450283">
        <w:rPr>
          <w:rFonts w:ascii="Times New Roman" w:hAnsi="Times New Roman" w:cs="Times New Roman"/>
        </w:rPr>
        <w:t>Participant responses to the statement ‘Sometimes I feel compelled to use Spanish’.</w:t>
      </w:r>
    </w:p>
    <w:p w14:paraId="3B52E2CC" w14:textId="15A99A98"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‘I try to use Catalan whenever I can</w:t>
      </w:r>
      <w:r w:rsidR="008C06C5" w:rsidRPr="00450283">
        <w:rPr>
          <w:rFonts w:ascii="Times New Roman" w:hAnsi="Times New Roman" w:cs="Times New Roman"/>
        </w:rPr>
        <w:t>’</w:t>
      </w:r>
      <w:r w:rsidRPr="00450283">
        <w:rPr>
          <w:rFonts w:ascii="Times New Roman" w:hAnsi="Times New Roman" w:cs="Times New Roman"/>
        </w:rPr>
        <w:t xml:space="preserve"> and ‘I try to use Spanish whenever I can’ </w:t>
      </w:r>
      <w:r w:rsidR="0080544E" w:rsidRPr="00450283">
        <w:rPr>
          <w:rFonts w:ascii="Times New Roman" w:hAnsi="Times New Roman" w:cs="Times New Roman"/>
        </w:rPr>
        <w:t xml:space="preserve">also showed </w:t>
      </w:r>
      <w:del w:id="465" w:author="Kendra Dickinson [2]" w:date="2024-04-14T06:48:00Z">
        <w:r w:rsidR="0080544E" w:rsidRPr="00450283" w:rsidDel="009A1EDC">
          <w:rPr>
            <w:rFonts w:ascii="Times New Roman" w:hAnsi="Times New Roman" w:cs="Times New Roman"/>
          </w:rPr>
          <w:delText xml:space="preserve">opposite </w:delText>
        </w:r>
      </w:del>
      <w:ins w:id="466" w:author="Kendra Dickinson [2]" w:date="2024-04-14T06:48:00Z">
        <w:r w:rsidR="009A1EDC" w:rsidRPr="00450283">
          <w:rPr>
            <w:rFonts w:ascii="Times New Roman" w:hAnsi="Times New Roman" w:cs="Times New Roman"/>
          </w:rPr>
          <w:t xml:space="preserve">divergent </w:t>
        </w:r>
      </w:ins>
      <w:r w:rsidR="0080544E" w:rsidRPr="00450283">
        <w:rPr>
          <w:rFonts w:ascii="Times New Roman" w:hAnsi="Times New Roman" w:cs="Times New Roman"/>
        </w:rPr>
        <w:t xml:space="preserve">trends. </w:t>
      </w:r>
      <w:r w:rsidRPr="00450283">
        <w:rPr>
          <w:rFonts w:ascii="Times New Roman" w:hAnsi="Times New Roman" w:cs="Times New Roman"/>
        </w:rPr>
        <w:t xml:space="preserve">Analysis of both statements revealed statistically significant differences in responses with regard to political orientation. When participants were presented with the statement ‘I try to use Catalan whenever I can’, participants who identified as progressive (far left, left, and center-left) expressed a greater level agreement than those who identified as conservative (center, center-right, and right), who showed a significantly lower level of agreement, as presented in Table </w:t>
      </w:r>
      <w:r w:rsidR="0005100F" w:rsidRPr="00450283">
        <w:rPr>
          <w:rFonts w:ascii="Times New Roman" w:hAnsi="Times New Roman" w:cs="Times New Roman"/>
        </w:rPr>
        <w:t>6</w:t>
      </w:r>
      <w:r w:rsidRPr="00450283">
        <w:rPr>
          <w:rFonts w:ascii="Times New Roman" w:hAnsi="Times New Roman" w:cs="Times New Roman"/>
        </w:rPr>
        <w:t xml:space="preserve">. </w:t>
      </w:r>
    </w:p>
    <w:p w14:paraId="75D36F78" w14:textId="15F66CB7" w:rsidR="00882DA8" w:rsidRPr="00450283" w:rsidRDefault="00882DA8">
      <w:pPr>
        <w:spacing w:before="240" w:line="480" w:lineRule="auto"/>
        <w:jc w:val="both"/>
        <w:rPr>
          <w:rFonts w:ascii="Times New Roman" w:hAnsi="Times New Roman" w:cs="Times New Roman"/>
        </w:rPr>
        <w:pPrChange w:id="467" w:author="Alejandro Andreas Jaume Losa" w:date="2024-04-16T11:50: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6</w:t>
      </w:r>
      <w:r w:rsidRPr="00450283">
        <w:rPr>
          <w:rFonts w:ascii="Times New Roman" w:hAnsi="Times New Roman" w:cs="Times New Roman"/>
          <w:b/>
          <w:bCs/>
        </w:rPr>
        <w:t>.</w:t>
      </w:r>
      <w:r w:rsidRPr="00450283">
        <w:rPr>
          <w:rFonts w:ascii="Times New Roman" w:hAnsi="Times New Roman" w:cs="Times New Roman"/>
        </w:rPr>
        <w:t xml:space="preserve"> </w:t>
      </w:r>
      <w:r w:rsidR="0070546B" w:rsidRPr="00450283">
        <w:rPr>
          <w:rFonts w:ascii="Times New Roman" w:hAnsi="Times New Roman" w:cs="Times New Roman"/>
        </w:rPr>
        <w:t>Best fit linear regression model output for the statement ‘I try to use Catalan whenever I can’.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30CE12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B6833BF"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796089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1D5744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04D9E05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57F632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178E00D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026A8A0"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761FEDF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94.29</w:t>
            </w:r>
          </w:p>
        </w:tc>
        <w:tc>
          <w:tcPr>
            <w:tcW w:w="1870" w:type="dxa"/>
            <w:shd w:val="clear" w:color="auto" w:fill="auto"/>
            <w:vAlign w:val="center"/>
          </w:tcPr>
          <w:p w14:paraId="41F8455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12.46</w:t>
            </w:r>
          </w:p>
        </w:tc>
        <w:tc>
          <w:tcPr>
            <w:tcW w:w="1870" w:type="dxa"/>
            <w:shd w:val="clear" w:color="auto" w:fill="auto"/>
            <w:vAlign w:val="center"/>
          </w:tcPr>
          <w:p w14:paraId="6C89E2B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7.568</w:t>
            </w:r>
          </w:p>
        </w:tc>
        <w:tc>
          <w:tcPr>
            <w:tcW w:w="1870" w:type="dxa"/>
            <w:shd w:val="clear" w:color="auto" w:fill="auto"/>
            <w:vAlign w:val="center"/>
          </w:tcPr>
          <w:p w14:paraId="00CB6FD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2.67e-11</w:t>
            </w:r>
          </w:p>
        </w:tc>
      </w:tr>
      <w:tr w:rsidR="00882DA8" w:rsidRPr="00450283" w14:paraId="5D6DE81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C3165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lastRenderedPageBreak/>
              <w:t>Left</w:t>
            </w:r>
          </w:p>
        </w:tc>
        <w:tc>
          <w:tcPr>
            <w:tcW w:w="1870" w:type="dxa"/>
            <w:shd w:val="clear" w:color="auto" w:fill="auto"/>
            <w:vAlign w:val="center"/>
          </w:tcPr>
          <w:p w14:paraId="003DE67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-12.76</w:t>
            </w:r>
          </w:p>
        </w:tc>
        <w:tc>
          <w:tcPr>
            <w:tcW w:w="1870" w:type="dxa"/>
            <w:shd w:val="clear" w:color="auto" w:fill="auto"/>
            <w:vAlign w:val="center"/>
          </w:tcPr>
          <w:p w14:paraId="61BEF19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13.34</w:t>
            </w:r>
          </w:p>
        </w:tc>
        <w:tc>
          <w:tcPr>
            <w:tcW w:w="1870" w:type="dxa"/>
            <w:shd w:val="clear" w:color="auto" w:fill="auto"/>
            <w:vAlign w:val="center"/>
          </w:tcPr>
          <w:p w14:paraId="75480F7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-0.957</w:t>
            </w:r>
          </w:p>
        </w:tc>
        <w:tc>
          <w:tcPr>
            <w:tcW w:w="1870" w:type="dxa"/>
            <w:shd w:val="clear" w:color="auto" w:fill="auto"/>
            <w:vAlign w:val="center"/>
          </w:tcPr>
          <w:p w14:paraId="6885507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0.34093</w:t>
            </w:r>
          </w:p>
        </w:tc>
      </w:tr>
      <w:tr w:rsidR="00882DA8" w:rsidRPr="00450283" w14:paraId="1859B54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6D669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6C04829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-16.19</w:t>
            </w:r>
          </w:p>
        </w:tc>
        <w:tc>
          <w:tcPr>
            <w:tcW w:w="1870" w:type="dxa"/>
            <w:shd w:val="clear" w:color="auto" w:fill="auto"/>
            <w:vAlign w:val="center"/>
          </w:tcPr>
          <w:p w14:paraId="0412EAB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14.47</w:t>
            </w:r>
          </w:p>
        </w:tc>
        <w:tc>
          <w:tcPr>
            <w:tcW w:w="1870" w:type="dxa"/>
            <w:shd w:val="clear" w:color="auto" w:fill="auto"/>
            <w:vAlign w:val="center"/>
          </w:tcPr>
          <w:p w14:paraId="64C3651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-1.118</w:t>
            </w:r>
          </w:p>
        </w:tc>
        <w:tc>
          <w:tcPr>
            <w:tcW w:w="1870" w:type="dxa"/>
            <w:shd w:val="clear" w:color="auto" w:fill="auto"/>
            <w:vAlign w:val="center"/>
          </w:tcPr>
          <w:p w14:paraId="370A11C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0.26636</w:t>
            </w:r>
          </w:p>
        </w:tc>
      </w:tr>
      <w:tr w:rsidR="00882DA8" w:rsidRPr="00450283" w14:paraId="2FBB225D"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48C031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A5E655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-48.89</w:t>
            </w:r>
          </w:p>
        </w:tc>
        <w:tc>
          <w:tcPr>
            <w:tcW w:w="1870" w:type="dxa"/>
            <w:shd w:val="clear" w:color="auto" w:fill="auto"/>
            <w:vAlign w:val="center"/>
          </w:tcPr>
          <w:p w14:paraId="22627C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19.30</w:t>
            </w:r>
          </w:p>
        </w:tc>
        <w:tc>
          <w:tcPr>
            <w:tcW w:w="1870" w:type="dxa"/>
            <w:shd w:val="clear" w:color="auto" w:fill="auto"/>
            <w:vAlign w:val="center"/>
          </w:tcPr>
          <w:p w14:paraId="3761F39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-2.533</w:t>
            </w:r>
          </w:p>
        </w:tc>
        <w:tc>
          <w:tcPr>
            <w:tcW w:w="1870" w:type="dxa"/>
            <w:shd w:val="clear" w:color="auto" w:fill="auto"/>
            <w:vAlign w:val="center"/>
          </w:tcPr>
          <w:p w14:paraId="43C9CC9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0.01298</w:t>
            </w:r>
          </w:p>
        </w:tc>
      </w:tr>
      <w:tr w:rsidR="00882DA8" w:rsidRPr="00450283" w14:paraId="410D7F8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9220B4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6A174C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-47.70</w:t>
            </w:r>
          </w:p>
        </w:tc>
        <w:tc>
          <w:tcPr>
            <w:tcW w:w="1870" w:type="dxa"/>
            <w:shd w:val="clear" w:color="auto" w:fill="auto"/>
            <w:vAlign w:val="center"/>
          </w:tcPr>
          <w:p w14:paraId="1AEB370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15.68</w:t>
            </w:r>
          </w:p>
        </w:tc>
        <w:tc>
          <w:tcPr>
            <w:tcW w:w="1870" w:type="dxa"/>
            <w:shd w:val="clear" w:color="auto" w:fill="auto"/>
            <w:vAlign w:val="center"/>
          </w:tcPr>
          <w:p w14:paraId="4CAB1B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-3.043</w:t>
            </w:r>
          </w:p>
        </w:tc>
        <w:tc>
          <w:tcPr>
            <w:tcW w:w="1870" w:type="dxa"/>
            <w:shd w:val="clear" w:color="auto" w:fill="auto"/>
            <w:vAlign w:val="center"/>
          </w:tcPr>
          <w:p w14:paraId="5B57596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0.00304</w:t>
            </w:r>
          </w:p>
        </w:tc>
      </w:tr>
      <w:tr w:rsidR="00882DA8" w:rsidRPr="00450283" w14:paraId="47CE3D3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E290A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37D4F18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-50.86</w:t>
            </w:r>
          </w:p>
        </w:tc>
        <w:tc>
          <w:tcPr>
            <w:tcW w:w="1870" w:type="dxa"/>
            <w:shd w:val="clear" w:color="auto" w:fill="auto"/>
            <w:vAlign w:val="center"/>
          </w:tcPr>
          <w:p w14:paraId="7F426FC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17.62</w:t>
            </w:r>
          </w:p>
        </w:tc>
        <w:tc>
          <w:tcPr>
            <w:tcW w:w="1870" w:type="dxa"/>
            <w:shd w:val="clear" w:color="auto" w:fill="auto"/>
            <w:vAlign w:val="center"/>
          </w:tcPr>
          <w:p w14:paraId="32C6234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-2.887</w:t>
            </w:r>
          </w:p>
        </w:tc>
        <w:tc>
          <w:tcPr>
            <w:tcW w:w="1870" w:type="dxa"/>
            <w:shd w:val="clear" w:color="auto" w:fill="auto"/>
            <w:vAlign w:val="center"/>
          </w:tcPr>
          <w:p w14:paraId="7644C88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0.00484</w:t>
            </w:r>
          </w:p>
        </w:tc>
      </w:tr>
    </w:tbl>
    <w:p w14:paraId="4E0FFE3D" w14:textId="77777777" w:rsidR="00882DA8" w:rsidRPr="00450283" w:rsidRDefault="00882DA8" w:rsidP="00882DA8">
      <w:pPr>
        <w:spacing w:line="480" w:lineRule="auto"/>
        <w:ind w:firstLine="720"/>
        <w:jc w:val="both"/>
        <w:rPr>
          <w:rFonts w:ascii="Times New Roman" w:hAnsi="Times New Roman" w:cs="Times New Roman"/>
        </w:rPr>
      </w:pPr>
    </w:p>
    <w:p w14:paraId="56994306" w14:textId="364A0FDE"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Once again, those who self-identified as centrist showed lower levels of agreement with this statement than those who self-identified as center-right, showing very similar results to those who indicated having a right-leaning political orientation.</w:t>
      </w:r>
      <w:r w:rsidR="0080544E" w:rsidRPr="00450283">
        <w:rPr>
          <w:rFonts w:ascii="Times New Roman" w:hAnsi="Times New Roman" w:cs="Times New Roman"/>
        </w:rPr>
        <w:t xml:space="preserve"> Figure 8 illustrates show the responses of those who self-identified as centrist closely resemble the responses of those who self-identified ideologically as center-right or right.</w:t>
      </w:r>
    </w:p>
    <w:p w14:paraId="1DCB904C" w14:textId="77777777" w:rsidR="00882DA8" w:rsidRPr="00450283" w:rsidRDefault="00882DA8">
      <w:pPr>
        <w:spacing w:line="480" w:lineRule="auto"/>
        <w:jc w:val="center"/>
        <w:rPr>
          <w:rFonts w:ascii="Times New Roman" w:hAnsi="Times New Roman" w:cs="Times New Roman"/>
        </w:rPr>
        <w:pPrChange w:id="468" w:author="Alejandro Andreas Jaume Losa" w:date="2024-04-16T11:50:00Z">
          <w:pPr>
            <w:spacing w:line="480" w:lineRule="auto"/>
            <w:jc w:val="both"/>
          </w:pPr>
        </w:pPrChange>
      </w:pPr>
      <w:r w:rsidRPr="00450283">
        <w:rPr>
          <w:rFonts w:ascii="Times New Roman" w:hAnsi="Times New Roman" w:cs="Times New Roman"/>
          <w:noProof/>
        </w:rPr>
        <w:drawing>
          <wp:inline distT="0" distB="0" distL="0" distR="0" wp14:anchorId="30C29FB8" wp14:editId="35762B57">
            <wp:extent cx="5943600" cy="3752215"/>
            <wp:effectExtent l="0" t="0" r="0" b="0"/>
            <wp:docPr id="244894934" name="Picture 6" descr="A graph of different colored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94934" name="Picture 6" descr="A graph of different colored rhombus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A5F6E4E" w14:textId="72FBD315" w:rsidR="009F4FE8" w:rsidRPr="00450283" w:rsidRDefault="009F4FE8">
      <w:pPr>
        <w:spacing w:after="240" w:line="480" w:lineRule="auto"/>
        <w:jc w:val="center"/>
        <w:rPr>
          <w:rFonts w:ascii="Times New Roman" w:hAnsi="Times New Roman" w:cs="Times New Roman"/>
        </w:rPr>
        <w:pPrChange w:id="469" w:author="Alejandro Andreas Jaume Losa" w:date="2024-04-16T11:42:00Z">
          <w:pPr>
            <w:spacing w:line="480" w:lineRule="auto"/>
            <w:jc w:val="center"/>
          </w:pPr>
        </w:pPrChange>
      </w:pPr>
      <w:r w:rsidRPr="00450283">
        <w:rPr>
          <w:rFonts w:ascii="Times New Roman" w:hAnsi="Times New Roman" w:cs="Times New Roman"/>
          <w:b/>
          <w:bCs/>
        </w:rPr>
        <w:t xml:space="preserve">Figure 8. </w:t>
      </w:r>
      <w:r w:rsidRPr="00450283">
        <w:rPr>
          <w:rFonts w:ascii="Times New Roman" w:hAnsi="Times New Roman" w:cs="Times New Roman"/>
        </w:rPr>
        <w:t>Participant responses to the statement ‘I try to use Catalan whenever I can’.</w:t>
      </w:r>
    </w:p>
    <w:p w14:paraId="256B7CF7" w14:textId="56940B37" w:rsidR="00882DA8" w:rsidRPr="00450283" w:rsidRDefault="00250EA3" w:rsidP="00882DA8">
      <w:pPr>
        <w:spacing w:line="480" w:lineRule="auto"/>
        <w:ind w:firstLine="720"/>
        <w:jc w:val="both"/>
        <w:rPr>
          <w:rFonts w:ascii="Times New Roman" w:hAnsi="Times New Roman" w:cs="Times New Roman"/>
        </w:rPr>
      </w:pPr>
      <w:ins w:id="470" w:author="Kendra Dickinson [2]" w:date="2024-04-14T06:49:00Z">
        <w:r w:rsidRPr="00450283">
          <w:rPr>
            <w:rFonts w:ascii="Times New Roman" w:hAnsi="Times New Roman" w:cs="Times New Roman"/>
          </w:rPr>
          <w:t>The inverse trend was</w:t>
        </w:r>
      </w:ins>
      <w:del w:id="471" w:author="Kendra Dickinson [2]" w:date="2024-04-14T06:49:00Z">
        <w:r w:rsidR="00882DA8" w:rsidRPr="00450283" w:rsidDel="00250EA3">
          <w:rPr>
            <w:rFonts w:ascii="Times New Roman" w:hAnsi="Times New Roman" w:cs="Times New Roman"/>
          </w:rPr>
          <w:delText>Opposite trends were</w:delText>
        </w:r>
      </w:del>
      <w:r w:rsidR="00882DA8" w:rsidRPr="00450283">
        <w:rPr>
          <w:rFonts w:ascii="Times New Roman" w:hAnsi="Times New Roman" w:cs="Times New Roman"/>
        </w:rPr>
        <w:t xml:space="preserve"> found, however, when participants were presented with the statement ‘I try to use Spanish whenever I can’. Those participants who identified as progressive (far left, </w:t>
      </w:r>
      <w:r w:rsidR="00882DA8" w:rsidRPr="00450283">
        <w:rPr>
          <w:rFonts w:ascii="Times New Roman" w:hAnsi="Times New Roman" w:cs="Times New Roman"/>
        </w:rPr>
        <w:lastRenderedPageBreak/>
        <w:t xml:space="preserve">left, and center-left) indicated a lower level of agreement with this statement. Conversely, those who identified as conservative (center-right and right) showed a significantly greater level of agreement with it, as presented in Table </w:t>
      </w:r>
      <w:r w:rsidR="0005100F" w:rsidRPr="00450283">
        <w:rPr>
          <w:rFonts w:ascii="Times New Roman" w:hAnsi="Times New Roman" w:cs="Times New Roman"/>
        </w:rPr>
        <w:t>7</w:t>
      </w:r>
      <w:r w:rsidR="00882DA8" w:rsidRPr="00450283">
        <w:rPr>
          <w:rFonts w:ascii="Times New Roman" w:hAnsi="Times New Roman" w:cs="Times New Roman"/>
        </w:rPr>
        <w:t>.</w:t>
      </w:r>
    </w:p>
    <w:p w14:paraId="27A5E2E7" w14:textId="3D9A723A" w:rsidR="00882DA8" w:rsidRPr="00450283" w:rsidRDefault="00882DA8">
      <w:pPr>
        <w:spacing w:before="240" w:line="480" w:lineRule="auto"/>
        <w:jc w:val="both"/>
        <w:rPr>
          <w:rFonts w:ascii="Times New Roman" w:hAnsi="Times New Roman" w:cs="Times New Roman"/>
          <w:b/>
          <w:bCs/>
        </w:rPr>
        <w:pPrChange w:id="472" w:author="Alejandro Andreas Jaume Losa" w:date="2024-04-16T11:50: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7</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 try to use Spanish whenever I can’.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3F766980"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1FE8339"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BFCEA3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70B2F96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D16DD0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112B26A6"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401664B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BA1A02"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4A8495A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44.143</w:t>
            </w:r>
          </w:p>
        </w:tc>
        <w:tc>
          <w:tcPr>
            <w:tcW w:w="1870" w:type="dxa"/>
            <w:shd w:val="clear" w:color="auto" w:fill="auto"/>
            <w:vAlign w:val="center"/>
          </w:tcPr>
          <w:p w14:paraId="5B6DA96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13.897</w:t>
            </w:r>
          </w:p>
        </w:tc>
        <w:tc>
          <w:tcPr>
            <w:tcW w:w="1870" w:type="dxa"/>
            <w:shd w:val="clear" w:color="auto" w:fill="auto"/>
            <w:vAlign w:val="center"/>
          </w:tcPr>
          <w:p w14:paraId="190841F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3.176</w:t>
            </w:r>
          </w:p>
        </w:tc>
        <w:tc>
          <w:tcPr>
            <w:tcW w:w="1870" w:type="dxa"/>
            <w:shd w:val="clear" w:color="auto" w:fill="auto"/>
            <w:vAlign w:val="center"/>
          </w:tcPr>
          <w:p w14:paraId="6CD8468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0.00202</w:t>
            </w:r>
          </w:p>
        </w:tc>
      </w:tr>
      <w:tr w:rsidR="00882DA8" w:rsidRPr="00450283" w14:paraId="0E1CF21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217DE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3DE7786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11.315</w:t>
            </w:r>
          </w:p>
        </w:tc>
        <w:tc>
          <w:tcPr>
            <w:tcW w:w="1870" w:type="dxa"/>
            <w:shd w:val="clear" w:color="auto" w:fill="auto"/>
            <w:vAlign w:val="center"/>
          </w:tcPr>
          <w:p w14:paraId="7402184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14.876</w:t>
            </w:r>
          </w:p>
        </w:tc>
        <w:tc>
          <w:tcPr>
            <w:tcW w:w="1870" w:type="dxa"/>
            <w:shd w:val="clear" w:color="auto" w:fill="auto"/>
            <w:vAlign w:val="center"/>
          </w:tcPr>
          <w:p w14:paraId="0F6B0D8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0.761</w:t>
            </w:r>
          </w:p>
        </w:tc>
        <w:tc>
          <w:tcPr>
            <w:tcW w:w="1870" w:type="dxa"/>
            <w:shd w:val="clear" w:color="auto" w:fill="auto"/>
            <w:vAlign w:val="center"/>
          </w:tcPr>
          <w:p w14:paraId="18F1C4F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0.44878</w:t>
            </w:r>
          </w:p>
        </w:tc>
      </w:tr>
      <w:tr w:rsidR="00882DA8" w:rsidRPr="00450283" w14:paraId="2DE50E9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77F6FF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EF6040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12.3071</w:t>
            </w:r>
          </w:p>
        </w:tc>
        <w:tc>
          <w:tcPr>
            <w:tcW w:w="1870" w:type="dxa"/>
            <w:shd w:val="clear" w:color="auto" w:fill="auto"/>
            <w:vAlign w:val="center"/>
          </w:tcPr>
          <w:p w14:paraId="7F05896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16.1467</w:t>
            </w:r>
          </w:p>
        </w:tc>
        <w:tc>
          <w:tcPr>
            <w:tcW w:w="1870" w:type="dxa"/>
            <w:shd w:val="clear" w:color="auto" w:fill="auto"/>
            <w:vAlign w:val="center"/>
          </w:tcPr>
          <w:p w14:paraId="1276620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0.762</w:t>
            </w:r>
          </w:p>
        </w:tc>
        <w:tc>
          <w:tcPr>
            <w:tcW w:w="1870" w:type="dxa"/>
            <w:shd w:val="clear" w:color="auto" w:fill="auto"/>
            <w:vAlign w:val="center"/>
          </w:tcPr>
          <w:p w14:paraId="629CA14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0.44786</w:t>
            </w:r>
          </w:p>
        </w:tc>
      </w:tr>
      <w:tr w:rsidR="00882DA8" w:rsidRPr="00450283" w14:paraId="6C725AA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76DAE3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55C15B6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6.857</w:t>
            </w:r>
          </w:p>
        </w:tc>
        <w:tc>
          <w:tcPr>
            <w:tcW w:w="1870" w:type="dxa"/>
            <w:shd w:val="clear" w:color="auto" w:fill="auto"/>
            <w:vAlign w:val="center"/>
          </w:tcPr>
          <w:p w14:paraId="75DB8B8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21.529</w:t>
            </w:r>
          </w:p>
        </w:tc>
        <w:tc>
          <w:tcPr>
            <w:tcW w:w="1870" w:type="dxa"/>
            <w:shd w:val="clear" w:color="auto" w:fill="auto"/>
            <w:vAlign w:val="center"/>
          </w:tcPr>
          <w:p w14:paraId="02858EF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0.319</w:t>
            </w:r>
          </w:p>
        </w:tc>
        <w:tc>
          <w:tcPr>
            <w:tcW w:w="1870" w:type="dxa"/>
            <w:shd w:val="clear" w:color="auto" w:fill="auto"/>
            <w:vAlign w:val="center"/>
          </w:tcPr>
          <w:p w14:paraId="58CA858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0.75081</w:t>
            </w:r>
          </w:p>
        </w:tc>
      </w:tr>
      <w:tr w:rsidR="00882DA8" w:rsidRPr="00450283" w14:paraId="6A1FAA2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A0D714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70BF366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54.857</w:t>
            </w:r>
          </w:p>
        </w:tc>
        <w:tc>
          <w:tcPr>
            <w:tcW w:w="1870" w:type="dxa"/>
            <w:shd w:val="clear" w:color="auto" w:fill="auto"/>
            <w:vAlign w:val="center"/>
          </w:tcPr>
          <w:p w14:paraId="72974BF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17.487</w:t>
            </w:r>
          </w:p>
        </w:tc>
        <w:tc>
          <w:tcPr>
            <w:tcW w:w="1870" w:type="dxa"/>
            <w:shd w:val="clear" w:color="auto" w:fill="auto"/>
            <w:vAlign w:val="center"/>
          </w:tcPr>
          <w:p w14:paraId="3149F2E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3.137</w:t>
            </w:r>
          </w:p>
        </w:tc>
        <w:tc>
          <w:tcPr>
            <w:tcW w:w="1870" w:type="dxa"/>
            <w:shd w:val="clear" w:color="auto" w:fill="auto"/>
            <w:vAlign w:val="center"/>
          </w:tcPr>
          <w:p w14:paraId="7CF8A6B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0.00229</w:t>
            </w:r>
          </w:p>
        </w:tc>
      </w:tr>
      <w:tr w:rsidR="00882DA8" w:rsidRPr="00450283" w14:paraId="049D076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BD013C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892AEA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40.143</w:t>
            </w:r>
          </w:p>
        </w:tc>
        <w:tc>
          <w:tcPr>
            <w:tcW w:w="1870" w:type="dxa"/>
            <w:shd w:val="clear" w:color="auto" w:fill="auto"/>
            <w:vAlign w:val="center"/>
          </w:tcPr>
          <w:p w14:paraId="0E43FB5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19.653</w:t>
            </w:r>
          </w:p>
        </w:tc>
        <w:tc>
          <w:tcPr>
            <w:tcW w:w="1870" w:type="dxa"/>
            <w:shd w:val="clear" w:color="auto" w:fill="auto"/>
            <w:vAlign w:val="center"/>
          </w:tcPr>
          <w:p w14:paraId="610DFFE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2.043</w:t>
            </w:r>
          </w:p>
        </w:tc>
        <w:tc>
          <w:tcPr>
            <w:tcW w:w="1870" w:type="dxa"/>
            <w:shd w:val="clear" w:color="auto" w:fill="auto"/>
            <w:vAlign w:val="center"/>
          </w:tcPr>
          <w:p w14:paraId="7120710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0.04393</w:t>
            </w:r>
          </w:p>
        </w:tc>
      </w:tr>
    </w:tbl>
    <w:p w14:paraId="173145E5" w14:textId="77777777" w:rsidR="00882DA8" w:rsidRPr="00450283" w:rsidRDefault="00882DA8" w:rsidP="00882DA8">
      <w:pPr>
        <w:spacing w:line="480" w:lineRule="auto"/>
        <w:jc w:val="both"/>
        <w:rPr>
          <w:rFonts w:ascii="Times New Roman" w:hAnsi="Times New Roman" w:cs="Times New Roman"/>
        </w:rPr>
      </w:pPr>
    </w:p>
    <w:p w14:paraId="0A4D0670" w14:textId="11936A14" w:rsidR="00882DA8" w:rsidRPr="00450283" w:rsidRDefault="00882DA8" w:rsidP="0070546B">
      <w:pPr>
        <w:spacing w:line="480" w:lineRule="auto"/>
        <w:ind w:firstLine="720"/>
        <w:jc w:val="both"/>
        <w:rPr>
          <w:rFonts w:ascii="Times New Roman" w:hAnsi="Times New Roman" w:cs="Times New Roman"/>
        </w:rPr>
      </w:pPr>
      <w:r w:rsidRPr="00450283">
        <w:rPr>
          <w:rFonts w:ascii="Times New Roman" w:hAnsi="Times New Roman" w:cs="Times New Roman"/>
        </w:rPr>
        <w:t xml:space="preserve">Interestingly, the responses of those who identified themselves as centrist closely resembled the responses of those who identified themselves as progressive (far-left, left, and center-left). In fact, their level of agreement with this statement was even lower than that of those who identified as left and center-left. This could be due to the fact that </w:t>
      </w:r>
      <w:r w:rsidR="007F749E" w:rsidRPr="00450283">
        <w:rPr>
          <w:rFonts w:ascii="Times New Roman" w:hAnsi="Times New Roman" w:cs="Times New Roman"/>
        </w:rPr>
        <w:t>4</w:t>
      </w:r>
      <w:r w:rsidR="00DD7F99" w:rsidRPr="00450283">
        <w:rPr>
          <w:rFonts w:ascii="Times New Roman" w:hAnsi="Times New Roman" w:cs="Times New Roman"/>
        </w:rPr>
        <w:t xml:space="preserve">0% </w:t>
      </w:r>
      <w:r w:rsidRPr="00450283">
        <w:rPr>
          <w:rFonts w:ascii="Times New Roman" w:hAnsi="Times New Roman" w:cs="Times New Roman"/>
        </w:rPr>
        <w:t>of those who self-identified as centrists, despite being able to manifest negative attitudes toward Catalan, have this language as th</w:t>
      </w:r>
      <w:r w:rsidR="00DD7F99" w:rsidRPr="00450283">
        <w:rPr>
          <w:rFonts w:ascii="Times New Roman" w:hAnsi="Times New Roman" w:cs="Times New Roman"/>
        </w:rPr>
        <w:t xml:space="preserve">eir </w:t>
      </w:r>
      <w:r w:rsidRPr="00450283">
        <w:rPr>
          <w:rFonts w:ascii="Times New Roman" w:hAnsi="Times New Roman" w:cs="Times New Roman"/>
        </w:rPr>
        <w:t>L1</w:t>
      </w:r>
      <w:r w:rsidR="007F749E" w:rsidRPr="00450283">
        <w:rPr>
          <w:rFonts w:ascii="Times New Roman" w:hAnsi="Times New Roman" w:cs="Times New Roman"/>
        </w:rPr>
        <w:t xml:space="preserve">, and 20% have both Catalan and Spanish. </w:t>
      </w:r>
      <w:r w:rsidR="008C06C5" w:rsidRPr="00450283">
        <w:rPr>
          <w:rFonts w:ascii="Times New Roman" w:hAnsi="Times New Roman" w:cs="Times New Roman"/>
        </w:rPr>
        <w:t>This could offer an explanation as to why centrists</w:t>
      </w:r>
      <w:r w:rsidR="007F749E" w:rsidRPr="00450283">
        <w:rPr>
          <w:rFonts w:ascii="Times New Roman" w:hAnsi="Times New Roman" w:cs="Times New Roman"/>
        </w:rPr>
        <w:t xml:space="preserve"> </w:t>
      </w:r>
      <w:r w:rsidRPr="00450283">
        <w:rPr>
          <w:rFonts w:ascii="Times New Roman" w:hAnsi="Times New Roman" w:cs="Times New Roman"/>
        </w:rPr>
        <w:t xml:space="preserve">do not feel the need to use Spanish whenever they </w:t>
      </w:r>
      <w:r w:rsidR="008C06C5" w:rsidRPr="00450283">
        <w:rPr>
          <w:rFonts w:ascii="Times New Roman" w:hAnsi="Times New Roman" w:cs="Times New Roman"/>
        </w:rPr>
        <w:t xml:space="preserve">can, as well as </w:t>
      </w:r>
      <w:r w:rsidR="00DD7F99" w:rsidRPr="00450283">
        <w:rPr>
          <w:rFonts w:ascii="Times New Roman" w:hAnsi="Times New Roman" w:cs="Times New Roman"/>
        </w:rPr>
        <w:t xml:space="preserve">an indication that attitudes may be different than usage patterns. </w:t>
      </w:r>
      <w:r w:rsidRPr="00450283">
        <w:rPr>
          <w:rFonts w:ascii="Times New Roman" w:hAnsi="Times New Roman" w:cs="Times New Roman"/>
        </w:rPr>
        <w:t xml:space="preserve">It is also important to note that people who self-identified as center-right showed a greater level of agreement with this statement than those who identified as right-wing. Additionally, the analysis also </w:t>
      </w:r>
      <w:r w:rsidR="00DD7F99" w:rsidRPr="00450283">
        <w:rPr>
          <w:rFonts w:ascii="Times New Roman" w:hAnsi="Times New Roman" w:cs="Times New Roman"/>
        </w:rPr>
        <w:t>revealed a</w:t>
      </w:r>
      <w:r w:rsidRPr="00450283">
        <w:rPr>
          <w:rFonts w:ascii="Times New Roman" w:hAnsi="Times New Roman" w:cs="Times New Roman"/>
        </w:rPr>
        <w:t xml:space="preserve"> greater level of consensus among conservative participants than among progressive participants, especially among those who self-identified as left-wing, as shown by the much wider range of responses in Figure </w:t>
      </w:r>
      <w:r w:rsidR="007A177F" w:rsidRPr="00450283">
        <w:rPr>
          <w:rFonts w:ascii="Times New Roman" w:hAnsi="Times New Roman" w:cs="Times New Roman"/>
        </w:rPr>
        <w:t>9</w:t>
      </w:r>
      <w:r w:rsidRPr="00450283">
        <w:rPr>
          <w:rFonts w:ascii="Times New Roman" w:hAnsi="Times New Roman" w:cs="Times New Roman"/>
        </w:rPr>
        <w:t>.</w:t>
      </w:r>
    </w:p>
    <w:p w14:paraId="43EAB57D"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116965C0" wp14:editId="1371329F">
            <wp:extent cx="5943600" cy="3752215"/>
            <wp:effectExtent l="0" t="0" r="0" b="0"/>
            <wp:docPr id="1600078504" name="Picture 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78504" name="Picture 7" descr="A graph of different colored squar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102EADF" w14:textId="32DA07DE" w:rsidR="009F4FE8" w:rsidRPr="00450283" w:rsidRDefault="009F4FE8">
      <w:pPr>
        <w:spacing w:after="240" w:line="480" w:lineRule="auto"/>
        <w:jc w:val="center"/>
        <w:rPr>
          <w:rFonts w:ascii="Times New Roman" w:hAnsi="Times New Roman" w:cs="Times New Roman"/>
        </w:rPr>
        <w:pPrChange w:id="473" w:author="Alejandro Andreas Jaume Losa" w:date="2024-04-16T11:43:00Z">
          <w:pPr>
            <w:spacing w:line="480" w:lineRule="auto"/>
            <w:jc w:val="center"/>
          </w:pPr>
        </w:pPrChange>
      </w:pPr>
      <w:r w:rsidRPr="00450283">
        <w:rPr>
          <w:rFonts w:ascii="Times New Roman" w:hAnsi="Times New Roman" w:cs="Times New Roman"/>
          <w:b/>
          <w:bCs/>
        </w:rPr>
        <w:t>Figure 9.</w:t>
      </w:r>
      <w:r w:rsidRPr="00450283">
        <w:rPr>
          <w:rFonts w:ascii="Times New Roman" w:hAnsi="Times New Roman" w:cs="Times New Roman"/>
        </w:rPr>
        <w:t xml:space="preserve"> Participant responses to the statement ‘I try to use Spanish whenever I can’.</w:t>
      </w:r>
    </w:p>
    <w:p w14:paraId="1E415BDF" w14:textId="73F1D1E7" w:rsidR="00882DA8" w:rsidRPr="00450283" w:rsidRDefault="00882DA8" w:rsidP="00DD7F99">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‘If I had children, I would like them to speak Spanish’ and ‘If I had children, I would like them to speak Catalan’ also </w:t>
      </w:r>
      <w:r w:rsidR="007F749E" w:rsidRPr="00450283">
        <w:rPr>
          <w:rFonts w:ascii="Times New Roman" w:hAnsi="Times New Roman" w:cs="Times New Roman"/>
        </w:rPr>
        <w:t>varied significantly</w:t>
      </w:r>
      <w:r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favorable responses to this statement (mean = 84.77), </w:t>
      </w:r>
      <w:r w:rsidR="008C06C5" w:rsidRPr="00450283">
        <w:rPr>
          <w:rFonts w:ascii="Times New Roman" w:hAnsi="Times New Roman" w:cs="Times New Roman"/>
        </w:rPr>
        <w:t>indicating that th</w:t>
      </w:r>
      <w:ins w:id="474" w:author="Kendra Dickinson [2]" w:date="2024-04-14T06:55:00Z">
        <w:r w:rsidR="00CC705A" w:rsidRPr="00450283">
          <w:rPr>
            <w:rFonts w:ascii="Times New Roman" w:hAnsi="Times New Roman" w:cs="Times New Roman"/>
          </w:rPr>
          <w:t>is</w:t>
        </w:r>
      </w:ins>
      <w:del w:id="475" w:author="Kendra Dickinson [2]" w:date="2024-04-14T06:55:00Z">
        <w:r w:rsidR="008C06C5" w:rsidRPr="00450283" w:rsidDel="00CC705A">
          <w:rPr>
            <w:rFonts w:ascii="Times New Roman" w:hAnsi="Times New Roman" w:cs="Times New Roman"/>
          </w:rPr>
          <w:delText>ese</w:delText>
        </w:r>
      </w:del>
      <w:r w:rsidR="008C06C5" w:rsidRPr="00450283">
        <w:rPr>
          <w:rFonts w:ascii="Times New Roman" w:hAnsi="Times New Roman" w:cs="Times New Roman"/>
        </w:rPr>
        <w:t xml:space="preserve"> particular attitude</w:t>
      </w:r>
      <w:del w:id="476" w:author="Kendra Dickinson [2]" w:date="2024-04-14T06:55:00Z">
        <w:r w:rsidR="008C06C5" w:rsidRPr="00450283" w:rsidDel="00CC705A">
          <w:rPr>
            <w:rFonts w:ascii="Times New Roman" w:hAnsi="Times New Roman" w:cs="Times New Roman"/>
          </w:rPr>
          <w:delText>s</w:delText>
        </w:r>
      </w:del>
      <w:r w:rsidR="008C06C5" w:rsidRPr="00450283">
        <w:rPr>
          <w:rFonts w:ascii="Times New Roman" w:hAnsi="Times New Roman" w:cs="Times New Roman"/>
        </w:rPr>
        <w:t xml:space="preserve"> </w:t>
      </w:r>
      <w:ins w:id="477" w:author="Kendra Dickinson [2]" w:date="2024-04-14T06:55:00Z">
        <w:r w:rsidR="00CC705A" w:rsidRPr="00450283">
          <w:rPr>
            <w:rFonts w:ascii="Times New Roman" w:hAnsi="Times New Roman" w:cs="Times New Roman"/>
          </w:rPr>
          <w:t>is</w:t>
        </w:r>
      </w:ins>
      <w:del w:id="478" w:author="Kendra Dickinson [2]" w:date="2024-04-14T06:55:00Z">
        <w:r w:rsidR="008C06C5" w:rsidRPr="00450283" w:rsidDel="00CC705A">
          <w:rPr>
            <w:rFonts w:ascii="Times New Roman" w:hAnsi="Times New Roman" w:cs="Times New Roman"/>
          </w:rPr>
          <w:delText>are</w:delText>
        </w:r>
      </w:del>
      <w:r w:rsidR="008C06C5"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 xml:space="preserve">However, when presented with the statement ‘If I had children, I would like them to speak Catalan’, participants with a more progressive political orientation (far left, left, and center-left) indicated a greater level of agreement with this statement than conservative participants (center-right and right), as shown in Table </w:t>
      </w:r>
      <w:r w:rsidR="0005100F" w:rsidRPr="00450283">
        <w:rPr>
          <w:rFonts w:ascii="Times New Roman" w:hAnsi="Times New Roman" w:cs="Times New Roman"/>
        </w:rPr>
        <w:t>8</w:t>
      </w:r>
      <w:r w:rsidRPr="00450283">
        <w:rPr>
          <w:rFonts w:ascii="Times New Roman" w:hAnsi="Times New Roman" w:cs="Times New Roman"/>
        </w:rPr>
        <w:t>.</w:t>
      </w:r>
    </w:p>
    <w:p w14:paraId="4C6E3D39" w14:textId="292825AA" w:rsidR="00882DA8" w:rsidRPr="00450283" w:rsidRDefault="00882DA8">
      <w:pPr>
        <w:spacing w:before="240" w:line="480" w:lineRule="auto"/>
        <w:jc w:val="both"/>
        <w:rPr>
          <w:rFonts w:ascii="Times New Roman" w:hAnsi="Times New Roman" w:cs="Times New Roman"/>
          <w:b/>
          <w:bCs/>
        </w:rPr>
        <w:pPrChange w:id="479" w:author="Alejandro Andreas Jaume Losa" w:date="2024-04-16T11:50:00Z">
          <w:pPr>
            <w:spacing w:line="480" w:lineRule="auto"/>
            <w:jc w:val="both"/>
          </w:pPr>
        </w:pPrChange>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8</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‘If I had children, I would like them to speak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5C8489D5"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C2F8AED"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06F16A10"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767E919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70A5683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149CC02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8347B9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A89F45"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6F313A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100.000</w:t>
            </w:r>
          </w:p>
        </w:tc>
        <w:tc>
          <w:tcPr>
            <w:tcW w:w="1870" w:type="dxa"/>
            <w:shd w:val="clear" w:color="auto" w:fill="auto"/>
            <w:vAlign w:val="center"/>
          </w:tcPr>
          <w:p w14:paraId="4646A61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8.743</w:t>
            </w:r>
          </w:p>
        </w:tc>
        <w:tc>
          <w:tcPr>
            <w:tcW w:w="1870" w:type="dxa"/>
            <w:shd w:val="clear" w:color="auto" w:fill="auto"/>
            <w:vAlign w:val="center"/>
          </w:tcPr>
          <w:p w14:paraId="1F5FB7A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11.438</w:t>
            </w:r>
          </w:p>
        </w:tc>
        <w:tc>
          <w:tcPr>
            <w:tcW w:w="1870" w:type="dxa"/>
            <w:shd w:val="clear" w:color="auto" w:fill="auto"/>
            <w:vAlign w:val="center"/>
          </w:tcPr>
          <w:p w14:paraId="3616151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&lt;2e-16</w:t>
            </w:r>
          </w:p>
        </w:tc>
      </w:tr>
      <w:tr w:rsidR="00882DA8" w:rsidRPr="00450283" w14:paraId="3C51C3C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074F31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019F9B6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-6.938</w:t>
            </w:r>
          </w:p>
        </w:tc>
        <w:tc>
          <w:tcPr>
            <w:tcW w:w="1870" w:type="dxa"/>
            <w:shd w:val="clear" w:color="auto" w:fill="auto"/>
            <w:vAlign w:val="center"/>
          </w:tcPr>
          <w:p w14:paraId="63192ED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9.359</w:t>
            </w:r>
          </w:p>
        </w:tc>
        <w:tc>
          <w:tcPr>
            <w:tcW w:w="1870" w:type="dxa"/>
            <w:shd w:val="clear" w:color="auto" w:fill="auto"/>
            <w:vAlign w:val="center"/>
          </w:tcPr>
          <w:p w14:paraId="5826839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-0.741</w:t>
            </w:r>
          </w:p>
        </w:tc>
        <w:tc>
          <w:tcPr>
            <w:tcW w:w="1870" w:type="dxa"/>
            <w:shd w:val="clear" w:color="auto" w:fill="auto"/>
            <w:vAlign w:val="center"/>
          </w:tcPr>
          <w:p w14:paraId="5893E1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0.46039</w:t>
            </w:r>
          </w:p>
        </w:tc>
      </w:tr>
      <w:tr w:rsidR="00882DA8" w:rsidRPr="00450283" w14:paraId="79B0653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7D1C3A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54C97C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-14.000</w:t>
            </w:r>
          </w:p>
        </w:tc>
        <w:tc>
          <w:tcPr>
            <w:tcW w:w="1870" w:type="dxa"/>
            <w:shd w:val="clear" w:color="auto" w:fill="auto"/>
            <w:vAlign w:val="center"/>
          </w:tcPr>
          <w:p w14:paraId="566724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10.158</w:t>
            </w:r>
          </w:p>
        </w:tc>
        <w:tc>
          <w:tcPr>
            <w:tcW w:w="1870" w:type="dxa"/>
            <w:shd w:val="clear" w:color="auto" w:fill="auto"/>
            <w:vAlign w:val="center"/>
          </w:tcPr>
          <w:p w14:paraId="4DFC9EB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-1.378</w:t>
            </w:r>
          </w:p>
        </w:tc>
        <w:tc>
          <w:tcPr>
            <w:tcW w:w="1870" w:type="dxa"/>
            <w:shd w:val="clear" w:color="auto" w:fill="auto"/>
            <w:vAlign w:val="center"/>
          </w:tcPr>
          <w:p w14:paraId="6F61100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0.1715</w:t>
            </w:r>
          </w:p>
        </w:tc>
      </w:tr>
      <w:tr w:rsidR="00882DA8" w:rsidRPr="00450283" w14:paraId="5452B81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F288B5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5176224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-6.000</w:t>
            </w:r>
          </w:p>
        </w:tc>
        <w:tc>
          <w:tcPr>
            <w:tcW w:w="1870" w:type="dxa"/>
            <w:shd w:val="clear" w:color="auto" w:fill="auto"/>
            <w:vAlign w:val="center"/>
          </w:tcPr>
          <w:p w14:paraId="3C0EEFD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13.544</w:t>
            </w:r>
          </w:p>
        </w:tc>
        <w:tc>
          <w:tcPr>
            <w:tcW w:w="1870" w:type="dxa"/>
            <w:shd w:val="clear" w:color="auto" w:fill="auto"/>
            <w:vAlign w:val="center"/>
          </w:tcPr>
          <w:p w14:paraId="2414CFD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-0.443</w:t>
            </w:r>
          </w:p>
        </w:tc>
        <w:tc>
          <w:tcPr>
            <w:tcW w:w="1870" w:type="dxa"/>
            <w:shd w:val="clear" w:color="auto" w:fill="auto"/>
            <w:vAlign w:val="center"/>
          </w:tcPr>
          <w:p w14:paraId="4D76742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0.65880</w:t>
            </w:r>
          </w:p>
        </w:tc>
      </w:tr>
      <w:tr w:rsidR="00882DA8" w:rsidRPr="00450283" w14:paraId="277E10D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46DF00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089D041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-22.750</w:t>
            </w:r>
          </w:p>
        </w:tc>
        <w:tc>
          <w:tcPr>
            <w:tcW w:w="1870" w:type="dxa"/>
            <w:shd w:val="clear" w:color="auto" w:fill="auto"/>
            <w:vAlign w:val="center"/>
          </w:tcPr>
          <w:p w14:paraId="0AB1F8B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11.001</w:t>
            </w:r>
          </w:p>
        </w:tc>
        <w:tc>
          <w:tcPr>
            <w:tcW w:w="1870" w:type="dxa"/>
            <w:shd w:val="clear" w:color="auto" w:fill="auto"/>
            <w:vAlign w:val="center"/>
          </w:tcPr>
          <w:p w14:paraId="68A0281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-2.068</w:t>
            </w:r>
          </w:p>
        </w:tc>
        <w:tc>
          <w:tcPr>
            <w:tcW w:w="1870" w:type="dxa"/>
            <w:shd w:val="clear" w:color="auto" w:fill="auto"/>
            <w:vAlign w:val="center"/>
          </w:tcPr>
          <w:p w14:paraId="632F452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0.04142</w:t>
            </w:r>
          </w:p>
        </w:tc>
      </w:tr>
      <w:tr w:rsidR="00882DA8" w:rsidRPr="00450283" w14:paraId="3399A3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57D54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069CE25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-46.000</w:t>
            </w:r>
          </w:p>
        </w:tc>
        <w:tc>
          <w:tcPr>
            <w:tcW w:w="1870" w:type="dxa"/>
            <w:shd w:val="clear" w:color="auto" w:fill="auto"/>
            <w:vAlign w:val="center"/>
          </w:tcPr>
          <w:p w14:paraId="4BA451F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12.364</w:t>
            </w:r>
          </w:p>
        </w:tc>
        <w:tc>
          <w:tcPr>
            <w:tcW w:w="1870" w:type="dxa"/>
            <w:shd w:val="clear" w:color="auto" w:fill="auto"/>
            <w:vAlign w:val="center"/>
          </w:tcPr>
          <w:p w14:paraId="79E93E3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-3.720</w:t>
            </w:r>
          </w:p>
        </w:tc>
        <w:tc>
          <w:tcPr>
            <w:tcW w:w="1870" w:type="dxa"/>
            <w:shd w:val="clear" w:color="auto" w:fill="auto"/>
            <w:vAlign w:val="center"/>
          </w:tcPr>
          <w:p w14:paraId="04044A0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0.00034</w:t>
            </w:r>
          </w:p>
        </w:tc>
      </w:tr>
    </w:tbl>
    <w:p w14:paraId="2826EEDE" w14:textId="77777777" w:rsidR="00882DA8" w:rsidRPr="00450283" w:rsidRDefault="00882DA8" w:rsidP="00882DA8">
      <w:pPr>
        <w:spacing w:line="480" w:lineRule="auto"/>
        <w:jc w:val="both"/>
        <w:rPr>
          <w:rFonts w:ascii="Times New Roman" w:hAnsi="Times New Roman" w:cs="Times New Roman"/>
        </w:rPr>
      </w:pPr>
    </w:p>
    <w:p w14:paraId="78A687E5" w14:textId="3126B29B"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was seen with the statement ‘I try to use Spanish whenever I can’, the responses of those who identified themselves as centrist closely resembled the responses of those who identified themselves as progressive (far-left, left, and center-left). In fact, their level of agreement with this statement was even greater than that of those who identified as left and center-left. This could be due, once again, to a possible separation between language attitudes and linguistic us</w:t>
      </w:r>
      <w:ins w:id="480" w:author="Kendra Dickinson [2]" w:date="2024-04-14T06:51:00Z">
        <w:r w:rsidR="00D53CB2" w:rsidRPr="00450283">
          <w:rPr>
            <w:rFonts w:ascii="Times New Roman" w:hAnsi="Times New Roman" w:cs="Times New Roman"/>
          </w:rPr>
          <w:t>age patterns</w:t>
        </w:r>
      </w:ins>
      <w:del w:id="481" w:author="Kendra Dickinson [2]" w:date="2024-04-14T06:51:00Z">
        <w:r w:rsidRPr="00450283" w:rsidDel="00D53CB2">
          <w:rPr>
            <w:rFonts w:ascii="Times New Roman" w:hAnsi="Times New Roman" w:cs="Times New Roman"/>
          </w:rPr>
          <w:delText>es</w:delText>
        </w:r>
      </w:del>
      <w:r w:rsidRPr="00450283">
        <w:rPr>
          <w:rFonts w:ascii="Times New Roman" w:hAnsi="Times New Roman" w:cs="Times New Roman"/>
        </w:rPr>
        <w:t xml:space="preserve"> in people whose political orientation </w:t>
      </w:r>
      <w:del w:id="482" w:author="Kendra Dickinson [2]" w:date="2024-04-14T06:54:00Z">
        <w:r w:rsidRPr="00450283" w:rsidDel="00D53CB2">
          <w:rPr>
            <w:rFonts w:ascii="Times New Roman" w:hAnsi="Times New Roman" w:cs="Times New Roman"/>
          </w:rPr>
          <w:delText>is not sided</w:delText>
        </w:r>
      </w:del>
      <w:ins w:id="483" w:author="Kendra Dickinson [2]" w:date="2024-04-14T06:54:00Z">
        <w:r w:rsidR="00D53CB2" w:rsidRPr="00450283">
          <w:rPr>
            <w:rFonts w:ascii="Times New Roman" w:hAnsi="Times New Roman" w:cs="Times New Roman"/>
          </w:rPr>
          <w:t>as polarized</w:t>
        </w:r>
      </w:ins>
      <w:r w:rsidRPr="00450283">
        <w:rPr>
          <w:rFonts w:ascii="Times New Roman" w:hAnsi="Times New Roman" w:cs="Times New Roman"/>
        </w:rPr>
        <w:t xml:space="preserve">. As previously mentioned, </w:t>
      </w:r>
      <w:r w:rsidR="007F749E" w:rsidRPr="00450283">
        <w:rPr>
          <w:rFonts w:ascii="Times New Roman" w:hAnsi="Times New Roman" w:cs="Times New Roman"/>
        </w:rPr>
        <w:t>a significant percentage of those</w:t>
      </w:r>
      <w:r w:rsidRPr="00450283">
        <w:rPr>
          <w:rFonts w:ascii="Times New Roman" w:hAnsi="Times New Roman" w:cs="Times New Roman"/>
        </w:rPr>
        <w:t xml:space="preserve"> who identified as centrist have Catalan as their L1, and it is possible that they want the same for their children, so that they can exhibit the same patterns of language use seen in their families for decades.</w:t>
      </w:r>
    </w:p>
    <w:p w14:paraId="684CEE89"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78AFB641" wp14:editId="2E736F1F">
            <wp:extent cx="5943600" cy="3752215"/>
            <wp:effectExtent l="0" t="0" r="0" b="1905"/>
            <wp:docPr id="1236987260" name="Picture 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87260" name="Picture 8" descr="A graph of different colored square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2D85A0A" w14:textId="638DA29A" w:rsidR="009F4FE8" w:rsidRPr="00450283" w:rsidRDefault="009F4FE8">
      <w:pPr>
        <w:spacing w:after="240" w:line="480" w:lineRule="auto"/>
        <w:jc w:val="center"/>
        <w:rPr>
          <w:rFonts w:ascii="Times New Roman" w:hAnsi="Times New Roman" w:cs="Times New Roman"/>
        </w:rPr>
        <w:pPrChange w:id="484" w:author="Alejandro Andreas Jaume Losa" w:date="2024-04-16T11:43:00Z">
          <w:pPr>
            <w:spacing w:line="480" w:lineRule="auto"/>
            <w:jc w:val="center"/>
          </w:pPr>
        </w:pPrChange>
      </w:pPr>
      <w:r w:rsidRPr="00450283">
        <w:rPr>
          <w:rFonts w:ascii="Times New Roman" w:hAnsi="Times New Roman" w:cs="Times New Roman"/>
          <w:b/>
          <w:bCs/>
        </w:rPr>
        <w:t>Figure 10</w:t>
      </w:r>
      <w:r w:rsidRPr="00450283">
        <w:rPr>
          <w:rFonts w:ascii="Times New Roman" w:hAnsi="Times New Roman" w:cs="Times New Roman"/>
        </w:rPr>
        <w:t>. Participant responses to the statement ‘If I had children, I would like them to speak Catalan’.</w:t>
      </w:r>
    </w:p>
    <w:p w14:paraId="6A67E7B7" w14:textId="2BFD00F2"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‘It is not good manners to answer in Spanish to someone who speaks to you in Catalan’ and ‘It is not good manners to answer in Catalan to someone who speaks to you in Spanish’ also</w:t>
      </w:r>
      <w:r w:rsidR="007F749E" w:rsidRPr="00450283">
        <w:rPr>
          <w:rFonts w:ascii="Times New Roman" w:hAnsi="Times New Roman" w:cs="Times New Roman"/>
        </w:rPr>
        <w:t xml:space="preserve"> revealed notable divergence. </w:t>
      </w:r>
      <w:r w:rsidRPr="00450283">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unfavorable responses to this statement (mean = 33.43), </w:t>
      </w:r>
      <w:r w:rsidR="009B28A1" w:rsidRPr="00450283">
        <w:rPr>
          <w:rFonts w:ascii="Times New Roman" w:hAnsi="Times New Roman" w:cs="Times New Roman"/>
        </w:rPr>
        <w:t>indicating that th</w:t>
      </w:r>
      <w:ins w:id="485" w:author="Kendra Dickinson [2]" w:date="2024-04-14T06:55:00Z">
        <w:r w:rsidR="00CC705A" w:rsidRPr="00450283">
          <w:rPr>
            <w:rFonts w:ascii="Times New Roman" w:hAnsi="Times New Roman" w:cs="Times New Roman"/>
          </w:rPr>
          <w:t>is</w:t>
        </w:r>
      </w:ins>
      <w:del w:id="486" w:author="Kendra Dickinson [2]" w:date="2024-04-14T06:55:00Z">
        <w:r w:rsidR="009B28A1" w:rsidRPr="00450283" w:rsidDel="00CC705A">
          <w:rPr>
            <w:rFonts w:ascii="Times New Roman" w:hAnsi="Times New Roman" w:cs="Times New Roman"/>
          </w:rPr>
          <w:delText>ese</w:delText>
        </w:r>
      </w:del>
      <w:r w:rsidR="009B28A1" w:rsidRPr="00450283">
        <w:rPr>
          <w:rFonts w:ascii="Times New Roman" w:hAnsi="Times New Roman" w:cs="Times New Roman"/>
        </w:rPr>
        <w:t xml:space="preserve"> particular attitude</w:t>
      </w:r>
      <w:del w:id="487" w:author="Kendra Dickinson [2]" w:date="2024-04-14T06:55:00Z">
        <w:r w:rsidR="009B28A1" w:rsidRPr="00450283" w:rsidDel="00CC705A">
          <w:rPr>
            <w:rFonts w:ascii="Times New Roman" w:hAnsi="Times New Roman" w:cs="Times New Roman"/>
          </w:rPr>
          <w:delText>s</w:delText>
        </w:r>
      </w:del>
      <w:ins w:id="488" w:author="Alejandro Andreas Jaume Losa" w:date="2024-04-16T11:56:00Z">
        <w:r w:rsidR="00E61EEA">
          <w:rPr>
            <w:rFonts w:ascii="Times New Roman" w:hAnsi="Times New Roman" w:cs="Times New Roman"/>
          </w:rPr>
          <w:t xml:space="preserve"> </w:t>
        </w:r>
      </w:ins>
      <w:ins w:id="489" w:author="Kendra Dickinson [2]" w:date="2024-04-14T06:55:00Z">
        <w:del w:id="490" w:author="Alejandro Andreas Jaume Losa" w:date="2024-04-16T11:56:00Z">
          <w:r w:rsidR="00CC705A" w:rsidRPr="00450283" w:rsidDel="00E61EEA">
            <w:rPr>
              <w:rFonts w:ascii="Times New Roman" w:hAnsi="Times New Roman" w:cs="Times New Roman"/>
            </w:rPr>
            <w:delText xml:space="preserve">i </w:delText>
          </w:r>
        </w:del>
        <w:r w:rsidR="00CC705A" w:rsidRPr="00450283">
          <w:rPr>
            <w:rFonts w:ascii="Times New Roman" w:hAnsi="Times New Roman" w:cs="Times New Roman"/>
          </w:rPr>
          <w:t>is</w:t>
        </w:r>
      </w:ins>
      <w:del w:id="491" w:author="Kendra Dickinson [2]" w:date="2024-04-14T06:55:00Z">
        <w:r w:rsidR="009B28A1" w:rsidRPr="00450283" w:rsidDel="00CC705A">
          <w:rPr>
            <w:rFonts w:ascii="Times New Roman" w:hAnsi="Times New Roman" w:cs="Times New Roman"/>
          </w:rPr>
          <w:delText xml:space="preserve"> are</w:delText>
        </w:r>
      </w:del>
      <w:r w:rsidR="009B28A1"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 xml:space="preserve">However, when presented with the statement ‘It is not good manners to answer in Catalan to someone who speaks to you in Spanish’, those who identified as progressive (far left, left, and center-left) indicated a lower level of agreement with it than those who identified as conservative (center-right and right), as presented in Table </w:t>
      </w:r>
      <w:r w:rsidR="0005100F" w:rsidRPr="00450283">
        <w:rPr>
          <w:rFonts w:ascii="Times New Roman" w:hAnsi="Times New Roman" w:cs="Times New Roman"/>
        </w:rPr>
        <w:t>9</w:t>
      </w:r>
      <w:r w:rsidRPr="00450283">
        <w:rPr>
          <w:rFonts w:ascii="Times New Roman" w:hAnsi="Times New Roman" w:cs="Times New Roman"/>
        </w:rPr>
        <w:t>.</w:t>
      </w:r>
    </w:p>
    <w:p w14:paraId="2F31518A" w14:textId="162D2A7A" w:rsidR="00882DA8" w:rsidRPr="00450283" w:rsidRDefault="00882DA8" w:rsidP="00882DA8">
      <w:pPr>
        <w:spacing w:line="480" w:lineRule="auto"/>
        <w:jc w:val="both"/>
        <w:rPr>
          <w:rFonts w:ascii="Times New Roman" w:hAnsi="Times New Roman" w:cs="Times New Roman"/>
          <w:b/>
          <w:bCs/>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9</w:t>
      </w:r>
      <w:r w:rsidR="0070546B"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‘It is not good manners to answer in Catalan to someone who speaks to you in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4283BA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211F0DB"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5551AD3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396FF96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7BF5150"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219F37B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6BB9CA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85FC1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D23F63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16.714</w:t>
            </w:r>
          </w:p>
        </w:tc>
        <w:tc>
          <w:tcPr>
            <w:tcW w:w="1870" w:type="dxa"/>
            <w:shd w:val="clear" w:color="auto" w:fill="auto"/>
            <w:vAlign w:val="center"/>
          </w:tcPr>
          <w:p w14:paraId="07A94DE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14.598</w:t>
            </w:r>
          </w:p>
        </w:tc>
        <w:tc>
          <w:tcPr>
            <w:tcW w:w="1870" w:type="dxa"/>
            <w:shd w:val="clear" w:color="auto" w:fill="auto"/>
            <w:vAlign w:val="center"/>
          </w:tcPr>
          <w:p w14:paraId="051DAFE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1.145</w:t>
            </w:r>
          </w:p>
        </w:tc>
        <w:tc>
          <w:tcPr>
            <w:tcW w:w="1870" w:type="dxa"/>
            <w:shd w:val="clear" w:color="auto" w:fill="auto"/>
            <w:vAlign w:val="center"/>
          </w:tcPr>
          <w:p w14:paraId="5EF1A10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0.25517</w:t>
            </w:r>
          </w:p>
        </w:tc>
      </w:tr>
      <w:tr w:rsidR="00882DA8" w:rsidRPr="00450283" w14:paraId="1DF8819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674957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196F37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5.452</w:t>
            </w:r>
          </w:p>
        </w:tc>
        <w:tc>
          <w:tcPr>
            <w:tcW w:w="1870" w:type="dxa"/>
            <w:shd w:val="clear" w:color="auto" w:fill="auto"/>
            <w:vAlign w:val="center"/>
          </w:tcPr>
          <w:p w14:paraId="6705D72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15.627</w:t>
            </w:r>
          </w:p>
        </w:tc>
        <w:tc>
          <w:tcPr>
            <w:tcW w:w="1870" w:type="dxa"/>
            <w:shd w:val="clear" w:color="auto" w:fill="auto"/>
            <w:vAlign w:val="center"/>
          </w:tcPr>
          <w:p w14:paraId="661C716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0.349</w:t>
            </w:r>
          </w:p>
        </w:tc>
        <w:tc>
          <w:tcPr>
            <w:tcW w:w="1870" w:type="dxa"/>
            <w:shd w:val="clear" w:color="auto" w:fill="auto"/>
            <w:vAlign w:val="center"/>
          </w:tcPr>
          <w:p w14:paraId="6C373BA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0.72794</w:t>
            </w:r>
          </w:p>
        </w:tc>
      </w:tr>
      <w:tr w:rsidR="00882DA8" w:rsidRPr="00450283" w14:paraId="32C21607"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F299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C3B22C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26.436</w:t>
            </w:r>
          </w:p>
        </w:tc>
        <w:tc>
          <w:tcPr>
            <w:tcW w:w="1870" w:type="dxa"/>
            <w:shd w:val="clear" w:color="auto" w:fill="auto"/>
            <w:vAlign w:val="center"/>
          </w:tcPr>
          <w:p w14:paraId="13B20A7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16.962</w:t>
            </w:r>
          </w:p>
        </w:tc>
        <w:tc>
          <w:tcPr>
            <w:tcW w:w="1870" w:type="dxa"/>
            <w:shd w:val="clear" w:color="auto" w:fill="auto"/>
            <w:vAlign w:val="center"/>
          </w:tcPr>
          <w:p w14:paraId="3048D08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1.559</w:t>
            </w:r>
          </w:p>
        </w:tc>
        <w:tc>
          <w:tcPr>
            <w:tcW w:w="1870" w:type="dxa"/>
            <w:shd w:val="clear" w:color="auto" w:fill="auto"/>
            <w:vAlign w:val="center"/>
          </w:tcPr>
          <w:p w14:paraId="7474753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0.1225</w:t>
            </w:r>
          </w:p>
        </w:tc>
      </w:tr>
      <w:tr w:rsidR="00882DA8" w:rsidRPr="00450283" w14:paraId="1F3E5CB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D3CA0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09F982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15.886</w:t>
            </w:r>
          </w:p>
        </w:tc>
        <w:tc>
          <w:tcPr>
            <w:tcW w:w="1870" w:type="dxa"/>
            <w:shd w:val="clear" w:color="auto" w:fill="auto"/>
            <w:vAlign w:val="center"/>
          </w:tcPr>
          <w:p w14:paraId="441B9E4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22.616</w:t>
            </w:r>
          </w:p>
        </w:tc>
        <w:tc>
          <w:tcPr>
            <w:tcW w:w="1870" w:type="dxa"/>
            <w:shd w:val="clear" w:color="auto" w:fill="auto"/>
            <w:vAlign w:val="center"/>
          </w:tcPr>
          <w:p w14:paraId="7294FA2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0.702</w:t>
            </w:r>
          </w:p>
        </w:tc>
        <w:tc>
          <w:tcPr>
            <w:tcW w:w="1870" w:type="dxa"/>
            <w:shd w:val="clear" w:color="auto" w:fill="auto"/>
            <w:vAlign w:val="center"/>
          </w:tcPr>
          <w:p w14:paraId="584D0ED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0.48417</w:t>
            </w:r>
          </w:p>
        </w:tc>
      </w:tr>
      <w:tr w:rsidR="00882DA8" w:rsidRPr="00450283" w14:paraId="3E58EC2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789F5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4C84CC6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51.952</w:t>
            </w:r>
          </w:p>
        </w:tc>
        <w:tc>
          <w:tcPr>
            <w:tcW w:w="1870" w:type="dxa"/>
            <w:shd w:val="clear" w:color="auto" w:fill="auto"/>
            <w:vAlign w:val="center"/>
          </w:tcPr>
          <w:p w14:paraId="1DA26D6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18.369</w:t>
            </w:r>
          </w:p>
        </w:tc>
        <w:tc>
          <w:tcPr>
            <w:tcW w:w="1870" w:type="dxa"/>
            <w:shd w:val="clear" w:color="auto" w:fill="auto"/>
            <w:vAlign w:val="center"/>
          </w:tcPr>
          <w:p w14:paraId="7B4CB88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2.828</w:t>
            </w:r>
          </w:p>
        </w:tc>
        <w:tc>
          <w:tcPr>
            <w:tcW w:w="1870" w:type="dxa"/>
            <w:shd w:val="clear" w:color="auto" w:fill="auto"/>
            <w:vAlign w:val="center"/>
          </w:tcPr>
          <w:p w14:paraId="4950DDC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0.00573</w:t>
            </w:r>
          </w:p>
        </w:tc>
      </w:tr>
      <w:tr w:rsidR="00882DA8" w:rsidRPr="00450283" w14:paraId="4DEAD63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467FA8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4037BB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47.143</w:t>
            </w:r>
          </w:p>
        </w:tc>
        <w:tc>
          <w:tcPr>
            <w:tcW w:w="1870" w:type="dxa"/>
            <w:shd w:val="clear" w:color="auto" w:fill="auto"/>
            <w:vAlign w:val="center"/>
          </w:tcPr>
          <w:p w14:paraId="24ACFD0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20.645</w:t>
            </w:r>
          </w:p>
        </w:tc>
        <w:tc>
          <w:tcPr>
            <w:tcW w:w="1870" w:type="dxa"/>
            <w:shd w:val="clear" w:color="auto" w:fill="auto"/>
            <w:vAlign w:val="center"/>
          </w:tcPr>
          <w:p w14:paraId="1B73090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2.283</w:t>
            </w:r>
          </w:p>
        </w:tc>
        <w:tc>
          <w:tcPr>
            <w:tcW w:w="1870" w:type="dxa"/>
            <w:shd w:val="clear" w:color="auto" w:fill="auto"/>
            <w:vAlign w:val="center"/>
          </w:tcPr>
          <w:p w14:paraId="272EEA9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0.02468</w:t>
            </w:r>
          </w:p>
        </w:tc>
      </w:tr>
    </w:tbl>
    <w:p w14:paraId="45298FCB" w14:textId="77777777" w:rsidR="00882DA8" w:rsidRPr="00450283" w:rsidRDefault="00882DA8" w:rsidP="00882DA8">
      <w:pPr>
        <w:spacing w:line="480" w:lineRule="auto"/>
        <w:jc w:val="both"/>
        <w:rPr>
          <w:rFonts w:ascii="Times New Roman" w:hAnsi="Times New Roman" w:cs="Times New Roman"/>
        </w:rPr>
      </w:pPr>
    </w:p>
    <w:p w14:paraId="667E29F9" w14:textId="5C656C41"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Similar to what was seen with the previous two statements, the responses of those who identified themselves as centrist closely resembled the responses of those who identified themselves as progressive (far-left, left, and center-left). In fact, their </w:t>
      </w:r>
      <w:r w:rsidR="00C57327" w:rsidRPr="00450283">
        <w:rPr>
          <w:rFonts w:ascii="Times New Roman" w:hAnsi="Times New Roman" w:cs="Times New Roman"/>
        </w:rPr>
        <w:t xml:space="preserve">mean </w:t>
      </w:r>
      <w:r w:rsidRPr="00450283">
        <w:rPr>
          <w:rFonts w:ascii="Times New Roman" w:hAnsi="Times New Roman" w:cs="Times New Roman"/>
        </w:rPr>
        <w:t xml:space="preserve">level of agreement with this statement was even lower than that of those who identified as center-left. This could be due, once again, to a possible separation between language attitudes and linguistic uses in people whose political orientation is not </w:t>
      </w:r>
      <w:del w:id="492" w:author="Kendra Dickinson [2]" w:date="2024-04-14T06:56:00Z">
        <w:r w:rsidRPr="00450283" w:rsidDel="00CC705A">
          <w:rPr>
            <w:rFonts w:ascii="Times New Roman" w:hAnsi="Times New Roman" w:cs="Times New Roman"/>
          </w:rPr>
          <w:delText>sided</w:delText>
        </w:r>
      </w:del>
      <w:ins w:id="493" w:author="Kendra Dickinson [2]" w:date="2024-04-14T06:56:00Z">
        <w:r w:rsidR="00CC705A" w:rsidRPr="00450283">
          <w:rPr>
            <w:rFonts w:ascii="Times New Roman" w:hAnsi="Times New Roman" w:cs="Times New Roman"/>
          </w:rPr>
          <w:t>clearly aligned with eithe</w:t>
        </w:r>
      </w:ins>
      <w:ins w:id="494" w:author="Kendra Dickinson [2]" w:date="2024-04-14T06:57:00Z">
        <w:r w:rsidR="00CC705A" w:rsidRPr="00450283">
          <w:rPr>
            <w:rFonts w:ascii="Times New Roman" w:hAnsi="Times New Roman" w:cs="Times New Roman"/>
          </w:rPr>
          <w:t>r side</w:t>
        </w:r>
      </w:ins>
      <w:r w:rsidRPr="00450283">
        <w:rPr>
          <w:rFonts w:ascii="Times New Roman" w:hAnsi="Times New Roman" w:cs="Times New Roman"/>
        </w:rPr>
        <w:t xml:space="preserve">. As mentioned before, the majority of people who identified as centrist have Catalan as their L1 and, therefore, use it on a daily basis even in situations where the other person speaks in Spanish. This explanation would align with the results from the statement ‘I try to use Spanish whenever I can’, which showed that people who self-identify as centrist do not normally use Spanish whenever they can, similar to those who self-identify as progressive. </w:t>
      </w:r>
    </w:p>
    <w:p w14:paraId="24FD0FF8" w14:textId="77777777" w:rsidR="00882DA8" w:rsidRPr="00450283" w:rsidRDefault="00882DA8" w:rsidP="00882DA8">
      <w:pPr>
        <w:spacing w:line="480" w:lineRule="auto"/>
        <w:jc w:val="both"/>
        <w:rPr>
          <w:rFonts w:ascii="Times New Roman" w:hAnsi="Times New Roman" w:cs="Times New Roman"/>
          <w:b/>
          <w:bCs/>
        </w:rPr>
      </w:pPr>
      <w:r w:rsidRPr="00450283">
        <w:rPr>
          <w:rFonts w:ascii="Times New Roman" w:hAnsi="Times New Roman" w:cs="Times New Roman"/>
          <w:b/>
          <w:bCs/>
          <w:noProof/>
        </w:rPr>
        <w:lastRenderedPageBreak/>
        <w:drawing>
          <wp:inline distT="0" distB="0" distL="0" distR="0" wp14:anchorId="17917585" wp14:editId="4256373F">
            <wp:extent cx="5943600" cy="3752215"/>
            <wp:effectExtent l="0" t="0" r="0" b="0"/>
            <wp:docPr id="2037885739" name="Picture 9"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85739" name="Picture 9" descr="A graph of different colored square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4DB38090" w14:textId="64363500" w:rsidR="009F4FE8" w:rsidRPr="00450283" w:rsidRDefault="009F4FE8">
      <w:pPr>
        <w:spacing w:after="240" w:line="480" w:lineRule="auto"/>
        <w:jc w:val="center"/>
        <w:rPr>
          <w:rFonts w:ascii="Times New Roman" w:hAnsi="Times New Roman" w:cs="Times New Roman"/>
        </w:rPr>
        <w:pPrChange w:id="495" w:author="Alejandro Andreas Jaume Losa" w:date="2024-04-16T11:44:00Z">
          <w:pPr>
            <w:spacing w:line="480" w:lineRule="auto"/>
            <w:jc w:val="center"/>
          </w:pPr>
        </w:pPrChange>
      </w:pPr>
      <w:r w:rsidRPr="00450283">
        <w:rPr>
          <w:rFonts w:ascii="Times New Roman" w:hAnsi="Times New Roman" w:cs="Times New Roman"/>
          <w:b/>
          <w:bCs/>
        </w:rPr>
        <w:t>Figure 11.</w:t>
      </w:r>
      <w:r w:rsidRPr="00450283">
        <w:rPr>
          <w:rFonts w:ascii="Times New Roman" w:hAnsi="Times New Roman" w:cs="Times New Roman"/>
        </w:rPr>
        <w:t xml:space="preserve"> Participant responses to the statement ‘It is not good manners to answer in Catalan to someone who speaks to you in Spanish.</w:t>
      </w:r>
    </w:p>
    <w:p w14:paraId="1B5A6EFE" w14:textId="6FFCBB8A" w:rsidR="00882DA8" w:rsidRPr="00450283" w:rsidRDefault="00532F9B">
      <w:pPr>
        <w:spacing w:line="480" w:lineRule="auto"/>
        <w:jc w:val="both"/>
        <w:rPr>
          <w:rFonts w:ascii="Times New Roman" w:hAnsi="Times New Roman" w:cs="Times New Roman"/>
          <w:i/>
          <w:iCs/>
        </w:rPr>
        <w:pPrChange w:id="496" w:author="Kendra Dickinson" w:date="2024-04-14T09:53:00Z">
          <w:pPr>
            <w:spacing w:line="480" w:lineRule="auto"/>
            <w:ind w:firstLine="720"/>
            <w:jc w:val="both"/>
          </w:pPr>
        </w:pPrChange>
      </w:pPr>
      <w:r w:rsidRPr="00450283">
        <w:rPr>
          <w:rFonts w:ascii="Times New Roman" w:hAnsi="Times New Roman" w:cs="Times New Roman"/>
          <w:i/>
          <w:iCs/>
        </w:rPr>
        <w:t xml:space="preserve">4.2. </w:t>
      </w:r>
      <w:r w:rsidR="00882DA8" w:rsidRPr="00450283">
        <w:rPr>
          <w:rFonts w:ascii="Times New Roman" w:hAnsi="Times New Roman" w:cs="Times New Roman"/>
          <w:i/>
          <w:iCs/>
        </w:rPr>
        <w:t>Language difficulty and enjoyment</w:t>
      </w:r>
    </w:p>
    <w:p w14:paraId="4B792B66" w14:textId="569FC758" w:rsidR="007F749E" w:rsidRPr="00450283" w:rsidRDefault="007F749E" w:rsidP="00C542C0">
      <w:pPr>
        <w:spacing w:line="480" w:lineRule="auto"/>
        <w:jc w:val="both"/>
        <w:rPr>
          <w:rFonts w:ascii="Times New Roman" w:hAnsi="Times New Roman" w:cs="Times New Roman"/>
        </w:rPr>
      </w:pPr>
      <w:r w:rsidRPr="00450283">
        <w:rPr>
          <w:rFonts w:ascii="Times New Roman" w:hAnsi="Times New Roman" w:cs="Times New Roman"/>
        </w:rPr>
        <w:tab/>
        <w:t xml:space="preserve">Several of the statements that participants evaluated also related to language difficulty and enjoyment. </w:t>
      </w:r>
      <w:del w:id="497" w:author="Kendra Dickinson [2]" w:date="2024-04-14T06:58:00Z">
        <w:r w:rsidRPr="00450283" w:rsidDel="00CC705A">
          <w:rPr>
            <w:rFonts w:ascii="Times New Roman" w:hAnsi="Times New Roman" w:cs="Times New Roman"/>
          </w:rPr>
          <w:delText xml:space="preserve">These statements are shown in the Appendix. </w:delText>
        </w:r>
      </w:del>
      <w:r w:rsidRPr="00450283">
        <w:rPr>
          <w:rFonts w:ascii="Times New Roman" w:hAnsi="Times New Roman" w:cs="Times New Roman"/>
        </w:rPr>
        <w:t>In what follows, I detail the relationship between participant responses to each of these statements and political orientation.</w:t>
      </w:r>
    </w:p>
    <w:p w14:paraId="5C435ADA" w14:textId="2A8E6B36" w:rsidR="009B28A1" w:rsidRPr="00450283" w:rsidRDefault="007F749E">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Analysis of participant responses to the statements ‘Catalan is a difficult language to learn’</w:t>
      </w:r>
      <w:ins w:id="498" w:author="Alejandro Andreas Jaume Losa" w:date="2024-04-16T12:01:00Z">
        <w:r w:rsidR="00E61EEA">
          <w:rPr>
            <w:rFonts w:ascii="Times New Roman" w:hAnsi="Times New Roman" w:cs="Times New Roman"/>
          </w:rPr>
          <w:t xml:space="preserve"> (mean=</w:t>
        </w:r>
      </w:ins>
      <w:ins w:id="499" w:author="Alejandro Andreas Jaume Losa" w:date="2024-04-16T12:02:00Z">
        <w:r w:rsidR="00E61EEA">
          <w:rPr>
            <w:rFonts w:ascii="Times New Roman" w:hAnsi="Times New Roman" w:cs="Times New Roman"/>
          </w:rPr>
          <w:t>3</w:t>
        </w:r>
      </w:ins>
      <w:ins w:id="500" w:author="Alejandro Andreas Jaume Losa" w:date="2024-04-16T12:01:00Z">
        <w:r w:rsidR="00E61EEA">
          <w:rPr>
            <w:rFonts w:ascii="Times New Roman" w:hAnsi="Times New Roman" w:cs="Times New Roman"/>
          </w:rPr>
          <w:t>6.0)</w:t>
        </w:r>
      </w:ins>
      <w:r w:rsidR="00882DA8" w:rsidRPr="00450283">
        <w:rPr>
          <w:rFonts w:ascii="Times New Roman" w:hAnsi="Times New Roman" w:cs="Times New Roman"/>
        </w:rPr>
        <w:t>, ‘Spanish is a difficult language to learn’</w:t>
      </w:r>
      <w:ins w:id="501" w:author="Alejandro Andreas Jaume Losa" w:date="2024-04-16T12:02:00Z">
        <w:r w:rsidR="00E61EEA">
          <w:rPr>
            <w:rFonts w:ascii="Times New Roman" w:hAnsi="Times New Roman" w:cs="Times New Roman"/>
          </w:rPr>
          <w:t xml:space="preserve"> (mean=30.47)</w:t>
        </w:r>
      </w:ins>
      <w:r w:rsidR="00882DA8" w:rsidRPr="00450283">
        <w:rPr>
          <w:rFonts w:ascii="Times New Roman" w:hAnsi="Times New Roman" w:cs="Times New Roman"/>
        </w:rPr>
        <w:t>, ‘Catalan is a language that sounds bad’</w:t>
      </w:r>
      <w:ins w:id="502" w:author="Alejandro Andreas Jaume Losa" w:date="2024-04-16T12:03:00Z">
        <w:r w:rsidR="00E61EEA">
          <w:rPr>
            <w:rFonts w:ascii="Times New Roman" w:hAnsi="Times New Roman" w:cs="Times New Roman"/>
          </w:rPr>
          <w:t xml:space="preserve"> (mean=8.14)</w:t>
        </w:r>
      </w:ins>
      <w:r w:rsidR="00882DA8" w:rsidRPr="00450283">
        <w:rPr>
          <w:rFonts w:ascii="Times New Roman" w:hAnsi="Times New Roman" w:cs="Times New Roman"/>
        </w:rPr>
        <w:t xml:space="preserve">, and ‘Spanish is a language that sounds bad’ </w:t>
      </w:r>
      <w:ins w:id="503" w:author="Alejandro Andreas Jaume Losa" w:date="2024-04-16T12:04:00Z">
        <w:r w:rsidR="00E61EEA">
          <w:rPr>
            <w:rFonts w:ascii="Times New Roman" w:hAnsi="Times New Roman" w:cs="Times New Roman"/>
          </w:rPr>
          <w:t xml:space="preserve">(mean=8.1) </w:t>
        </w:r>
      </w:ins>
      <w:r w:rsidR="00882DA8" w:rsidRPr="00450283">
        <w:rPr>
          <w:rFonts w:ascii="Times New Roman" w:hAnsi="Times New Roman" w:cs="Times New Roman"/>
        </w:rPr>
        <w:t xml:space="preserve">revealed no statistically significant differences in responses with regard to political orientation. All participants, independent of political orientation, showed unfavorable responses to these </w:t>
      </w:r>
      <w:r w:rsidR="00882DA8" w:rsidRPr="00450283">
        <w:rPr>
          <w:rFonts w:ascii="Times New Roman" w:hAnsi="Times New Roman" w:cs="Times New Roman"/>
        </w:rPr>
        <w:lastRenderedPageBreak/>
        <w:t>statements,</w:t>
      </w:r>
      <w:r w:rsidR="009B28A1" w:rsidRPr="00450283">
        <w:rPr>
          <w:rFonts w:ascii="Times New Roman" w:hAnsi="Times New Roman" w:cs="Times New Roman"/>
        </w:rPr>
        <w:t xml:space="preserve"> indicating that these particular attitudes are not connected to political orientation in these data.</w:t>
      </w:r>
    </w:p>
    <w:p w14:paraId="5C624C81" w14:textId="4033F2B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 ‘An outsider will find it less difficult to learn Spanish than Catalan’ </w:t>
      </w:r>
      <w:r w:rsidR="007F749E" w:rsidRPr="00450283">
        <w:rPr>
          <w:rFonts w:ascii="Times New Roman" w:hAnsi="Times New Roman" w:cs="Times New Roman"/>
        </w:rPr>
        <w:t>also demonstrated noteworthy variations</w:t>
      </w:r>
      <w:r w:rsidRPr="00450283">
        <w:rPr>
          <w:rFonts w:ascii="Times New Roman" w:hAnsi="Times New Roman" w:cs="Times New Roman"/>
        </w:rPr>
        <w:t xml:space="preserve">. Those participants who identified as progressive (far-left, left, and center-left) as well as those who identified as centrists showed a lower level of agreement with this statement than those who identified as conservative, specially than those who self-identified as center-right, as presented in Table </w:t>
      </w:r>
      <w:r w:rsidR="0005100F" w:rsidRPr="00450283">
        <w:rPr>
          <w:rFonts w:ascii="Times New Roman" w:hAnsi="Times New Roman" w:cs="Times New Roman"/>
        </w:rPr>
        <w:t>10</w:t>
      </w:r>
      <w:r w:rsidRPr="00450283">
        <w:rPr>
          <w:rFonts w:ascii="Times New Roman" w:hAnsi="Times New Roman" w:cs="Times New Roman"/>
        </w:rPr>
        <w:t>.</w:t>
      </w:r>
    </w:p>
    <w:p w14:paraId="421DCFF3" w14:textId="23F3266E" w:rsidR="00882DA8" w:rsidRPr="00450283" w:rsidRDefault="00882DA8">
      <w:pPr>
        <w:spacing w:before="240" w:line="480" w:lineRule="auto"/>
        <w:jc w:val="both"/>
        <w:rPr>
          <w:rFonts w:ascii="Times New Roman" w:hAnsi="Times New Roman" w:cs="Times New Roman"/>
          <w:b/>
          <w:bCs/>
        </w:rPr>
        <w:pPrChange w:id="504" w:author="Alejandro Andreas Jaume Losa" w:date="2024-04-16T11:51: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10</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‘An outsider will find it less difficult to learn Spanish than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3C9E9EA3"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CBF6403"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256C8C8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058BF4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77B01B7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A1B191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5BB4A4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38A2CA"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3C9F57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22.29</w:t>
            </w:r>
          </w:p>
        </w:tc>
        <w:tc>
          <w:tcPr>
            <w:tcW w:w="1870" w:type="dxa"/>
            <w:shd w:val="clear" w:color="auto" w:fill="auto"/>
            <w:vAlign w:val="center"/>
          </w:tcPr>
          <w:p w14:paraId="45DB17D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14.47</w:t>
            </w:r>
          </w:p>
        </w:tc>
        <w:tc>
          <w:tcPr>
            <w:tcW w:w="1870" w:type="dxa"/>
            <w:shd w:val="clear" w:color="auto" w:fill="auto"/>
            <w:vAlign w:val="center"/>
          </w:tcPr>
          <w:p w14:paraId="012EA11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1.540</w:t>
            </w:r>
          </w:p>
        </w:tc>
        <w:tc>
          <w:tcPr>
            <w:tcW w:w="1870" w:type="dxa"/>
            <w:shd w:val="clear" w:color="auto" w:fill="auto"/>
            <w:vAlign w:val="center"/>
          </w:tcPr>
          <w:p w14:paraId="74E6F79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0.1270</w:t>
            </w:r>
          </w:p>
        </w:tc>
      </w:tr>
      <w:tr w:rsidR="00882DA8" w:rsidRPr="00450283" w14:paraId="18C6BE6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22851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357B30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12.42</w:t>
            </w:r>
          </w:p>
        </w:tc>
        <w:tc>
          <w:tcPr>
            <w:tcW w:w="1870" w:type="dxa"/>
            <w:shd w:val="clear" w:color="auto" w:fill="auto"/>
            <w:vAlign w:val="center"/>
          </w:tcPr>
          <w:p w14:paraId="267C8CF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15.49</w:t>
            </w:r>
          </w:p>
        </w:tc>
        <w:tc>
          <w:tcPr>
            <w:tcW w:w="1870" w:type="dxa"/>
            <w:shd w:val="clear" w:color="auto" w:fill="auto"/>
            <w:vAlign w:val="center"/>
          </w:tcPr>
          <w:p w14:paraId="133946D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0.802</w:t>
            </w:r>
          </w:p>
        </w:tc>
        <w:tc>
          <w:tcPr>
            <w:tcW w:w="1870" w:type="dxa"/>
            <w:shd w:val="clear" w:color="auto" w:fill="auto"/>
            <w:vAlign w:val="center"/>
          </w:tcPr>
          <w:p w14:paraId="175E53E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0.4247</w:t>
            </w:r>
          </w:p>
        </w:tc>
      </w:tr>
      <w:tr w:rsidR="00882DA8" w:rsidRPr="00450283" w14:paraId="7714BA2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B8379A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DDF5F7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14.21</w:t>
            </w:r>
          </w:p>
        </w:tc>
        <w:tc>
          <w:tcPr>
            <w:tcW w:w="1870" w:type="dxa"/>
            <w:shd w:val="clear" w:color="auto" w:fill="auto"/>
            <w:vAlign w:val="center"/>
          </w:tcPr>
          <w:p w14:paraId="1D5D9FD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16.82</w:t>
            </w:r>
          </w:p>
        </w:tc>
        <w:tc>
          <w:tcPr>
            <w:tcW w:w="1870" w:type="dxa"/>
            <w:shd w:val="clear" w:color="auto" w:fill="auto"/>
            <w:vAlign w:val="center"/>
          </w:tcPr>
          <w:p w14:paraId="2BC8AAA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0.845</w:t>
            </w:r>
          </w:p>
        </w:tc>
        <w:tc>
          <w:tcPr>
            <w:tcW w:w="1870" w:type="dxa"/>
            <w:shd w:val="clear" w:color="auto" w:fill="auto"/>
            <w:vAlign w:val="center"/>
          </w:tcPr>
          <w:p w14:paraId="4C47BC6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0.4001</w:t>
            </w:r>
          </w:p>
        </w:tc>
      </w:tr>
      <w:tr w:rsidR="00882DA8" w:rsidRPr="00450283" w14:paraId="47193EC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1363D1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8D35E5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12.71</w:t>
            </w:r>
          </w:p>
        </w:tc>
        <w:tc>
          <w:tcPr>
            <w:tcW w:w="1870" w:type="dxa"/>
            <w:shd w:val="clear" w:color="auto" w:fill="auto"/>
            <w:vAlign w:val="center"/>
          </w:tcPr>
          <w:p w14:paraId="6FD83E7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22.42</w:t>
            </w:r>
          </w:p>
        </w:tc>
        <w:tc>
          <w:tcPr>
            <w:tcW w:w="1870" w:type="dxa"/>
            <w:shd w:val="clear" w:color="auto" w:fill="auto"/>
            <w:vAlign w:val="center"/>
          </w:tcPr>
          <w:p w14:paraId="55E096B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0.567</w:t>
            </w:r>
          </w:p>
        </w:tc>
        <w:tc>
          <w:tcPr>
            <w:tcW w:w="1870" w:type="dxa"/>
            <w:shd w:val="clear" w:color="auto" w:fill="auto"/>
            <w:vAlign w:val="center"/>
          </w:tcPr>
          <w:p w14:paraId="2403F6A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0.5721</w:t>
            </w:r>
          </w:p>
        </w:tc>
      </w:tr>
      <w:tr w:rsidR="00882DA8" w:rsidRPr="00450283" w14:paraId="1610F3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E8A2C4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05D1DE1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38.71</w:t>
            </w:r>
          </w:p>
        </w:tc>
        <w:tc>
          <w:tcPr>
            <w:tcW w:w="1870" w:type="dxa"/>
            <w:shd w:val="clear" w:color="auto" w:fill="auto"/>
            <w:vAlign w:val="center"/>
          </w:tcPr>
          <w:p w14:paraId="5F42C01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18.21</w:t>
            </w:r>
          </w:p>
        </w:tc>
        <w:tc>
          <w:tcPr>
            <w:tcW w:w="1870" w:type="dxa"/>
            <w:shd w:val="clear" w:color="auto" w:fill="auto"/>
            <w:vAlign w:val="center"/>
          </w:tcPr>
          <w:p w14:paraId="1ED0567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2.126</w:t>
            </w:r>
          </w:p>
        </w:tc>
        <w:tc>
          <w:tcPr>
            <w:tcW w:w="1870" w:type="dxa"/>
            <w:shd w:val="clear" w:color="auto" w:fill="auto"/>
            <w:vAlign w:val="center"/>
          </w:tcPr>
          <w:p w14:paraId="39914BA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0.0362</w:t>
            </w:r>
          </w:p>
        </w:tc>
      </w:tr>
      <w:tr w:rsidR="00882DA8" w:rsidRPr="00450283" w14:paraId="62757B4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365018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74F8183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23.71</w:t>
            </w:r>
          </w:p>
        </w:tc>
        <w:tc>
          <w:tcPr>
            <w:tcW w:w="1870" w:type="dxa"/>
            <w:shd w:val="clear" w:color="auto" w:fill="auto"/>
            <w:vAlign w:val="center"/>
          </w:tcPr>
          <w:p w14:paraId="6CC4F79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20.47</w:t>
            </w:r>
          </w:p>
        </w:tc>
        <w:tc>
          <w:tcPr>
            <w:tcW w:w="1870" w:type="dxa"/>
            <w:shd w:val="clear" w:color="auto" w:fill="auto"/>
            <w:vAlign w:val="center"/>
          </w:tcPr>
          <w:p w14:paraId="5B5AB24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1.159</w:t>
            </w:r>
          </w:p>
        </w:tc>
        <w:tc>
          <w:tcPr>
            <w:tcW w:w="1870" w:type="dxa"/>
            <w:shd w:val="clear" w:color="auto" w:fill="auto"/>
            <w:vAlign w:val="center"/>
          </w:tcPr>
          <w:p w14:paraId="4175E24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0.2496</w:t>
            </w:r>
          </w:p>
        </w:tc>
      </w:tr>
    </w:tbl>
    <w:p w14:paraId="50073E50" w14:textId="77777777" w:rsidR="00882DA8" w:rsidRPr="00450283" w:rsidRDefault="00882DA8" w:rsidP="00882DA8">
      <w:pPr>
        <w:spacing w:line="480" w:lineRule="auto"/>
        <w:jc w:val="both"/>
        <w:rPr>
          <w:rFonts w:ascii="Times New Roman" w:hAnsi="Times New Roman" w:cs="Times New Roman"/>
        </w:rPr>
      </w:pPr>
    </w:p>
    <w:p w14:paraId="40EE7601" w14:textId="0B1801B8"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Similar to what was seen with the statement ‘It is not good manners to answer in Catalan to someone who speaks to you in Spanish’, those who self-identified as center-right showed a significantly greater level of agreement with this statement than those who self-identified as right-wing. </w:t>
      </w:r>
      <w:r w:rsidR="005F3B77" w:rsidRPr="00450283">
        <w:rPr>
          <w:rFonts w:ascii="Times New Roman" w:hAnsi="Times New Roman" w:cs="Times New Roman"/>
        </w:rPr>
        <w:t xml:space="preserve">This aligns with the </w:t>
      </w:r>
      <w:del w:id="505" w:author="Kendra Dickinson" w:date="2024-04-14T09:22:00Z">
        <w:r w:rsidR="005F3B77" w:rsidRPr="00450283" w:rsidDel="009A343B">
          <w:rPr>
            <w:rFonts w:ascii="Times New Roman" w:hAnsi="Times New Roman" w:cs="Times New Roman"/>
          </w:rPr>
          <w:delText>previously-noted</w:delText>
        </w:r>
      </w:del>
      <w:ins w:id="506" w:author="Kendra Dickinson" w:date="2024-04-14T09:22:00Z">
        <w:r w:rsidR="009A343B" w:rsidRPr="00450283">
          <w:rPr>
            <w:rFonts w:ascii="Times New Roman" w:hAnsi="Times New Roman" w:cs="Times New Roman"/>
          </w:rPr>
          <w:t>previously noted</w:t>
        </w:r>
      </w:ins>
      <w:r w:rsidR="005F3B77" w:rsidRPr="00450283">
        <w:rPr>
          <w:rFonts w:ascii="Times New Roman" w:hAnsi="Times New Roman" w:cs="Times New Roman"/>
        </w:rPr>
        <w:t xml:space="preserve"> trend</w:t>
      </w:r>
      <w:r w:rsidRPr="00450283">
        <w:rPr>
          <w:rFonts w:ascii="Times New Roman" w:hAnsi="Times New Roman" w:cs="Times New Roman"/>
        </w:rPr>
        <w:t xml:space="preserve"> in which those who self-identify as center-right actually more closely align with right-wing ideologies. Equally interesting is the fact that the responses of those who identified themselves as centrist closely resembled the responses of those who identified themselves as progressive (far-left, left, and center-left). In fact, their level of agreement with this statement is even lower than that of those who identified as center-le</w:t>
      </w:r>
      <w:r w:rsidR="007F749E" w:rsidRPr="00450283">
        <w:rPr>
          <w:rFonts w:ascii="Times New Roman" w:hAnsi="Times New Roman" w:cs="Times New Roman"/>
        </w:rPr>
        <w:t xml:space="preserve">ft (mean=35, centrists, and mean=36.5). </w:t>
      </w:r>
      <w:commentRangeStart w:id="507"/>
      <w:del w:id="508" w:author="Kendra Dickinson" w:date="2024-04-14T09:23:00Z">
        <w:r w:rsidR="007F749E" w:rsidRPr="00450283" w:rsidDel="009A343B">
          <w:rPr>
            <w:rFonts w:ascii="Times New Roman" w:hAnsi="Times New Roman" w:cs="Times New Roman"/>
          </w:rPr>
          <w:delText>A</w:delText>
        </w:r>
        <w:r w:rsidRPr="00450283" w:rsidDel="009A343B">
          <w:rPr>
            <w:rFonts w:ascii="Times New Roman" w:hAnsi="Times New Roman" w:cs="Times New Roman"/>
          </w:rPr>
          <w:delText>dditionally</w:delText>
        </w:r>
      </w:del>
      <w:commentRangeEnd w:id="507"/>
      <w:r w:rsidR="009A343B" w:rsidRPr="00450283">
        <w:rPr>
          <w:rStyle w:val="CommentReference"/>
          <w:rFonts w:ascii="Times New Roman" w:eastAsia="Times New Roman" w:hAnsi="Times New Roman" w:cs="Times New Roman"/>
          <w:kern w:val="0"/>
          <w:sz w:val="24"/>
          <w:szCs w:val="24"/>
          <w14:ligatures w14:val="none"/>
          <w:rPrChange w:id="509" w:author="Alejandro Andreas Jaume Losa" w:date="2024-04-16T11:37:00Z">
            <w:rPr>
              <w:rStyle w:val="CommentReference"/>
              <w:rFonts w:ascii="Times New Roman" w:eastAsia="Times New Roman" w:hAnsi="Times New Roman" w:cs="Times New Roman"/>
              <w:kern w:val="0"/>
              <w14:ligatures w14:val="none"/>
            </w:rPr>
          </w:rPrChange>
        </w:rPr>
        <w:commentReference w:id="507"/>
      </w:r>
      <w:del w:id="510" w:author="Kendra Dickinson" w:date="2024-04-14T09:23:00Z">
        <w:r w:rsidRPr="00450283" w:rsidDel="009A343B">
          <w:rPr>
            <w:rFonts w:ascii="Times New Roman" w:hAnsi="Times New Roman" w:cs="Times New Roman"/>
          </w:rPr>
          <w:delText xml:space="preserve">, the analysis also revealed  a greater level of consensus among participants in both extremes, far-left and right, as shown by the much wider range of responses in Figure </w:delText>
        </w:r>
        <w:r w:rsidR="007A177F" w:rsidRPr="00450283" w:rsidDel="009A343B">
          <w:rPr>
            <w:rFonts w:ascii="Times New Roman" w:hAnsi="Times New Roman" w:cs="Times New Roman"/>
          </w:rPr>
          <w:delText>12.</w:delText>
        </w:r>
      </w:del>
    </w:p>
    <w:p w14:paraId="6D0F9A9D" w14:textId="77777777" w:rsidR="00882DA8" w:rsidRPr="00450283" w:rsidRDefault="00882DA8" w:rsidP="00882DA8">
      <w:pPr>
        <w:spacing w:line="480" w:lineRule="auto"/>
        <w:jc w:val="both"/>
        <w:rPr>
          <w:rFonts w:ascii="Times New Roman" w:hAnsi="Times New Roman" w:cs="Times New Roman"/>
          <w:b/>
          <w:bCs/>
        </w:rPr>
      </w:pPr>
      <w:r w:rsidRPr="00450283">
        <w:rPr>
          <w:rFonts w:ascii="Times New Roman" w:hAnsi="Times New Roman" w:cs="Times New Roman"/>
          <w:noProof/>
        </w:rPr>
        <w:lastRenderedPageBreak/>
        <w:drawing>
          <wp:inline distT="0" distB="0" distL="0" distR="0" wp14:anchorId="0092541E" wp14:editId="08B1A96A">
            <wp:extent cx="5943600" cy="3752215"/>
            <wp:effectExtent l="0" t="0" r="0" b="0"/>
            <wp:docPr id="1686054632" name="Picture 10"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54632" name="Picture 10" descr="A graph of different colored square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5D7C2DE" w14:textId="44F1B692" w:rsidR="009F4FE8" w:rsidRPr="00450283" w:rsidRDefault="009F4FE8">
      <w:pPr>
        <w:spacing w:after="240" w:line="480" w:lineRule="auto"/>
        <w:jc w:val="center"/>
        <w:rPr>
          <w:rFonts w:ascii="Times New Roman" w:hAnsi="Times New Roman" w:cs="Times New Roman"/>
        </w:rPr>
        <w:pPrChange w:id="511" w:author="Alejandro Andreas Jaume Losa" w:date="2024-04-16T11:44:00Z">
          <w:pPr>
            <w:spacing w:line="480" w:lineRule="auto"/>
            <w:jc w:val="center"/>
          </w:pPr>
        </w:pPrChange>
      </w:pPr>
      <w:r w:rsidRPr="00450283">
        <w:rPr>
          <w:rFonts w:ascii="Times New Roman" w:hAnsi="Times New Roman" w:cs="Times New Roman"/>
          <w:b/>
          <w:bCs/>
        </w:rPr>
        <w:t>Figure 12.</w:t>
      </w:r>
      <w:r w:rsidRPr="00450283">
        <w:rPr>
          <w:rFonts w:ascii="Times New Roman" w:hAnsi="Times New Roman" w:cs="Times New Roman"/>
        </w:rPr>
        <w:t xml:space="preserve"> Participant responses to the statement ‘An outsider will find it less difficult to learn Spanish than Catalan’.</w:t>
      </w:r>
    </w:p>
    <w:p w14:paraId="0AAB780B" w14:textId="4F92081F"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‘It is unpleasant to learn Spanish’ and ‘It is unpleasant to learn Catalan’, also </w:t>
      </w:r>
      <w:r w:rsidR="007F749E" w:rsidRPr="00450283">
        <w:rPr>
          <w:rFonts w:ascii="Times New Roman" w:hAnsi="Times New Roman" w:cs="Times New Roman"/>
        </w:rPr>
        <w:t>displayed compelling dissimilarities</w:t>
      </w:r>
      <w:r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unfavorable responses to this statement (mean = 8.79), </w:t>
      </w:r>
      <w:r w:rsidR="009B28A1" w:rsidRPr="00450283">
        <w:rPr>
          <w:rFonts w:ascii="Times New Roman" w:hAnsi="Times New Roman" w:cs="Times New Roman"/>
        </w:rPr>
        <w:t>indicating that th</w:t>
      </w:r>
      <w:ins w:id="512" w:author="Kendra Dickinson" w:date="2024-04-14T09:24:00Z">
        <w:r w:rsidR="009A343B" w:rsidRPr="00450283">
          <w:rPr>
            <w:rFonts w:ascii="Times New Roman" w:hAnsi="Times New Roman" w:cs="Times New Roman"/>
          </w:rPr>
          <w:t>is</w:t>
        </w:r>
      </w:ins>
      <w:ins w:id="513" w:author="Alejandro Andreas Jaume Losa" w:date="2024-04-16T11:51:00Z">
        <w:r w:rsidR="008536D1">
          <w:rPr>
            <w:rFonts w:ascii="Times New Roman" w:hAnsi="Times New Roman" w:cs="Times New Roman"/>
          </w:rPr>
          <w:t xml:space="preserve"> </w:t>
        </w:r>
      </w:ins>
      <w:del w:id="514" w:author="Kendra Dickinson" w:date="2024-04-14T09:24:00Z">
        <w:r w:rsidR="009B28A1" w:rsidRPr="00450283" w:rsidDel="009A343B">
          <w:rPr>
            <w:rFonts w:ascii="Times New Roman" w:hAnsi="Times New Roman" w:cs="Times New Roman"/>
          </w:rPr>
          <w:delText xml:space="preserve">ese </w:delText>
        </w:r>
      </w:del>
      <w:r w:rsidR="009B28A1" w:rsidRPr="00450283">
        <w:rPr>
          <w:rFonts w:ascii="Times New Roman" w:hAnsi="Times New Roman" w:cs="Times New Roman"/>
        </w:rPr>
        <w:t>particular attitude</w:t>
      </w:r>
      <w:del w:id="515" w:author="Kendra Dickinson" w:date="2024-04-14T09:24:00Z">
        <w:r w:rsidR="009B28A1" w:rsidRPr="00450283" w:rsidDel="009A343B">
          <w:rPr>
            <w:rFonts w:ascii="Times New Roman" w:hAnsi="Times New Roman" w:cs="Times New Roman"/>
          </w:rPr>
          <w:delText>s</w:delText>
        </w:r>
      </w:del>
      <w:r w:rsidR="009B28A1" w:rsidRPr="00450283">
        <w:rPr>
          <w:rFonts w:ascii="Times New Roman" w:hAnsi="Times New Roman" w:cs="Times New Roman"/>
        </w:rPr>
        <w:t xml:space="preserve"> </w:t>
      </w:r>
      <w:ins w:id="516" w:author="Kendra Dickinson" w:date="2024-04-14T09:24:00Z">
        <w:r w:rsidR="009A343B" w:rsidRPr="00450283">
          <w:rPr>
            <w:rFonts w:ascii="Times New Roman" w:hAnsi="Times New Roman" w:cs="Times New Roman"/>
          </w:rPr>
          <w:t>is</w:t>
        </w:r>
      </w:ins>
      <w:del w:id="517" w:author="Kendra Dickinson" w:date="2024-04-14T09:24:00Z">
        <w:r w:rsidR="009B28A1" w:rsidRPr="00450283" w:rsidDel="009A343B">
          <w:rPr>
            <w:rFonts w:ascii="Times New Roman" w:hAnsi="Times New Roman" w:cs="Times New Roman"/>
          </w:rPr>
          <w:delText>are</w:delText>
        </w:r>
      </w:del>
      <w:r w:rsidR="009B28A1" w:rsidRPr="00450283">
        <w:rPr>
          <w:rFonts w:ascii="Times New Roman" w:hAnsi="Times New Roman" w:cs="Times New Roman"/>
        </w:rPr>
        <w:t xml:space="preserve"> not connected to political orientation in these data</w:t>
      </w:r>
      <w:r w:rsidRPr="00450283">
        <w:rPr>
          <w:rFonts w:ascii="Times New Roman" w:hAnsi="Times New Roman" w:cs="Times New Roman"/>
        </w:rPr>
        <w:t xml:space="preserve">. However, when presented with the statement ‘It is unpleasant to learn Catalan’, participants with a more progressive political orientation (far left, left, and center-left) indicated a lower level of agreement with this statement than those participants who self-identified as conservative (center-right and right), as shown in Table </w:t>
      </w:r>
      <w:r w:rsidR="0005100F" w:rsidRPr="00450283">
        <w:rPr>
          <w:rFonts w:ascii="Times New Roman" w:hAnsi="Times New Roman" w:cs="Times New Roman"/>
        </w:rPr>
        <w:t>11</w:t>
      </w:r>
      <w:r w:rsidRPr="00450283">
        <w:rPr>
          <w:rFonts w:ascii="Times New Roman" w:hAnsi="Times New Roman" w:cs="Times New Roman"/>
        </w:rPr>
        <w:t>.</w:t>
      </w:r>
    </w:p>
    <w:p w14:paraId="6F28ECF9" w14:textId="3852AD86"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11</w:t>
      </w:r>
      <w:r w:rsidRPr="00450283">
        <w:rPr>
          <w:rFonts w:ascii="Times New Roman" w:hAnsi="Times New Roman" w:cs="Times New Roman"/>
          <w:b/>
          <w:bCs/>
        </w:rPr>
        <w:t>.</w:t>
      </w:r>
      <w:r w:rsidRPr="00450283">
        <w:rPr>
          <w:rFonts w:ascii="Times New Roman" w:hAnsi="Times New Roman" w:cs="Times New Roman"/>
        </w:rPr>
        <w:t xml:space="preserve"> </w:t>
      </w:r>
      <w:r w:rsidR="0070546B" w:rsidRPr="00450283">
        <w:rPr>
          <w:rFonts w:ascii="Times New Roman" w:hAnsi="Times New Roman" w:cs="Times New Roman"/>
        </w:rPr>
        <w:t>Best fit linear regression model output for the statement ‘It is unpleasant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5F49727A"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0180864"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0506A89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B7E6E8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6C637B1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F77501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25D266C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FB99B86"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2E90180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2.571</w:t>
            </w:r>
          </w:p>
        </w:tc>
        <w:tc>
          <w:tcPr>
            <w:tcW w:w="1870" w:type="dxa"/>
            <w:shd w:val="clear" w:color="auto" w:fill="auto"/>
            <w:vAlign w:val="center"/>
          </w:tcPr>
          <w:p w14:paraId="68F7A9A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7.493</w:t>
            </w:r>
          </w:p>
        </w:tc>
        <w:tc>
          <w:tcPr>
            <w:tcW w:w="1870" w:type="dxa"/>
            <w:shd w:val="clear" w:color="auto" w:fill="auto"/>
            <w:vAlign w:val="center"/>
          </w:tcPr>
          <w:p w14:paraId="003439F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0.343</w:t>
            </w:r>
          </w:p>
        </w:tc>
        <w:tc>
          <w:tcPr>
            <w:tcW w:w="1870" w:type="dxa"/>
            <w:shd w:val="clear" w:color="auto" w:fill="auto"/>
            <w:vAlign w:val="center"/>
          </w:tcPr>
          <w:p w14:paraId="6EA0B1D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0.7322</w:t>
            </w:r>
          </w:p>
        </w:tc>
      </w:tr>
      <w:tr w:rsidR="00882DA8" w:rsidRPr="00450283" w14:paraId="6D3EC92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BDF66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79A1940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3.429</w:t>
            </w:r>
          </w:p>
        </w:tc>
        <w:tc>
          <w:tcPr>
            <w:tcW w:w="1870" w:type="dxa"/>
            <w:shd w:val="clear" w:color="auto" w:fill="auto"/>
            <w:vAlign w:val="center"/>
          </w:tcPr>
          <w:p w14:paraId="46B95BA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8.020</w:t>
            </w:r>
          </w:p>
        </w:tc>
        <w:tc>
          <w:tcPr>
            <w:tcW w:w="1870" w:type="dxa"/>
            <w:shd w:val="clear" w:color="auto" w:fill="auto"/>
            <w:vAlign w:val="center"/>
          </w:tcPr>
          <w:p w14:paraId="4FFE515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0.427</w:t>
            </w:r>
          </w:p>
        </w:tc>
        <w:tc>
          <w:tcPr>
            <w:tcW w:w="1870" w:type="dxa"/>
            <w:shd w:val="clear" w:color="auto" w:fill="auto"/>
            <w:vAlign w:val="center"/>
          </w:tcPr>
          <w:p w14:paraId="6A8436F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0.6700</w:t>
            </w:r>
          </w:p>
        </w:tc>
      </w:tr>
      <w:tr w:rsidR="00882DA8" w:rsidRPr="00450283" w14:paraId="583417E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B7A1F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BCCDDE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9.879</w:t>
            </w:r>
          </w:p>
        </w:tc>
        <w:tc>
          <w:tcPr>
            <w:tcW w:w="1870" w:type="dxa"/>
            <w:shd w:val="clear" w:color="auto" w:fill="auto"/>
            <w:vAlign w:val="center"/>
          </w:tcPr>
          <w:p w14:paraId="0D693BE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8.706</w:t>
            </w:r>
          </w:p>
        </w:tc>
        <w:tc>
          <w:tcPr>
            <w:tcW w:w="1870" w:type="dxa"/>
            <w:shd w:val="clear" w:color="auto" w:fill="auto"/>
            <w:vAlign w:val="center"/>
          </w:tcPr>
          <w:p w14:paraId="192C297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1.135</w:t>
            </w:r>
          </w:p>
        </w:tc>
        <w:tc>
          <w:tcPr>
            <w:tcW w:w="1870" w:type="dxa"/>
            <w:shd w:val="clear" w:color="auto" w:fill="auto"/>
            <w:vAlign w:val="center"/>
          </w:tcPr>
          <w:p w14:paraId="4E3EBF0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0.2594</w:t>
            </w:r>
          </w:p>
        </w:tc>
      </w:tr>
      <w:tr w:rsidR="00882DA8" w:rsidRPr="00450283" w14:paraId="37C37C8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521D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B707F7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6.829</w:t>
            </w:r>
          </w:p>
        </w:tc>
        <w:tc>
          <w:tcPr>
            <w:tcW w:w="1870" w:type="dxa"/>
            <w:shd w:val="clear" w:color="auto" w:fill="auto"/>
            <w:vAlign w:val="center"/>
          </w:tcPr>
          <w:p w14:paraId="35D7A95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11.608</w:t>
            </w:r>
          </w:p>
        </w:tc>
        <w:tc>
          <w:tcPr>
            <w:tcW w:w="1870" w:type="dxa"/>
            <w:shd w:val="clear" w:color="auto" w:fill="auto"/>
            <w:vAlign w:val="center"/>
          </w:tcPr>
          <w:p w14:paraId="2D883AA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0.588</w:t>
            </w:r>
          </w:p>
        </w:tc>
        <w:tc>
          <w:tcPr>
            <w:tcW w:w="1870" w:type="dxa"/>
            <w:shd w:val="clear" w:color="auto" w:fill="auto"/>
            <w:vAlign w:val="center"/>
          </w:tcPr>
          <w:p w14:paraId="5E3F26E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0.5578</w:t>
            </w:r>
          </w:p>
        </w:tc>
      </w:tr>
      <w:tr w:rsidR="00882DA8" w:rsidRPr="00450283" w14:paraId="08BD595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C108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556285D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15.429</w:t>
            </w:r>
          </w:p>
        </w:tc>
        <w:tc>
          <w:tcPr>
            <w:tcW w:w="1870" w:type="dxa"/>
            <w:shd w:val="clear" w:color="auto" w:fill="auto"/>
            <w:vAlign w:val="center"/>
          </w:tcPr>
          <w:p w14:paraId="3FB6A7C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9.428</w:t>
            </w:r>
          </w:p>
        </w:tc>
        <w:tc>
          <w:tcPr>
            <w:tcW w:w="1870" w:type="dxa"/>
            <w:shd w:val="clear" w:color="auto" w:fill="auto"/>
            <w:vAlign w:val="center"/>
          </w:tcPr>
          <w:p w14:paraId="5D4E9EF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1.636</w:t>
            </w:r>
          </w:p>
        </w:tc>
        <w:tc>
          <w:tcPr>
            <w:tcW w:w="1870" w:type="dxa"/>
            <w:shd w:val="clear" w:color="auto" w:fill="auto"/>
            <w:vAlign w:val="center"/>
          </w:tcPr>
          <w:p w14:paraId="2C3502E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0.1051</w:t>
            </w:r>
          </w:p>
        </w:tc>
      </w:tr>
      <w:tr w:rsidR="00882DA8" w:rsidRPr="00450283" w14:paraId="0B50D5B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186CD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3B153E7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23.714</w:t>
            </w:r>
          </w:p>
        </w:tc>
        <w:tc>
          <w:tcPr>
            <w:tcW w:w="1870" w:type="dxa"/>
            <w:shd w:val="clear" w:color="auto" w:fill="auto"/>
            <w:vAlign w:val="center"/>
          </w:tcPr>
          <w:p w14:paraId="390A2F7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10.596</w:t>
            </w:r>
          </w:p>
        </w:tc>
        <w:tc>
          <w:tcPr>
            <w:tcW w:w="1870" w:type="dxa"/>
            <w:shd w:val="clear" w:color="auto" w:fill="auto"/>
            <w:vAlign w:val="center"/>
          </w:tcPr>
          <w:p w14:paraId="56CB2EE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2.238</w:t>
            </w:r>
          </w:p>
        </w:tc>
        <w:tc>
          <w:tcPr>
            <w:tcW w:w="1870" w:type="dxa"/>
            <w:shd w:val="clear" w:color="auto" w:fill="auto"/>
            <w:vAlign w:val="center"/>
          </w:tcPr>
          <w:p w14:paraId="4BD37C3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0.0276</w:t>
            </w:r>
          </w:p>
        </w:tc>
      </w:tr>
    </w:tbl>
    <w:p w14:paraId="3724C7B8" w14:textId="77777777" w:rsidR="00882DA8" w:rsidRPr="00450283" w:rsidRDefault="00882DA8" w:rsidP="00882DA8">
      <w:pPr>
        <w:spacing w:line="480" w:lineRule="auto"/>
        <w:jc w:val="both"/>
        <w:rPr>
          <w:rFonts w:ascii="Times New Roman" w:hAnsi="Times New Roman" w:cs="Times New Roman"/>
        </w:rPr>
      </w:pPr>
    </w:p>
    <w:p w14:paraId="190EB4B0" w14:textId="07811CAB"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Once again, the responses of those who self-identified as centrist closely resembled the responses of those who identified themselves as progressive (far-left, left, and center-left). In fact, their level of agreement with this statement is even lower than that of those who identified as center-left</w:t>
      </w:r>
      <w:r w:rsidR="007F749E" w:rsidRPr="00450283">
        <w:rPr>
          <w:rFonts w:ascii="Times New Roman" w:hAnsi="Times New Roman" w:cs="Times New Roman"/>
        </w:rPr>
        <w:t>.</w:t>
      </w:r>
    </w:p>
    <w:p w14:paraId="1B8F6CA7" w14:textId="77777777" w:rsidR="00882DA8" w:rsidRPr="00450283" w:rsidRDefault="00882DA8">
      <w:pPr>
        <w:spacing w:line="480" w:lineRule="auto"/>
        <w:jc w:val="center"/>
        <w:rPr>
          <w:rFonts w:ascii="Times New Roman" w:hAnsi="Times New Roman" w:cs="Times New Roman"/>
          <w:b/>
          <w:bCs/>
        </w:rPr>
        <w:pPrChange w:id="518" w:author="Alejandro Andreas Jaume Losa" w:date="2024-04-16T11:51:00Z">
          <w:pPr>
            <w:spacing w:line="480" w:lineRule="auto"/>
            <w:jc w:val="both"/>
          </w:pPr>
        </w:pPrChange>
      </w:pPr>
      <w:r w:rsidRPr="00450283">
        <w:rPr>
          <w:rFonts w:ascii="Times New Roman" w:hAnsi="Times New Roman" w:cs="Times New Roman"/>
          <w:b/>
          <w:bCs/>
          <w:noProof/>
        </w:rPr>
        <w:drawing>
          <wp:inline distT="0" distB="0" distL="0" distR="0" wp14:anchorId="22BD08EC" wp14:editId="490C1AAA">
            <wp:extent cx="5943600" cy="3752215"/>
            <wp:effectExtent l="0" t="0" r="0" b="0"/>
            <wp:docPr id="1685653483" name="Picture 11"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53483" name="Picture 11" descr="A graph of political orient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34F55EC" w14:textId="525D197F" w:rsidR="009F4FE8" w:rsidRPr="00450283" w:rsidRDefault="009F4FE8">
      <w:pPr>
        <w:spacing w:after="240" w:line="480" w:lineRule="auto"/>
        <w:jc w:val="center"/>
        <w:rPr>
          <w:rFonts w:ascii="Times New Roman" w:hAnsi="Times New Roman" w:cs="Times New Roman"/>
        </w:rPr>
        <w:pPrChange w:id="519" w:author="Alejandro Andreas Jaume Losa" w:date="2024-04-16T11:44:00Z">
          <w:pPr>
            <w:spacing w:line="480" w:lineRule="auto"/>
            <w:jc w:val="center"/>
          </w:pPr>
        </w:pPrChange>
      </w:pPr>
      <w:r w:rsidRPr="00450283">
        <w:rPr>
          <w:rFonts w:ascii="Times New Roman" w:hAnsi="Times New Roman" w:cs="Times New Roman"/>
          <w:b/>
          <w:bCs/>
        </w:rPr>
        <w:t>Figure 13.</w:t>
      </w:r>
      <w:r w:rsidRPr="00450283">
        <w:rPr>
          <w:rFonts w:ascii="Times New Roman" w:hAnsi="Times New Roman" w:cs="Times New Roman"/>
        </w:rPr>
        <w:t xml:space="preserve"> Participant responses to the statement ‘It is unpleasant to learn Catalan’.</w:t>
      </w:r>
    </w:p>
    <w:p w14:paraId="684801E8" w14:textId="49A1F78A"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 xml:space="preserve">Participant responses to the statements ‘It is boring to learn Spanish’ and ‘It is boring to learn Catalan’, also showed interesting differences. Analysis of the first statement revealed no statistically significant differences in responses with regard to political orientation. All participants, independent of political orientation, showed unfavorable responses to this statement (mean = 14.67), </w:t>
      </w:r>
      <w:r w:rsidR="009B28A1" w:rsidRPr="00450283">
        <w:rPr>
          <w:rFonts w:ascii="Times New Roman" w:hAnsi="Times New Roman" w:cs="Times New Roman"/>
        </w:rPr>
        <w:t>indicating that th</w:t>
      </w:r>
      <w:ins w:id="520" w:author="Kendra Dickinson" w:date="2024-04-14T09:25:00Z">
        <w:r w:rsidR="009A343B" w:rsidRPr="00450283">
          <w:rPr>
            <w:rFonts w:ascii="Times New Roman" w:hAnsi="Times New Roman" w:cs="Times New Roman"/>
          </w:rPr>
          <w:t>is</w:t>
        </w:r>
      </w:ins>
      <w:del w:id="521" w:author="Kendra Dickinson" w:date="2024-04-14T09:25:00Z">
        <w:r w:rsidR="009B28A1" w:rsidRPr="00450283" w:rsidDel="009A343B">
          <w:rPr>
            <w:rFonts w:ascii="Times New Roman" w:hAnsi="Times New Roman" w:cs="Times New Roman"/>
          </w:rPr>
          <w:delText>ese</w:delText>
        </w:r>
      </w:del>
      <w:r w:rsidR="009B28A1" w:rsidRPr="00450283">
        <w:rPr>
          <w:rFonts w:ascii="Times New Roman" w:hAnsi="Times New Roman" w:cs="Times New Roman"/>
        </w:rPr>
        <w:t xml:space="preserve"> particular attitude</w:t>
      </w:r>
      <w:del w:id="522" w:author="Kendra Dickinson" w:date="2024-04-14T09:25:00Z">
        <w:r w:rsidR="009B28A1" w:rsidRPr="00450283" w:rsidDel="009A343B">
          <w:rPr>
            <w:rFonts w:ascii="Times New Roman" w:hAnsi="Times New Roman" w:cs="Times New Roman"/>
          </w:rPr>
          <w:delText>s</w:delText>
        </w:r>
      </w:del>
      <w:r w:rsidR="009B28A1" w:rsidRPr="00450283">
        <w:rPr>
          <w:rFonts w:ascii="Times New Roman" w:hAnsi="Times New Roman" w:cs="Times New Roman"/>
        </w:rPr>
        <w:t xml:space="preserve"> </w:t>
      </w:r>
      <w:ins w:id="523" w:author="Kendra Dickinson" w:date="2024-04-14T09:25:00Z">
        <w:r w:rsidR="009A343B" w:rsidRPr="00450283">
          <w:rPr>
            <w:rFonts w:ascii="Times New Roman" w:hAnsi="Times New Roman" w:cs="Times New Roman"/>
          </w:rPr>
          <w:t>is</w:t>
        </w:r>
      </w:ins>
      <w:del w:id="524" w:author="Kendra Dickinson" w:date="2024-04-14T09:25:00Z">
        <w:r w:rsidR="009B28A1" w:rsidRPr="00450283" w:rsidDel="009A343B">
          <w:rPr>
            <w:rFonts w:ascii="Times New Roman" w:hAnsi="Times New Roman" w:cs="Times New Roman"/>
          </w:rPr>
          <w:delText>are</w:delText>
        </w:r>
      </w:del>
      <w:r w:rsidR="009B28A1"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 xml:space="preserve">However, when presented with the statement ‘It is boring to learn Catalan’, participants with a more progressive political orientation (far left and left) indicated a lower level of agreement with this statement than those participants who self-identified as conservative (center, center-right and right), and those who self-identified as center-left, as shown in Table </w:t>
      </w:r>
      <w:r w:rsidR="0005100F" w:rsidRPr="00450283">
        <w:rPr>
          <w:rFonts w:ascii="Times New Roman" w:hAnsi="Times New Roman" w:cs="Times New Roman"/>
        </w:rPr>
        <w:t>12.</w:t>
      </w:r>
    </w:p>
    <w:p w14:paraId="2D7E06CF" w14:textId="305E3CD9" w:rsidR="00882DA8" w:rsidRPr="00450283" w:rsidRDefault="00882DA8">
      <w:pPr>
        <w:spacing w:before="240" w:line="480" w:lineRule="auto"/>
        <w:jc w:val="both"/>
        <w:rPr>
          <w:rFonts w:ascii="Times New Roman" w:hAnsi="Times New Roman" w:cs="Times New Roman"/>
          <w:b/>
          <w:bCs/>
        </w:rPr>
        <w:pPrChange w:id="525" w:author="Alejandro Andreas Jaume Losa" w:date="2024-04-16T11:51: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12</w:t>
      </w:r>
      <w:r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‘It is boring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24E9D65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6D811C2"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A2E222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16E13AD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99B099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2BCAFA1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C5696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9D1B7F4"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D8AE36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1.857</w:t>
            </w:r>
          </w:p>
        </w:tc>
        <w:tc>
          <w:tcPr>
            <w:tcW w:w="1870" w:type="dxa"/>
            <w:shd w:val="clear" w:color="auto" w:fill="auto"/>
            <w:vAlign w:val="center"/>
          </w:tcPr>
          <w:p w14:paraId="1441F4F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9.638</w:t>
            </w:r>
          </w:p>
        </w:tc>
        <w:tc>
          <w:tcPr>
            <w:tcW w:w="1870" w:type="dxa"/>
            <w:shd w:val="clear" w:color="auto" w:fill="auto"/>
            <w:vAlign w:val="center"/>
          </w:tcPr>
          <w:p w14:paraId="415FF48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0.193</w:t>
            </w:r>
          </w:p>
        </w:tc>
        <w:tc>
          <w:tcPr>
            <w:tcW w:w="1870" w:type="dxa"/>
            <w:shd w:val="clear" w:color="auto" w:fill="auto"/>
            <w:vAlign w:val="center"/>
          </w:tcPr>
          <w:p w14:paraId="1934095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0.8476</w:t>
            </w:r>
          </w:p>
        </w:tc>
      </w:tr>
      <w:tr w:rsidR="00882DA8" w:rsidRPr="00450283" w14:paraId="641DFDB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E36A7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F795D1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8.685</w:t>
            </w:r>
          </w:p>
        </w:tc>
        <w:tc>
          <w:tcPr>
            <w:tcW w:w="1870" w:type="dxa"/>
            <w:shd w:val="clear" w:color="auto" w:fill="auto"/>
            <w:vAlign w:val="center"/>
          </w:tcPr>
          <w:p w14:paraId="7DF4CB6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10.317</w:t>
            </w:r>
          </w:p>
        </w:tc>
        <w:tc>
          <w:tcPr>
            <w:tcW w:w="1870" w:type="dxa"/>
            <w:shd w:val="clear" w:color="auto" w:fill="auto"/>
            <w:vAlign w:val="center"/>
          </w:tcPr>
          <w:p w14:paraId="332B903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0.842</w:t>
            </w:r>
          </w:p>
        </w:tc>
        <w:tc>
          <w:tcPr>
            <w:tcW w:w="1870" w:type="dxa"/>
            <w:shd w:val="clear" w:color="auto" w:fill="auto"/>
            <w:vAlign w:val="center"/>
          </w:tcPr>
          <w:p w14:paraId="2948ACE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0.4021</w:t>
            </w:r>
          </w:p>
        </w:tc>
      </w:tr>
      <w:tr w:rsidR="00882DA8" w:rsidRPr="00450283" w14:paraId="7EAFB75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D9B79F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00A22DA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18.643</w:t>
            </w:r>
          </w:p>
        </w:tc>
        <w:tc>
          <w:tcPr>
            <w:tcW w:w="1870" w:type="dxa"/>
            <w:shd w:val="clear" w:color="auto" w:fill="auto"/>
            <w:vAlign w:val="center"/>
          </w:tcPr>
          <w:p w14:paraId="68BE398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11.198</w:t>
            </w:r>
          </w:p>
        </w:tc>
        <w:tc>
          <w:tcPr>
            <w:tcW w:w="1870" w:type="dxa"/>
            <w:shd w:val="clear" w:color="auto" w:fill="auto"/>
            <w:vAlign w:val="center"/>
          </w:tcPr>
          <w:p w14:paraId="64B101E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1.665</w:t>
            </w:r>
          </w:p>
        </w:tc>
        <w:tc>
          <w:tcPr>
            <w:tcW w:w="1870" w:type="dxa"/>
            <w:shd w:val="clear" w:color="auto" w:fill="auto"/>
            <w:vAlign w:val="center"/>
          </w:tcPr>
          <w:p w14:paraId="75A2B9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0.0993</w:t>
            </w:r>
          </w:p>
        </w:tc>
      </w:tr>
      <w:tr w:rsidR="00882DA8" w:rsidRPr="00450283" w14:paraId="7CA10CC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19D92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18AD795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37.943</w:t>
            </w:r>
          </w:p>
        </w:tc>
        <w:tc>
          <w:tcPr>
            <w:tcW w:w="1870" w:type="dxa"/>
            <w:shd w:val="clear" w:color="auto" w:fill="auto"/>
            <w:vAlign w:val="center"/>
          </w:tcPr>
          <w:p w14:paraId="5214472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14.931</w:t>
            </w:r>
          </w:p>
        </w:tc>
        <w:tc>
          <w:tcPr>
            <w:tcW w:w="1870" w:type="dxa"/>
            <w:shd w:val="clear" w:color="auto" w:fill="auto"/>
            <w:vAlign w:val="center"/>
          </w:tcPr>
          <w:p w14:paraId="6EFAB9D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2.541</w:t>
            </w:r>
          </w:p>
        </w:tc>
        <w:tc>
          <w:tcPr>
            <w:tcW w:w="1870" w:type="dxa"/>
            <w:shd w:val="clear" w:color="auto" w:fill="auto"/>
            <w:vAlign w:val="center"/>
          </w:tcPr>
          <w:p w14:paraId="23B89E6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0.0127</w:t>
            </w:r>
          </w:p>
        </w:tc>
      </w:tr>
      <w:tr w:rsidR="00882DA8" w:rsidRPr="00450283" w14:paraId="10D3259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75610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7181EE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28.143</w:t>
            </w:r>
          </w:p>
        </w:tc>
        <w:tc>
          <w:tcPr>
            <w:tcW w:w="1870" w:type="dxa"/>
            <w:shd w:val="clear" w:color="auto" w:fill="auto"/>
            <w:vAlign w:val="center"/>
          </w:tcPr>
          <w:p w14:paraId="3365C00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12.127</w:t>
            </w:r>
          </w:p>
        </w:tc>
        <w:tc>
          <w:tcPr>
            <w:tcW w:w="1870" w:type="dxa"/>
            <w:shd w:val="clear" w:color="auto" w:fill="auto"/>
            <w:vAlign w:val="center"/>
          </w:tcPr>
          <w:p w14:paraId="6184DD6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2.321</w:t>
            </w:r>
          </w:p>
        </w:tc>
        <w:tc>
          <w:tcPr>
            <w:tcW w:w="1870" w:type="dxa"/>
            <w:shd w:val="clear" w:color="auto" w:fill="auto"/>
            <w:vAlign w:val="center"/>
          </w:tcPr>
          <w:p w14:paraId="412DB05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0.0225</w:t>
            </w:r>
          </w:p>
        </w:tc>
      </w:tr>
      <w:tr w:rsidR="00882DA8" w:rsidRPr="00450283" w14:paraId="3F46F7AA"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F55005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4AFB138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21.286</w:t>
            </w:r>
          </w:p>
        </w:tc>
        <w:tc>
          <w:tcPr>
            <w:tcW w:w="1870" w:type="dxa"/>
            <w:shd w:val="clear" w:color="auto" w:fill="auto"/>
            <w:vAlign w:val="center"/>
          </w:tcPr>
          <w:p w14:paraId="1D29CB1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13.630</w:t>
            </w:r>
          </w:p>
        </w:tc>
        <w:tc>
          <w:tcPr>
            <w:tcW w:w="1870" w:type="dxa"/>
            <w:shd w:val="clear" w:color="auto" w:fill="auto"/>
            <w:vAlign w:val="center"/>
          </w:tcPr>
          <w:p w14:paraId="675FD92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1.562</w:t>
            </w:r>
          </w:p>
        </w:tc>
        <w:tc>
          <w:tcPr>
            <w:tcW w:w="1870" w:type="dxa"/>
            <w:shd w:val="clear" w:color="auto" w:fill="auto"/>
            <w:vAlign w:val="center"/>
          </w:tcPr>
          <w:p w14:paraId="631BDF0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0.1218</w:t>
            </w:r>
          </w:p>
        </w:tc>
      </w:tr>
    </w:tbl>
    <w:p w14:paraId="2098077B" w14:textId="77777777" w:rsidR="00882DA8" w:rsidRPr="00450283" w:rsidRDefault="00882DA8" w:rsidP="00882DA8">
      <w:pPr>
        <w:spacing w:line="480" w:lineRule="auto"/>
        <w:jc w:val="both"/>
        <w:rPr>
          <w:rFonts w:ascii="Times New Roman" w:hAnsi="Times New Roman" w:cs="Times New Roman"/>
          <w:b/>
          <w:bCs/>
        </w:rPr>
      </w:pPr>
    </w:p>
    <w:p w14:paraId="3F564953" w14:textId="7D5476EE"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tab/>
      </w:r>
      <w:r w:rsidRPr="00450283">
        <w:rPr>
          <w:rFonts w:ascii="Times New Roman" w:hAnsi="Times New Roman" w:cs="Times New Roman"/>
        </w:rPr>
        <w:t xml:space="preserve">Interestingly, the responses of those who self-identified as centrist are more extreme than the responses of those who self-identified ideologically as center-right and right-wing. Centrists, therefore, are the ones who agree the most with the fact that Catalan is a boring language to learn. It seems, therefore, that the trend observed with previous statements by which participants who identified as centrists, in reality, are closer to more conservative and right-wing positions is seen again with this statement. This could be due to the fact that this statement is more </w:t>
      </w:r>
      <w:del w:id="526" w:author="Kendra Dickinson" w:date="2024-04-14T09:26:00Z">
        <w:r w:rsidRPr="00450283" w:rsidDel="009A343B">
          <w:rPr>
            <w:rFonts w:ascii="Times New Roman" w:hAnsi="Times New Roman" w:cs="Times New Roman"/>
          </w:rPr>
          <w:delText>related to</w:delText>
        </w:r>
      </w:del>
      <w:ins w:id="527" w:author="Kendra Dickinson" w:date="2024-04-14T09:26:00Z">
        <w:r w:rsidR="009A343B" w:rsidRPr="00450283">
          <w:rPr>
            <w:rFonts w:ascii="Times New Roman" w:hAnsi="Times New Roman" w:cs="Times New Roman"/>
          </w:rPr>
          <w:t>closely tied to</w:t>
        </w:r>
      </w:ins>
      <w:r w:rsidRPr="00450283">
        <w:rPr>
          <w:rFonts w:ascii="Times New Roman" w:hAnsi="Times New Roman" w:cs="Times New Roman"/>
        </w:rPr>
        <w:t xml:space="preserve"> language attitudes than to linguistic </w:t>
      </w:r>
      <w:ins w:id="528" w:author="Kendra Dickinson" w:date="2024-04-14T09:26:00Z">
        <w:r w:rsidR="009A343B" w:rsidRPr="00450283">
          <w:rPr>
            <w:rFonts w:ascii="Times New Roman" w:hAnsi="Times New Roman" w:cs="Times New Roman"/>
          </w:rPr>
          <w:t>usage patterns</w:t>
        </w:r>
      </w:ins>
      <w:del w:id="529" w:author="Kendra Dickinson" w:date="2024-04-14T09:26:00Z">
        <w:r w:rsidRPr="00450283" w:rsidDel="009A343B">
          <w:rPr>
            <w:rFonts w:ascii="Times New Roman" w:hAnsi="Times New Roman" w:cs="Times New Roman"/>
          </w:rPr>
          <w:delText>uses</w:delText>
        </w:r>
      </w:del>
      <w:r w:rsidRPr="00450283">
        <w:rPr>
          <w:rFonts w:ascii="Times New Roman" w:hAnsi="Times New Roman" w:cs="Times New Roman"/>
        </w:rPr>
        <w:t>. Additionally, the analysis also revealed  a greater level of consensus among more progressive participants (</w:t>
      </w:r>
      <w:commentRangeStart w:id="530"/>
      <w:commentRangeStart w:id="531"/>
      <w:r w:rsidRPr="00450283">
        <w:rPr>
          <w:rFonts w:ascii="Times New Roman" w:hAnsi="Times New Roman" w:cs="Times New Roman"/>
        </w:rPr>
        <w:t xml:space="preserve">far-left </w:t>
      </w:r>
      <w:commentRangeEnd w:id="530"/>
      <w:r w:rsidR="009A343B" w:rsidRPr="00450283">
        <w:rPr>
          <w:rStyle w:val="CommentReference"/>
          <w:rFonts w:ascii="Times New Roman" w:eastAsia="Times New Roman" w:hAnsi="Times New Roman" w:cs="Times New Roman"/>
          <w:kern w:val="0"/>
          <w:sz w:val="24"/>
          <w:szCs w:val="24"/>
          <w14:ligatures w14:val="none"/>
          <w:rPrChange w:id="532" w:author="Alejandro Andreas Jaume Losa" w:date="2024-04-16T11:37:00Z">
            <w:rPr>
              <w:rStyle w:val="CommentReference"/>
              <w:rFonts w:ascii="Times New Roman" w:eastAsia="Times New Roman" w:hAnsi="Times New Roman" w:cs="Times New Roman"/>
              <w:kern w:val="0"/>
              <w14:ligatures w14:val="none"/>
            </w:rPr>
          </w:rPrChange>
        </w:rPr>
        <w:commentReference w:id="530"/>
      </w:r>
      <w:commentRangeEnd w:id="531"/>
      <w:r w:rsidR="009A2F91" w:rsidRPr="00450283">
        <w:rPr>
          <w:rStyle w:val="CommentReference"/>
          <w:rFonts w:ascii="Times New Roman" w:eastAsia="Times New Roman" w:hAnsi="Times New Roman" w:cs="Times New Roman"/>
          <w:kern w:val="0"/>
          <w:sz w:val="24"/>
          <w:szCs w:val="24"/>
          <w14:ligatures w14:val="none"/>
          <w:rPrChange w:id="533" w:author="Alejandro Andreas Jaume Losa" w:date="2024-04-16T11:37:00Z">
            <w:rPr>
              <w:rStyle w:val="CommentReference"/>
              <w:rFonts w:ascii="Times New Roman" w:eastAsia="Times New Roman" w:hAnsi="Times New Roman" w:cs="Times New Roman"/>
              <w:kern w:val="0"/>
              <w14:ligatures w14:val="none"/>
            </w:rPr>
          </w:rPrChange>
        </w:rPr>
        <w:commentReference w:id="531"/>
      </w:r>
      <w:r w:rsidRPr="00450283">
        <w:rPr>
          <w:rFonts w:ascii="Times New Roman" w:hAnsi="Times New Roman" w:cs="Times New Roman"/>
        </w:rPr>
        <w:t xml:space="preserve">and left), as shown by the </w:t>
      </w:r>
      <w:r w:rsidR="002D1F44" w:rsidRPr="00450283">
        <w:rPr>
          <w:rFonts w:ascii="Times New Roman" w:hAnsi="Times New Roman" w:cs="Times New Roman"/>
        </w:rPr>
        <w:lastRenderedPageBreak/>
        <w:t xml:space="preserve">generally </w:t>
      </w:r>
      <w:r w:rsidRPr="00450283">
        <w:rPr>
          <w:rFonts w:ascii="Times New Roman" w:hAnsi="Times New Roman" w:cs="Times New Roman"/>
        </w:rPr>
        <w:t xml:space="preserve">wider range of responses </w:t>
      </w:r>
      <w:r w:rsidR="002D1F44" w:rsidRPr="00450283">
        <w:rPr>
          <w:rFonts w:ascii="Times New Roman" w:hAnsi="Times New Roman" w:cs="Times New Roman"/>
        </w:rPr>
        <w:t xml:space="preserve">among conservative participants as shown by the error bars </w:t>
      </w:r>
      <w:r w:rsidRPr="00450283">
        <w:rPr>
          <w:rFonts w:ascii="Times New Roman" w:hAnsi="Times New Roman" w:cs="Times New Roman"/>
        </w:rPr>
        <w:t xml:space="preserve">in Figure </w:t>
      </w:r>
      <w:r w:rsidR="007A177F" w:rsidRPr="00450283">
        <w:rPr>
          <w:rFonts w:ascii="Times New Roman" w:hAnsi="Times New Roman" w:cs="Times New Roman"/>
        </w:rPr>
        <w:t>14.</w:t>
      </w:r>
    </w:p>
    <w:p w14:paraId="6C47DC8D"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7067D48B" wp14:editId="5A51C67D">
            <wp:extent cx="5943600" cy="3752215"/>
            <wp:effectExtent l="0" t="0" r="0" b="0"/>
            <wp:docPr id="2055313479" name="Picture 12"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13479" name="Picture 12" descr="A graph of political orient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090CAF0" w14:textId="61BEC1E7" w:rsidR="009F4FE8" w:rsidRPr="00450283" w:rsidRDefault="009F4FE8">
      <w:pPr>
        <w:spacing w:after="240" w:line="480" w:lineRule="auto"/>
        <w:jc w:val="center"/>
        <w:rPr>
          <w:rFonts w:ascii="Times New Roman" w:hAnsi="Times New Roman" w:cs="Times New Roman"/>
        </w:rPr>
        <w:pPrChange w:id="534" w:author="Alejandro Andreas Jaume Losa" w:date="2024-04-16T11:44:00Z">
          <w:pPr>
            <w:spacing w:line="480" w:lineRule="auto"/>
            <w:jc w:val="center"/>
          </w:pPr>
        </w:pPrChange>
      </w:pPr>
      <w:r w:rsidRPr="00450283">
        <w:rPr>
          <w:rFonts w:ascii="Times New Roman" w:hAnsi="Times New Roman" w:cs="Times New Roman"/>
          <w:b/>
          <w:bCs/>
        </w:rPr>
        <w:t>Figure 14.</w:t>
      </w:r>
      <w:r w:rsidRPr="00450283">
        <w:rPr>
          <w:rFonts w:ascii="Times New Roman" w:hAnsi="Times New Roman" w:cs="Times New Roman"/>
        </w:rPr>
        <w:t xml:space="preserve"> Participant responses to the statement ‘It is boring to learn Catalan’.</w:t>
      </w:r>
    </w:p>
    <w:p w14:paraId="1BE5008A" w14:textId="1E0C4193"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‘Spanish is a beautiful language’ and ‘Catalan is a beautiful language’, also </w:t>
      </w:r>
      <w:r w:rsidR="007F749E" w:rsidRPr="00450283">
        <w:rPr>
          <w:rFonts w:ascii="Times New Roman" w:hAnsi="Times New Roman" w:cs="Times New Roman"/>
        </w:rPr>
        <w:t xml:space="preserve">presented </w:t>
      </w:r>
      <w:del w:id="535" w:author="Kendra Dickinson" w:date="2024-04-14T09:28:00Z">
        <w:r w:rsidR="007F749E" w:rsidRPr="00450283" w:rsidDel="002E59EC">
          <w:rPr>
            <w:rFonts w:ascii="Times New Roman" w:hAnsi="Times New Roman" w:cs="Times New Roman"/>
          </w:rPr>
          <w:delText xml:space="preserve">engaging </w:delText>
        </w:r>
      </w:del>
      <w:r w:rsidR="007F749E" w:rsidRPr="00450283">
        <w:rPr>
          <w:rFonts w:ascii="Times New Roman" w:hAnsi="Times New Roman" w:cs="Times New Roman"/>
        </w:rPr>
        <w:t>disparities</w:t>
      </w:r>
      <w:r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favorable responses to this statement (mean = 86.66), </w:t>
      </w:r>
      <w:r w:rsidR="009B28A1" w:rsidRPr="00450283">
        <w:rPr>
          <w:rFonts w:ascii="Times New Roman" w:hAnsi="Times New Roman" w:cs="Times New Roman"/>
        </w:rPr>
        <w:t>indicating that th</w:t>
      </w:r>
      <w:ins w:id="536" w:author="Kendra Dickinson" w:date="2024-04-14T09:28:00Z">
        <w:r w:rsidR="002E59EC" w:rsidRPr="00450283">
          <w:rPr>
            <w:rFonts w:ascii="Times New Roman" w:hAnsi="Times New Roman" w:cs="Times New Roman"/>
          </w:rPr>
          <w:t>is</w:t>
        </w:r>
      </w:ins>
      <w:del w:id="537" w:author="Kendra Dickinson" w:date="2024-04-14T09:28:00Z">
        <w:r w:rsidR="009B28A1" w:rsidRPr="00450283" w:rsidDel="002E59EC">
          <w:rPr>
            <w:rFonts w:ascii="Times New Roman" w:hAnsi="Times New Roman" w:cs="Times New Roman"/>
          </w:rPr>
          <w:delText>ese</w:delText>
        </w:r>
      </w:del>
      <w:r w:rsidR="009B28A1" w:rsidRPr="00450283">
        <w:rPr>
          <w:rFonts w:ascii="Times New Roman" w:hAnsi="Times New Roman" w:cs="Times New Roman"/>
        </w:rPr>
        <w:t xml:space="preserve"> particular attitude</w:t>
      </w:r>
      <w:del w:id="538" w:author="Kendra Dickinson" w:date="2024-04-14T09:28:00Z">
        <w:r w:rsidR="009B28A1" w:rsidRPr="00450283" w:rsidDel="002E59EC">
          <w:rPr>
            <w:rFonts w:ascii="Times New Roman" w:hAnsi="Times New Roman" w:cs="Times New Roman"/>
          </w:rPr>
          <w:delText>s</w:delText>
        </w:r>
      </w:del>
      <w:r w:rsidR="009B28A1" w:rsidRPr="00450283">
        <w:rPr>
          <w:rFonts w:ascii="Times New Roman" w:hAnsi="Times New Roman" w:cs="Times New Roman"/>
        </w:rPr>
        <w:t xml:space="preserve"> </w:t>
      </w:r>
      <w:ins w:id="539" w:author="Kendra Dickinson" w:date="2024-04-14T09:28:00Z">
        <w:r w:rsidR="002E59EC" w:rsidRPr="00450283">
          <w:rPr>
            <w:rFonts w:ascii="Times New Roman" w:hAnsi="Times New Roman" w:cs="Times New Roman"/>
          </w:rPr>
          <w:t>is</w:t>
        </w:r>
      </w:ins>
      <w:del w:id="540" w:author="Kendra Dickinson" w:date="2024-04-14T09:28:00Z">
        <w:r w:rsidR="009B28A1" w:rsidRPr="00450283" w:rsidDel="002E59EC">
          <w:rPr>
            <w:rFonts w:ascii="Times New Roman" w:hAnsi="Times New Roman" w:cs="Times New Roman"/>
          </w:rPr>
          <w:delText>are</w:delText>
        </w:r>
      </w:del>
      <w:r w:rsidR="009B28A1"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However, when presented with the statement ‘Catalan is a beautiful language’, participants with a more progressive political orientation (far left and left) indicated a greater level of agreement with this statement, whereas those who identified as conservative (center, center-</w:t>
      </w:r>
      <w:r w:rsidRPr="00450283">
        <w:rPr>
          <w:rFonts w:ascii="Times New Roman" w:hAnsi="Times New Roman" w:cs="Times New Roman"/>
        </w:rPr>
        <w:lastRenderedPageBreak/>
        <w:t>right, and right) indicated a much lower level of agreement with it, as</w:t>
      </w:r>
      <w:r w:rsidR="00D6123E" w:rsidRPr="00450283">
        <w:rPr>
          <w:rFonts w:ascii="Times New Roman" w:hAnsi="Times New Roman" w:cs="Times New Roman"/>
        </w:rPr>
        <w:t xml:space="preserve"> shown by the decreasing estimates</w:t>
      </w:r>
      <w:r w:rsidRPr="00450283">
        <w:rPr>
          <w:rFonts w:ascii="Times New Roman" w:hAnsi="Times New Roman" w:cs="Times New Roman"/>
        </w:rPr>
        <w:t xml:space="preserve"> presented in Table </w:t>
      </w:r>
      <w:r w:rsidR="0005100F" w:rsidRPr="00450283">
        <w:rPr>
          <w:rFonts w:ascii="Times New Roman" w:hAnsi="Times New Roman" w:cs="Times New Roman"/>
        </w:rPr>
        <w:t>13</w:t>
      </w:r>
      <w:r w:rsidRPr="00450283">
        <w:rPr>
          <w:rFonts w:ascii="Times New Roman" w:hAnsi="Times New Roman" w:cs="Times New Roman"/>
        </w:rPr>
        <w:t>.</w:t>
      </w:r>
    </w:p>
    <w:p w14:paraId="3B527697" w14:textId="36347C82" w:rsidR="00882DA8" w:rsidRPr="00450283" w:rsidRDefault="00882DA8">
      <w:pPr>
        <w:spacing w:before="240" w:line="480" w:lineRule="auto"/>
        <w:jc w:val="both"/>
        <w:rPr>
          <w:rFonts w:ascii="Times New Roman" w:hAnsi="Times New Roman" w:cs="Times New Roman"/>
          <w:b/>
          <w:bCs/>
        </w:rPr>
        <w:pPrChange w:id="541" w:author="Alejandro Andreas Jaume Losa" w:date="2024-04-16T11:51: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13</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a beautiful language’.</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AEB7BB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59C4B21"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7FB2DB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3A16BC6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547526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6C30103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3BA03F8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6F675C0"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80FFEC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97.429</w:t>
            </w:r>
          </w:p>
        </w:tc>
        <w:tc>
          <w:tcPr>
            <w:tcW w:w="1870" w:type="dxa"/>
            <w:shd w:val="clear" w:color="auto" w:fill="auto"/>
            <w:vAlign w:val="center"/>
          </w:tcPr>
          <w:p w14:paraId="58AEACD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10.850</w:t>
            </w:r>
          </w:p>
        </w:tc>
        <w:tc>
          <w:tcPr>
            <w:tcW w:w="1870" w:type="dxa"/>
            <w:shd w:val="clear" w:color="auto" w:fill="auto"/>
            <w:vAlign w:val="center"/>
          </w:tcPr>
          <w:p w14:paraId="402A11B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8.980</w:t>
            </w:r>
          </w:p>
        </w:tc>
        <w:tc>
          <w:tcPr>
            <w:tcW w:w="1870" w:type="dxa"/>
            <w:shd w:val="clear" w:color="auto" w:fill="auto"/>
            <w:vAlign w:val="center"/>
          </w:tcPr>
          <w:p w14:paraId="28F78B1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2.94e-14</w:t>
            </w:r>
          </w:p>
        </w:tc>
      </w:tr>
      <w:tr w:rsidR="00882DA8" w:rsidRPr="00450283" w14:paraId="6562301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DB325F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2CC5615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-10.387</w:t>
            </w:r>
          </w:p>
        </w:tc>
        <w:tc>
          <w:tcPr>
            <w:tcW w:w="1870" w:type="dxa"/>
            <w:shd w:val="clear" w:color="auto" w:fill="auto"/>
            <w:vAlign w:val="center"/>
          </w:tcPr>
          <w:p w14:paraId="2B33CE7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11.614</w:t>
            </w:r>
          </w:p>
        </w:tc>
        <w:tc>
          <w:tcPr>
            <w:tcW w:w="1870" w:type="dxa"/>
            <w:shd w:val="clear" w:color="auto" w:fill="auto"/>
            <w:vAlign w:val="center"/>
          </w:tcPr>
          <w:p w14:paraId="7D84D49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-0.894</w:t>
            </w:r>
          </w:p>
        </w:tc>
        <w:tc>
          <w:tcPr>
            <w:tcW w:w="1870" w:type="dxa"/>
            <w:shd w:val="clear" w:color="auto" w:fill="auto"/>
            <w:vAlign w:val="center"/>
          </w:tcPr>
          <w:p w14:paraId="6BDBAB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0.37344</w:t>
            </w:r>
          </w:p>
        </w:tc>
      </w:tr>
      <w:tr w:rsidR="00882DA8" w:rsidRPr="00450283" w14:paraId="1ADC0BB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2DB2C0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2D3514A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-8.179</w:t>
            </w:r>
          </w:p>
        </w:tc>
        <w:tc>
          <w:tcPr>
            <w:tcW w:w="1870" w:type="dxa"/>
            <w:shd w:val="clear" w:color="auto" w:fill="auto"/>
            <w:vAlign w:val="center"/>
          </w:tcPr>
          <w:p w14:paraId="6866647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12.606</w:t>
            </w:r>
          </w:p>
        </w:tc>
        <w:tc>
          <w:tcPr>
            <w:tcW w:w="1870" w:type="dxa"/>
            <w:shd w:val="clear" w:color="auto" w:fill="auto"/>
            <w:vAlign w:val="center"/>
          </w:tcPr>
          <w:p w14:paraId="3B2A497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-0.649</w:t>
            </w:r>
          </w:p>
        </w:tc>
        <w:tc>
          <w:tcPr>
            <w:tcW w:w="1870" w:type="dxa"/>
            <w:shd w:val="clear" w:color="auto" w:fill="auto"/>
            <w:vAlign w:val="center"/>
          </w:tcPr>
          <w:p w14:paraId="6050E7D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0.51808</w:t>
            </w:r>
          </w:p>
        </w:tc>
      </w:tr>
      <w:tr w:rsidR="00882DA8" w:rsidRPr="00450283" w14:paraId="09650A1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6BB0E3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511CB1B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-35.829</w:t>
            </w:r>
          </w:p>
        </w:tc>
        <w:tc>
          <w:tcPr>
            <w:tcW w:w="1870" w:type="dxa"/>
            <w:shd w:val="clear" w:color="auto" w:fill="auto"/>
            <w:vAlign w:val="center"/>
          </w:tcPr>
          <w:p w14:paraId="54DB792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16.808</w:t>
            </w:r>
          </w:p>
        </w:tc>
        <w:tc>
          <w:tcPr>
            <w:tcW w:w="1870" w:type="dxa"/>
            <w:shd w:val="clear" w:color="auto" w:fill="auto"/>
            <w:vAlign w:val="center"/>
          </w:tcPr>
          <w:p w14:paraId="02C295D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-2.132</w:t>
            </w:r>
          </w:p>
        </w:tc>
        <w:tc>
          <w:tcPr>
            <w:tcW w:w="1870" w:type="dxa"/>
            <w:shd w:val="clear" w:color="auto" w:fill="auto"/>
            <w:vAlign w:val="center"/>
          </w:tcPr>
          <w:p w14:paraId="7DFA60E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0.03567</w:t>
            </w:r>
          </w:p>
        </w:tc>
      </w:tr>
      <w:tr w:rsidR="00882DA8" w:rsidRPr="00450283" w14:paraId="6543E61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440E25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48389A4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-36.512</w:t>
            </w:r>
          </w:p>
        </w:tc>
        <w:tc>
          <w:tcPr>
            <w:tcW w:w="1870" w:type="dxa"/>
            <w:shd w:val="clear" w:color="auto" w:fill="auto"/>
            <w:vAlign w:val="center"/>
          </w:tcPr>
          <w:p w14:paraId="3E8321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13.652</w:t>
            </w:r>
          </w:p>
        </w:tc>
        <w:tc>
          <w:tcPr>
            <w:tcW w:w="1870" w:type="dxa"/>
            <w:shd w:val="clear" w:color="auto" w:fill="auto"/>
            <w:vAlign w:val="center"/>
          </w:tcPr>
          <w:p w14:paraId="47A5728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-2.674</w:t>
            </w:r>
          </w:p>
        </w:tc>
        <w:tc>
          <w:tcPr>
            <w:tcW w:w="1870" w:type="dxa"/>
            <w:shd w:val="clear" w:color="auto" w:fill="auto"/>
            <w:vAlign w:val="center"/>
          </w:tcPr>
          <w:p w14:paraId="3127F73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0.00884</w:t>
            </w:r>
          </w:p>
        </w:tc>
      </w:tr>
      <w:tr w:rsidR="00882DA8" w:rsidRPr="00450283" w14:paraId="2044C6D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8DE52B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04186BA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-42.429</w:t>
            </w:r>
          </w:p>
        </w:tc>
        <w:tc>
          <w:tcPr>
            <w:tcW w:w="1870" w:type="dxa"/>
            <w:shd w:val="clear" w:color="auto" w:fill="auto"/>
            <w:vAlign w:val="center"/>
          </w:tcPr>
          <w:p w14:paraId="37E6EDF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15.344</w:t>
            </w:r>
          </w:p>
        </w:tc>
        <w:tc>
          <w:tcPr>
            <w:tcW w:w="1870" w:type="dxa"/>
            <w:shd w:val="clear" w:color="auto" w:fill="auto"/>
            <w:vAlign w:val="center"/>
          </w:tcPr>
          <w:p w14:paraId="3143DFB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-2.765</w:t>
            </w:r>
          </w:p>
        </w:tc>
        <w:tc>
          <w:tcPr>
            <w:tcW w:w="1870" w:type="dxa"/>
            <w:shd w:val="clear" w:color="auto" w:fill="auto"/>
            <w:vAlign w:val="center"/>
          </w:tcPr>
          <w:p w14:paraId="13EA582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0.00686</w:t>
            </w:r>
          </w:p>
        </w:tc>
      </w:tr>
    </w:tbl>
    <w:p w14:paraId="098D8E9D" w14:textId="77777777" w:rsidR="00882DA8" w:rsidRPr="00450283" w:rsidRDefault="00882DA8" w:rsidP="00882DA8">
      <w:pPr>
        <w:spacing w:line="480" w:lineRule="auto"/>
        <w:ind w:firstLine="720"/>
        <w:jc w:val="both"/>
        <w:rPr>
          <w:rFonts w:ascii="Times New Roman" w:hAnsi="Times New Roman" w:cs="Times New Roman"/>
        </w:rPr>
      </w:pPr>
    </w:p>
    <w:p w14:paraId="44F4CDC7" w14:textId="1923DB6E" w:rsidR="00621A22"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Similar to the results observed with the previous statement, the responses of those who identified themselves as centrist closely resembled the responses of those who identified themselves as more conservative (center-right and right). These results, once again, seem to confirm the trend observed with previous statements by which participants who identified as centrists, in reality, are closer to more conservative and right-wing positions</w:t>
      </w:r>
      <w:ins w:id="542" w:author="Kendra Dickinson" w:date="2024-04-14T09:29:00Z">
        <w:r w:rsidR="002E59EC" w:rsidRPr="00450283">
          <w:rPr>
            <w:rFonts w:ascii="Times New Roman" w:hAnsi="Times New Roman" w:cs="Times New Roman"/>
          </w:rPr>
          <w:t xml:space="preserve"> in terms of attitudes towards Catalan.</w:t>
        </w:r>
      </w:ins>
      <w:del w:id="543" w:author="Kendra Dickinson" w:date="2024-04-14T09:29:00Z">
        <w:r w:rsidRPr="00450283" w:rsidDel="002E59EC">
          <w:rPr>
            <w:rFonts w:ascii="Times New Roman" w:hAnsi="Times New Roman" w:cs="Times New Roman"/>
          </w:rPr>
          <w:delText>, at least in terms of language attitudes.</w:delText>
        </w:r>
      </w:del>
      <w:r w:rsidRPr="00450283">
        <w:rPr>
          <w:rFonts w:ascii="Times New Roman" w:hAnsi="Times New Roman" w:cs="Times New Roman"/>
        </w:rPr>
        <w:t xml:space="preserve"> Additionally, the analysis revealed greater consensus around this statement among progressive participants, as shown by </w:t>
      </w:r>
      <w:r w:rsidR="00621A22" w:rsidRPr="00450283">
        <w:rPr>
          <w:rFonts w:ascii="Times New Roman" w:hAnsi="Times New Roman" w:cs="Times New Roman"/>
        </w:rPr>
        <w:t>as shown by the error bars in Figure 15.</w:t>
      </w:r>
    </w:p>
    <w:p w14:paraId="1AED6FD7" w14:textId="19589ED6" w:rsidR="00882DA8" w:rsidRPr="00450283" w:rsidRDefault="00882DA8" w:rsidP="0070546B">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0E389C21" wp14:editId="2CCA54FD">
            <wp:extent cx="5943600" cy="3752215"/>
            <wp:effectExtent l="0" t="0" r="0" b="0"/>
            <wp:docPr id="243047829" name="Picture 1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47829" name="Picture 13" descr="A graph of different colored square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DDC8D86" w14:textId="0225A750" w:rsidR="009F4FE8" w:rsidRPr="00450283" w:rsidRDefault="009F4FE8">
      <w:pPr>
        <w:spacing w:after="240" w:line="480" w:lineRule="auto"/>
        <w:jc w:val="center"/>
        <w:rPr>
          <w:rFonts w:ascii="Times New Roman" w:hAnsi="Times New Roman" w:cs="Times New Roman"/>
        </w:rPr>
        <w:pPrChange w:id="544" w:author="Alejandro Andreas Jaume Losa" w:date="2024-04-16T11:45:00Z">
          <w:pPr>
            <w:spacing w:line="480" w:lineRule="auto"/>
            <w:jc w:val="center"/>
          </w:pPr>
        </w:pPrChange>
      </w:pPr>
      <w:r w:rsidRPr="00450283">
        <w:rPr>
          <w:rFonts w:ascii="Times New Roman" w:hAnsi="Times New Roman" w:cs="Times New Roman"/>
          <w:b/>
          <w:bCs/>
        </w:rPr>
        <w:t xml:space="preserve">Figure 15. </w:t>
      </w:r>
      <w:r w:rsidRPr="00450283">
        <w:rPr>
          <w:rFonts w:ascii="Times New Roman" w:hAnsi="Times New Roman" w:cs="Times New Roman"/>
        </w:rPr>
        <w:t>Participant responses to the statement ‘Catalan is a beautiful language’.</w:t>
      </w:r>
    </w:p>
    <w:p w14:paraId="21E83DE9" w14:textId="3C3AFBD9" w:rsidR="00882DA8" w:rsidRPr="00450283" w:rsidRDefault="00532F9B">
      <w:pPr>
        <w:spacing w:line="480" w:lineRule="auto"/>
        <w:jc w:val="both"/>
        <w:rPr>
          <w:rFonts w:ascii="Times New Roman" w:hAnsi="Times New Roman" w:cs="Times New Roman"/>
          <w:i/>
          <w:iCs/>
        </w:rPr>
        <w:pPrChange w:id="545" w:author="Kendra Dickinson" w:date="2024-04-14T09:54:00Z">
          <w:pPr>
            <w:spacing w:line="480" w:lineRule="auto"/>
            <w:ind w:firstLine="720"/>
            <w:jc w:val="both"/>
          </w:pPr>
        </w:pPrChange>
      </w:pPr>
      <w:r w:rsidRPr="00450283">
        <w:rPr>
          <w:rFonts w:ascii="Times New Roman" w:hAnsi="Times New Roman" w:cs="Times New Roman"/>
          <w:i/>
          <w:iCs/>
        </w:rPr>
        <w:t xml:space="preserve">4.3. </w:t>
      </w:r>
      <w:r w:rsidR="00882DA8" w:rsidRPr="00450283">
        <w:rPr>
          <w:rFonts w:ascii="Times New Roman" w:hAnsi="Times New Roman" w:cs="Times New Roman"/>
          <w:i/>
          <w:iCs/>
        </w:rPr>
        <w:t>Language importance and usefulness</w:t>
      </w:r>
    </w:p>
    <w:p w14:paraId="659BE3F7" w14:textId="3AB10365"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Several of the statements that participants evaluated also related to language importance and usefulness. </w:t>
      </w:r>
      <w:del w:id="546" w:author="Kendra Dickinson [2]" w:date="2024-04-14T06:59:00Z">
        <w:r w:rsidRPr="00450283" w:rsidDel="00CC705A">
          <w:rPr>
            <w:rFonts w:ascii="Times New Roman" w:hAnsi="Times New Roman" w:cs="Times New Roman"/>
          </w:rPr>
          <w:delText xml:space="preserve">These statements are shown in </w:delText>
        </w:r>
        <w:r w:rsidR="00621A22" w:rsidRPr="00450283" w:rsidDel="00CC705A">
          <w:rPr>
            <w:rFonts w:ascii="Times New Roman" w:hAnsi="Times New Roman" w:cs="Times New Roman"/>
          </w:rPr>
          <w:delText>the Appendix</w:delText>
        </w:r>
        <w:r w:rsidRPr="00450283" w:rsidDel="00CC705A">
          <w:rPr>
            <w:rFonts w:ascii="Times New Roman" w:hAnsi="Times New Roman" w:cs="Times New Roman"/>
          </w:rPr>
          <w:delText xml:space="preserve">. </w:delText>
        </w:r>
      </w:del>
      <w:r w:rsidRPr="00450283">
        <w:rPr>
          <w:rFonts w:ascii="Times New Roman" w:hAnsi="Times New Roman" w:cs="Times New Roman"/>
        </w:rPr>
        <w:t>In what follows, I detail the relationship between participant responses to each of these statements and political orientation.</w:t>
      </w:r>
    </w:p>
    <w:p w14:paraId="11D82ED6" w14:textId="4D463052" w:rsidR="00621A22" w:rsidRPr="00450283" w:rsidRDefault="00621A22" w:rsidP="00C542C0">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Analysis of participant responses to the statements ‘Both languages are equally important’</w:t>
      </w:r>
      <w:ins w:id="547" w:author="Alejandro Andreas Jaume Losa" w:date="2024-04-16T12:05:00Z">
        <w:r w:rsidR="00E61EEA">
          <w:rPr>
            <w:rFonts w:ascii="Times New Roman" w:hAnsi="Times New Roman" w:cs="Times New Roman"/>
          </w:rPr>
          <w:t xml:space="preserve"> (mean=75.5)</w:t>
        </w:r>
      </w:ins>
      <w:r w:rsidR="00882DA8" w:rsidRPr="00450283">
        <w:rPr>
          <w:rFonts w:ascii="Times New Roman" w:hAnsi="Times New Roman" w:cs="Times New Roman"/>
        </w:rPr>
        <w:t>, ‘Learning Catalan will be useful to find a job in the future’</w:t>
      </w:r>
      <w:ins w:id="548" w:author="Alejandro Andreas Jaume Losa" w:date="2024-04-16T12:08:00Z">
        <w:r w:rsidR="00E61EEA">
          <w:rPr>
            <w:rFonts w:ascii="Times New Roman" w:hAnsi="Times New Roman" w:cs="Times New Roman"/>
          </w:rPr>
          <w:t xml:space="preserve"> (mean=52.6)</w:t>
        </w:r>
      </w:ins>
      <w:r w:rsidR="00882DA8" w:rsidRPr="00450283">
        <w:rPr>
          <w:rFonts w:ascii="Times New Roman" w:hAnsi="Times New Roman" w:cs="Times New Roman"/>
        </w:rPr>
        <w:t>, ‘Learning Spanish will be useful to find a job in the future’</w:t>
      </w:r>
      <w:ins w:id="549" w:author="Alejandro Andreas Jaume Losa" w:date="2024-04-16T12:08:00Z">
        <w:r w:rsidR="00E61EEA">
          <w:rPr>
            <w:rFonts w:ascii="Times New Roman" w:hAnsi="Times New Roman" w:cs="Times New Roman"/>
          </w:rPr>
          <w:t xml:space="preserve"> (mean=63.6)</w:t>
        </w:r>
      </w:ins>
      <w:r w:rsidR="00882DA8" w:rsidRPr="00450283">
        <w:rPr>
          <w:rFonts w:ascii="Times New Roman" w:hAnsi="Times New Roman" w:cs="Times New Roman"/>
        </w:rPr>
        <w:t>, ‘Catalan is used in some contexts and Spanish in some others’</w:t>
      </w:r>
      <w:ins w:id="550" w:author="Alejandro Andreas Jaume Losa" w:date="2024-04-16T12:08:00Z">
        <w:r w:rsidR="00E61EEA">
          <w:rPr>
            <w:rFonts w:ascii="Times New Roman" w:hAnsi="Times New Roman" w:cs="Times New Roman"/>
          </w:rPr>
          <w:t xml:space="preserve"> (mean=15.8)</w:t>
        </w:r>
      </w:ins>
      <w:r w:rsidR="00882DA8" w:rsidRPr="00450283">
        <w:rPr>
          <w:rFonts w:ascii="Times New Roman" w:hAnsi="Times New Roman" w:cs="Times New Roman"/>
        </w:rPr>
        <w:t xml:space="preserve">, and ‘Catalan is a rural </w:t>
      </w:r>
      <w:commentRangeStart w:id="551"/>
      <w:r w:rsidR="00882DA8" w:rsidRPr="00450283">
        <w:rPr>
          <w:rFonts w:ascii="Times New Roman" w:hAnsi="Times New Roman" w:cs="Times New Roman"/>
        </w:rPr>
        <w:t>language</w:t>
      </w:r>
      <w:commentRangeEnd w:id="551"/>
      <w:r w:rsidR="00CC2398" w:rsidRPr="00450283">
        <w:rPr>
          <w:rStyle w:val="CommentReference"/>
          <w:rFonts w:ascii="Times New Roman" w:eastAsia="Times New Roman" w:hAnsi="Times New Roman" w:cs="Times New Roman"/>
          <w:kern w:val="0"/>
          <w:sz w:val="24"/>
          <w:szCs w:val="24"/>
          <w14:ligatures w14:val="none"/>
          <w:rPrChange w:id="552" w:author="Alejandro Andreas Jaume Losa" w:date="2024-04-16T11:37:00Z">
            <w:rPr>
              <w:rStyle w:val="CommentReference"/>
              <w:rFonts w:ascii="Times New Roman" w:eastAsia="Times New Roman" w:hAnsi="Times New Roman" w:cs="Times New Roman"/>
              <w:kern w:val="0"/>
              <w14:ligatures w14:val="none"/>
            </w:rPr>
          </w:rPrChange>
        </w:rPr>
        <w:commentReference w:id="551"/>
      </w:r>
      <w:r w:rsidR="00882DA8" w:rsidRPr="00450283">
        <w:rPr>
          <w:rFonts w:ascii="Times New Roman" w:hAnsi="Times New Roman" w:cs="Times New Roman"/>
        </w:rPr>
        <w:t>’</w:t>
      </w:r>
      <w:ins w:id="553" w:author="Alejandro Andreas Jaume Losa" w:date="2024-04-16T12:09:00Z">
        <w:r w:rsidR="00E61EEA">
          <w:rPr>
            <w:rFonts w:ascii="Times New Roman" w:hAnsi="Times New Roman" w:cs="Times New Roman"/>
          </w:rPr>
          <w:t xml:space="preserve"> (mean=11.12)</w:t>
        </w:r>
      </w:ins>
      <w:r w:rsidR="00882DA8" w:rsidRPr="00450283">
        <w:rPr>
          <w:rFonts w:ascii="Times New Roman" w:hAnsi="Times New Roman" w:cs="Times New Roman"/>
        </w:rPr>
        <w:t xml:space="preserve"> revealed no statistically significant differences in responses with regard to political orientation. All participants, independent of political orientation, showed similar responses to these statements,</w:t>
      </w:r>
      <w:r w:rsidRPr="00450283">
        <w:rPr>
          <w:rFonts w:ascii="Times New Roman" w:hAnsi="Times New Roman" w:cs="Times New Roman"/>
        </w:rPr>
        <w:t xml:space="preserve"> indicating that these particular attitudes are not connected to political orientation in these data.</w:t>
      </w:r>
    </w:p>
    <w:p w14:paraId="4E66066C" w14:textId="4AF20BDE" w:rsidR="00882DA8" w:rsidRPr="00450283" w:rsidRDefault="00882DA8" w:rsidP="00C542C0">
      <w:pPr>
        <w:spacing w:line="480" w:lineRule="auto"/>
        <w:ind w:firstLine="720"/>
        <w:jc w:val="both"/>
        <w:rPr>
          <w:rFonts w:ascii="Times New Roman" w:hAnsi="Times New Roman" w:cs="Times New Roman"/>
          <w:b/>
          <w:bCs/>
        </w:rPr>
      </w:pPr>
      <w:r w:rsidRPr="00450283">
        <w:rPr>
          <w:rFonts w:ascii="Times New Roman" w:hAnsi="Times New Roman" w:cs="Times New Roman"/>
        </w:rPr>
        <w:lastRenderedPageBreak/>
        <w:t>Participant</w:t>
      </w:r>
      <w:r w:rsidR="00621A22" w:rsidRPr="00450283">
        <w:rPr>
          <w:rFonts w:ascii="Times New Roman" w:hAnsi="Times New Roman" w:cs="Times New Roman"/>
        </w:rPr>
        <w:t xml:space="preserve"> </w:t>
      </w:r>
      <w:r w:rsidRPr="00450283">
        <w:rPr>
          <w:rFonts w:ascii="Times New Roman" w:hAnsi="Times New Roman" w:cs="Times New Roman"/>
        </w:rPr>
        <w:t xml:space="preserve">responses to the statements ‘Spanish can become an important language in the European context’ and ‘Catalan can become an important language in the European context’ </w:t>
      </w:r>
      <w:r w:rsidR="00621A22" w:rsidRPr="00450283">
        <w:rPr>
          <w:rFonts w:ascii="Times New Roman" w:hAnsi="Times New Roman" w:cs="Times New Roman"/>
        </w:rPr>
        <w:t>revealed intriguing contrasts.</w:t>
      </w:r>
      <w:r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favorable responses to this statement (mean = 79.45),</w:t>
      </w:r>
      <w:r w:rsidR="00621A22" w:rsidRPr="00450283">
        <w:rPr>
          <w:rFonts w:ascii="Times New Roman" w:hAnsi="Times New Roman" w:cs="Times New Roman"/>
        </w:rPr>
        <w:t xml:space="preserve"> </w:t>
      </w:r>
      <w:ins w:id="554" w:author="Kendra Dickinson" w:date="2024-04-14T09:31:00Z">
        <w:r w:rsidR="00CC2398" w:rsidRPr="00450283">
          <w:rPr>
            <w:rFonts w:ascii="Times New Roman" w:hAnsi="Times New Roman" w:cs="Times New Roman"/>
          </w:rPr>
          <w:t xml:space="preserve">revealing </w:t>
        </w:r>
      </w:ins>
      <w:r w:rsidR="00621A22" w:rsidRPr="00450283">
        <w:rPr>
          <w:rFonts w:ascii="Times New Roman" w:hAnsi="Times New Roman" w:cs="Times New Roman"/>
        </w:rPr>
        <w:t>that th</w:t>
      </w:r>
      <w:ins w:id="555" w:author="Kendra Dickinson" w:date="2024-04-14T09:31:00Z">
        <w:r w:rsidR="00CC2398" w:rsidRPr="00450283">
          <w:rPr>
            <w:rFonts w:ascii="Times New Roman" w:hAnsi="Times New Roman" w:cs="Times New Roman"/>
          </w:rPr>
          <w:t>is</w:t>
        </w:r>
      </w:ins>
      <w:del w:id="556" w:author="Kendra Dickinson" w:date="2024-04-14T09:31:00Z">
        <w:r w:rsidR="00621A22" w:rsidRPr="00450283" w:rsidDel="00CC2398">
          <w:rPr>
            <w:rFonts w:ascii="Times New Roman" w:hAnsi="Times New Roman" w:cs="Times New Roman"/>
          </w:rPr>
          <w:delText>ese</w:delText>
        </w:r>
      </w:del>
      <w:r w:rsidR="00621A22" w:rsidRPr="00450283">
        <w:rPr>
          <w:rFonts w:ascii="Times New Roman" w:hAnsi="Times New Roman" w:cs="Times New Roman"/>
        </w:rPr>
        <w:t xml:space="preserve"> particular attitude</w:t>
      </w:r>
      <w:del w:id="557" w:author="Kendra Dickinson" w:date="2024-04-14T09:31:00Z">
        <w:r w:rsidR="00621A22" w:rsidRPr="00450283" w:rsidDel="00CC2398">
          <w:rPr>
            <w:rFonts w:ascii="Times New Roman" w:hAnsi="Times New Roman" w:cs="Times New Roman"/>
          </w:rPr>
          <w:delText>s</w:delText>
        </w:r>
      </w:del>
      <w:r w:rsidR="00621A22" w:rsidRPr="00450283">
        <w:rPr>
          <w:rFonts w:ascii="Times New Roman" w:hAnsi="Times New Roman" w:cs="Times New Roman"/>
        </w:rPr>
        <w:t xml:space="preserve"> </w:t>
      </w:r>
      <w:ins w:id="558" w:author="Kendra Dickinson" w:date="2024-04-14T09:31:00Z">
        <w:r w:rsidR="00CC2398" w:rsidRPr="00450283">
          <w:rPr>
            <w:rFonts w:ascii="Times New Roman" w:hAnsi="Times New Roman" w:cs="Times New Roman"/>
          </w:rPr>
          <w:t>is</w:t>
        </w:r>
      </w:ins>
      <w:del w:id="559" w:author="Kendra Dickinson" w:date="2024-04-14T09:31:00Z">
        <w:r w:rsidR="00621A22" w:rsidRPr="00450283" w:rsidDel="00CC2398">
          <w:rPr>
            <w:rFonts w:ascii="Times New Roman" w:hAnsi="Times New Roman" w:cs="Times New Roman"/>
          </w:rPr>
          <w:delText>are</w:delText>
        </w:r>
      </w:del>
      <w:r w:rsidR="00621A22"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However, when presented with the statement ‘Catalan can become an important language in the European context’, participants with a more progressive political orientation indicated a greater level of agreement with this statement, whereas those who identified as conservative</w:t>
      </w:r>
      <w:r w:rsidR="00621A22" w:rsidRPr="00450283">
        <w:rPr>
          <w:rFonts w:ascii="Times New Roman" w:hAnsi="Times New Roman" w:cs="Times New Roman"/>
        </w:rPr>
        <w:t xml:space="preserve"> </w:t>
      </w:r>
      <w:r w:rsidRPr="00450283">
        <w:rPr>
          <w:rFonts w:ascii="Times New Roman" w:hAnsi="Times New Roman" w:cs="Times New Roman"/>
        </w:rPr>
        <w:t xml:space="preserve">indicated a much lower level of agreement with it, as presented in Table </w:t>
      </w:r>
      <w:r w:rsidR="0005100F" w:rsidRPr="00450283">
        <w:rPr>
          <w:rFonts w:ascii="Times New Roman" w:hAnsi="Times New Roman" w:cs="Times New Roman"/>
        </w:rPr>
        <w:t>14</w:t>
      </w:r>
      <w:r w:rsidRPr="00450283">
        <w:rPr>
          <w:rFonts w:ascii="Times New Roman" w:hAnsi="Times New Roman" w:cs="Times New Roman"/>
        </w:rPr>
        <w:t>.</w:t>
      </w:r>
    </w:p>
    <w:p w14:paraId="3B113B0C" w14:textId="1F9DF3A9" w:rsidR="00882DA8" w:rsidRPr="00450283" w:rsidRDefault="00882DA8">
      <w:pPr>
        <w:spacing w:before="240" w:line="480" w:lineRule="auto"/>
        <w:jc w:val="both"/>
        <w:rPr>
          <w:rFonts w:ascii="Times New Roman" w:hAnsi="Times New Roman" w:cs="Times New Roman"/>
          <w:b/>
          <w:bCs/>
        </w:rPr>
        <w:pPrChange w:id="560" w:author="Alejandro Andreas Jaume Losa" w:date="2024-04-16T11:52: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14</w:t>
      </w:r>
      <w:r w:rsidR="0070546B"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‘Catalan can become an important language in the European context’.</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296BA14A"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F12FEB9"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6C2BDF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7FFC1B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9B780C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6FD3BFA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318B75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1175C0A"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832C26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79.00</w:t>
            </w:r>
          </w:p>
        </w:tc>
        <w:tc>
          <w:tcPr>
            <w:tcW w:w="1870" w:type="dxa"/>
            <w:shd w:val="clear" w:color="auto" w:fill="auto"/>
            <w:vAlign w:val="center"/>
          </w:tcPr>
          <w:p w14:paraId="6E58A9E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13.44</w:t>
            </w:r>
          </w:p>
        </w:tc>
        <w:tc>
          <w:tcPr>
            <w:tcW w:w="1870" w:type="dxa"/>
            <w:shd w:val="clear" w:color="auto" w:fill="auto"/>
            <w:vAlign w:val="center"/>
          </w:tcPr>
          <w:p w14:paraId="5A7BF85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5.879</w:t>
            </w:r>
          </w:p>
        </w:tc>
        <w:tc>
          <w:tcPr>
            <w:tcW w:w="1870" w:type="dxa"/>
            <w:shd w:val="clear" w:color="auto" w:fill="auto"/>
            <w:vAlign w:val="center"/>
          </w:tcPr>
          <w:p w14:paraId="60F3C6A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6.41e-08</w:t>
            </w:r>
          </w:p>
        </w:tc>
      </w:tr>
      <w:tr w:rsidR="00882DA8" w:rsidRPr="00450283" w14:paraId="670B117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63EEAD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6C4DAB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-18.46</w:t>
            </w:r>
          </w:p>
        </w:tc>
        <w:tc>
          <w:tcPr>
            <w:tcW w:w="1870" w:type="dxa"/>
            <w:shd w:val="clear" w:color="auto" w:fill="auto"/>
            <w:vAlign w:val="center"/>
          </w:tcPr>
          <w:p w14:paraId="19081C7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14.38</w:t>
            </w:r>
          </w:p>
        </w:tc>
        <w:tc>
          <w:tcPr>
            <w:tcW w:w="1870" w:type="dxa"/>
            <w:shd w:val="clear" w:color="auto" w:fill="auto"/>
            <w:vAlign w:val="center"/>
          </w:tcPr>
          <w:p w14:paraId="6739B81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-1.283</w:t>
            </w:r>
          </w:p>
        </w:tc>
        <w:tc>
          <w:tcPr>
            <w:tcW w:w="1870" w:type="dxa"/>
            <w:shd w:val="clear" w:color="auto" w:fill="auto"/>
            <w:vAlign w:val="center"/>
          </w:tcPr>
          <w:p w14:paraId="2C58D5B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0.2026</w:t>
            </w:r>
          </w:p>
        </w:tc>
      </w:tr>
      <w:tr w:rsidR="00882DA8" w:rsidRPr="00450283" w14:paraId="6768AA4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EA9C91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29530E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-27.80</w:t>
            </w:r>
          </w:p>
        </w:tc>
        <w:tc>
          <w:tcPr>
            <w:tcW w:w="1870" w:type="dxa"/>
            <w:shd w:val="clear" w:color="auto" w:fill="auto"/>
            <w:vAlign w:val="center"/>
          </w:tcPr>
          <w:p w14:paraId="7082FAA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15.61</w:t>
            </w:r>
          </w:p>
        </w:tc>
        <w:tc>
          <w:tcPr>
            <w:tcW w:w="1870" w:type="dxa"/>
            <w:shd w:val="clear" w:color="auto" w:fill="auto"/>
            <w:vAlign w:val="center"/>
          </w:tcPr>
          <w:p w14:paraId="6BD754A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-1.780</w:t>
            </w:r>
          </w:p>
        </w:tc>
        <w:tc>
          <w:tcPr>
            <w:tcW w:w="1870" w:type="dxa"/>
            <w:shd w:val="clear" w:color="auto" w:fill="auto"/>
            <w:vAlign w:val="center"/>
          </w:tcPr>
          <w:p w14:paraId="3ED75F1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0.0783</w:t>
            </w:r>
          </w:p>
        </w:tc>
      </w:tr>
      <w:tr w:rsidR="00882DA8" w:rsidRPr="00450283" w14:paraId="6B4BA7C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5988B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6DD9D6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-52.80</w:t>
            </w:r>
          </w:p>
        </w:tc>
        <w:tc>
          <w:tcPr>
            <w:tcW w:w="1870" w:type="dxa"/>
            <w:shd w:val="clear" w:color="auto" w:fill="auto"/>
            <w:vAlign w:val="center"/>
          </w:tcPr>
          <w:p w14:paraId="3EED687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20.80</w:t>
            </w:r>
          </w:p>
        </w:tc>
        <w:tc>
          <w:tcPr>
            <w:tcW w:w="1870" w:type="dxa"/>
            <w:shd w:val="clear" w:color="auto" w:fill="auto"/>
            <w:vAlign w:val="center"/>
          </w:tcPr>
          <w:p w14:paraId="34CD7F7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-2.536</w:t>
            </w:r>
          </w:p>
        </w:tc>
        <w:tc>
          <w:tcPr>
            <w:tcW w:w="1870" w:type="dxa"/>
            <w:shd w:val="clear" w:color="auto" w:fill="auto"/>
            <w:vAlign w:val="center"/>
          </w:tcPr>
          <w:p w14:paraId="4A9FB0B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0.0129</w:t>
            </w:r>
          </w:p>
        </w:tc>
      </w:tr>
      <w:tr w:rsidR="00882DA8" w:rsidRPr="00450283" w14:paraId="3BA0601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06FB5A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6898FBB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-50.83</w:t>
            </w:r>
          </w:p>
        </w:tc>
        <w:tc>
          <w:tcPr>
            <w:tcW w:w="1870" w:type="dxa"/>
            <w:shd w:val="clear" w:color="auto" w:fill="auto"/>
            <w:vAlign w:val="center"/>
          </w:tcPr>
          <w:p w14:paraId="4FFDAE3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16.91</w:t>
            </w:r>
          </w:p>
        </w:tc>
        <w:tc>
          <w:tcPr>
            <w:tcW w:w="1870" w:type="dxa"/>
            <w:shd w:val="clear" w:color="auto" w:fill="auto"/>
            <w:vAlign w:val="center"/>
          </w:tcPr>
          <w:p w14:paraId="52105A4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-3.006</w:t>
            </w:r>
          </w:p>
        </w:tc>
        <w:tc>
          <w:tcPr>
            <w:tcW w:w="1870" w:type="dxa"/>
            <w:shd w:val="clear" w:color="auto" w:fill="auto"/>
            <w:vAlign w:val="center"/>
          </w:tcPr>
          <w:p w14:paraId="5865274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0.0034</w:t>
            </w:r>
          </w:p>
        </w:tc>
      </w:tr>
      <w:tr w:rsidR="00882DA8" w:rsidRPr="00450283" w14:paraId="553A8AB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939DB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441627E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-49.14</w:t>
            </w:r>
          </w:p>
        </w:tc>
        <w:tc>
          <w:tcPr>
            <w:tcW w:w="1870" w:type="dxa"/>
            <w:shd w:val="clear" w:color="auto" w:fill="auto"/>
            <w:vAlign w:val="center"/>
          </w:tcPr>
          <w:p w14:paraId="2105D27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19.00</w:t>
            </w:r>
          </w:p>
        </w:tc>
        <w:tc>
          <w:tcPr>
            <w:tcW w:w="1870" w:type="dxa"/>
            <w:shd w:val="clear" w:color="auto" w:fill="auto"/>
            <w:vAlign w:val="center"/>
          </w:tcPr>
          <w:p w14:paraId="7768CBC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-2.586</w:t>
            </w:r>
          </w:p>
        </w:tc>
        <w:tc>
          <w:tcPr>
            <w:tcW w:w="1870" w:type="dxa"/>
            <w:shd w:val="clear" w:color="auto" w:fill="auto"/>
            <w:vAlign w:val="center"/>
          </w:tcPr>
          <w:p w14:paraId="0A5E0D8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0.0113</w:t>
            </w:r>
          </w:p>
        </w:tc>
      </w:tr>
    </w:tbl>
    <w:p w14:paraId="41E7E2DF" w14:textId="77777777" w:rsidR="00882DA8" w:rsidRPr="00450283" w:rsidRDefault="00882DA8" w:rsidP="00882DA8">
      <w:pPr>
        <w:spacing w:line="480" w:lineRule="auto"/>
        <w:jc w:val="both"/>
        <w:rPr>
          <w:rFonts w:ascii="Times New Roman" w:hAnsi="Times New Roman" w:cs="Times New Roman"/>
          <w:b/>
          <w:bCs/>
        </w:rPr>
      </w:pPr>
    </w:p>
    <w:p w14:paraId="12E35C14" w14:textId="05E16248"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tab/>
      </w:r>
      <w:r w:rsidRPr="00450283">
        <w:rPr>
          <w:rFonts w:ascii="Times New Roman" w:hAnsi="Times New Roman" w:cs="Times New Roman"/>
        </w:rPr>
        <w:t>Once again,</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w:t>
      </w:r>
      <w:del w:id="561" w:author="Kendra Dickinson" w:date="2024-04-14T09:31:00Z">
        <w:r w:rsidRPr="00450283" w:rsidDel="00CC2398">
          <w:rPr>
            <w:rFonts w:ascii="Times New Roman" w:hAnsi="Times New Roman" w:cs="Times New Roman"/>
          </w:rPr>
          <w:delText xml:space="preserve">were the ones who </w:delText>
        </w:r>
      </w:del>
      <w:r w:rsidRPr="00450283">
        <w:rPr>
          <w:rFonts w:ascii="Times New Roman" w:hAnsi="Times New Roman" w:cs="Times New Roman"/>
        </w:rPr>
        <w:t xml:space="preserve">showed the greatest degree of disagreement with the statement, even greater than </w:t>
      </w:r>
      <w:del w:id="562" w:author="Kendra Dickinson" w:date="2024-04-14T09:31:00Z">
        <w:r w:rsidRPr="00450283" w:rsidDel="00CC2398">
          <w:rPr>
            <w:rFonts w:ascii="Times New Roman" w:hAnsi="Times New Roman" w:cs="Times New Roman"/>
          </w:rPr>
          <w:delText xml:space="preserve">that indicated by </w:delText>
        </w:r>
      </w:del>
      <w:r w:rsidRPr="00450283">
        <w:rPr>
          <w:rFonts w:ascii="Times New Roman" w:hAnsi="Times New Roman" w:cs="Times New Roman"/>
        </w:rPr>
        <w:t>those who identified themselves ideologically as center-right and right-wing</w:t>
      </w:r>
      <w:r w:rsidR="00621A22" w:rsidRPr="00450283">
        <w:rPr>
          <w:rFonts w:ascii="Times New Roman" w:hAnsi="Times New Roman" w:cs="Times New Roman"/>
        </w:rPr>
        <w:t>. These results align to previously mentioned trend of centrists’ alignment with conservative attitudes.</w:t>
      </w:r>
      <w:r w:rsidR="00621A22" w:rsidRPr="00450283">
        <w:rPr>
          <w:rFonts w:ascii="Times New Roman" w:hAnsi="Times New Roman" w:cs="Times New Roman"/>
          <w:b/>
          <w:bCs/>
        </w:rPr>
        <w:t xml:space="preserve"> </w:t>
      </w:r>
      <w:r w:rsidRPr="00450283">
        <w:rPr>
          <w:rFonts w:ascii="Times New Roman" w:hAnsi="Times New Roman" w:cs="Times New Roman"/>
        </w:rPr>
        <w:t xml:space="preserve">Also interesting is the fact that even among progressive participants there seems to be a certain caution when it comes to affirming that Catalan can become an important language at the European context, </w:t>
      </w:r>
      <w:ins w:id="563" w:author="Kendra Dickinson" w:date="2024-04-14T09:32:00Z">
        <w:r w:rsidR="008D2EDB" w:rsidRPr="00450283">
          <w:rPr>
            <w:rFonts w:ascii="Times New Roman" w:hAnsi="Times New Roman" w:cs="Times New Roman"/>
          </w:rPr>
          <w:t xml:space="preserve">as illustrated by the generally lower </w:t>
        </w:r>
        <w:r w:rsidR="008D2EDB" w:rsidRPr="00450283">
          <w:rPr>
            <w:rFonts w:ascii="Times New Roman" w:hAnsi="Times New Roman" w:cs="Times New Roman"/>
          </w:rPr>
          <w:lastRenderedPageBreak/>
          <w:t xml:space="preserve">mean levels of agreement with this statement compared to other statements about Catalan, </w:t>
        </w:r>
      </w:ins>
      <w:r w:rsidRPr="00450283">
        <w:rPr>
          <w:rFonts w:ascii="Times New Roman" w:hAnsi="Times New Roman" w:cs="Times New Roman"/>
        </w:rPr>
        <w:t>especially among those who define themselves as center-left. It is clear, however, that as political orientation moves closer to the center, as well as to more conservative positions, the degree of agreement with this statement decreases significantly.</w:t>
      </w:r>
    </w:p>
    <w:p w14:paraId="37502376"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692B2DD2" wp14:editId="3889CF2B">
            <wp:extent cx="5943600" cy="3752215"/>
            <wp:effectExtent l="0" t="0" r="0" b="0"/>
            <wp:docPr id="1584817248" name="Picture 14"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17248" name="Picture 14" descr="A graph of different colored square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0C220305" w14:textId="5A1D1E8D" w:rsidR="009F4FE8" w:rsidRPr="00450283" w:rsidRDefault="009F4FE8">
      <w:pPr>
        <w:spacing w:after="240" w:line="480" w:lineRule="auto"/>
        <w:jc w:val="center"/>
        <w:rPr>
          <w:rFonts w:ascii="Times New Roman" w:hAnsi="Times New Roman" w:cs="Times New Roman"/>
        </w:rPr>
        <w:pPrChange w:id="564" w:author="Alejandro Andreas Jaume Losa" w:date="2024-04-16T11:45:00Z">
          <w:pPr>
            <w:spacing w:line="480" w:lineRule="auto"/>
            <w:jc w:val="center"/>
          </w:pPr>
        </w:pPrChange>
      </w:pPr>
      <w:r w:rsidRPr="00450283">
        <w:rPr>
          <w:rFonts w:ascii="Times New Roman" w:hAnsi="Times New Roman" w:cs="Times New Roman"/>
          <w:b/>
          <w:bCs/>
        </w:rPr>
        <w:t xml:space="preserve">Figure 16. </w:t>
      </w:r>
      <w:r w:rsidRPr="00450283">
        <w:rPr>
          <w:rFonts w:ascii="Times New Roman" w:hAnsi="Times New Roman" w:cs="Times New Roman"/>
        </w:rPr>
        <w:t>Participant responses to the statement ‘Catalan can be important in the European context.</w:t>
      </w:r>
    </w:p>
    <w:p w14:paraId="186D488D" w14:textId="65AB07AD" w:rsidR="00882DA8" w:rsidRPr="00450283" w:rsidRDefault="00882DA8" w:rsidP="00882DA8">
      <w:pPr>
        <w:spacing w:line="480" w:lineRule="auto"/>
        <w:ind w:firstLine="720"/>
        <w:jc w:val="both"/>
        <w:rPr>
          <w:rFonts w:ascii="Times New Roman" w:hAnsi="Times New Roman" w:cs="Times New Roman"/>
        </w:rPr>
      </w:pPr>
      <w:del w:id="565" w:author="Kendra Dickinson" w:date="2024-04-14T09:33:00Z">
        <w:r w:rsidRPr="00450283" w:rsidDel="005A139D">
          <w:rPr>
            <w:rFonts w:ascii="Times New Roman" w:hAnsi="Times New Roman" w:cs="Times New Roman"/>
          </w:rPr>
          <w:delText>Participant responses to the</w:delText>
        </w:r>
      </w:del>
      <w:ins w:id="566" w:author="Kendra Dickinson" w:date="2024-04-14T09:33:00Z">
        <w:r w:rsidR="005A139D" w:rsidRPr="00450283">
          <w:rPr>
            <w:rFonts w:ascii="Times New Roman" w:hAnsi="Times New Roman" w:cs="Times New Roman"/>
          </w:rPr>
          <w:t>Analysis of responses to the</w:t>
        </w:r>
      </w:ins>
      <w:r w:rsidRPr="00450283">
        <w:rPr>
          <w:rFonts w:ascii="Times New Roman" w:hAnsi="Times New Roman" w:cs="Times New Roman"/>
        </w:rPr>
        <w:t xml:space="preserve"> statements ‘Catalan is as important as English’ and ‘Spanish is as important as English’ also showed </w:t>
      </w:r>
      <w:r w:rsidR="00621A22" w:rsidRPr="00450283">
        <w:rPr>
          <w:rFonts w:ascii="Times New Roman" w:hAnsi="Times New Roman" w:cs="Times New Roman"/>
        </w:rPr>
        <w:t xml:space="preserve">significant </w:t>
      </w:r>
      <w:r w:rsidRPr="00450283">
        <w:rPr>
          <w:rFonts w:ascii="Times New Roman" w:hAnsi="Times New Roman" w:cs="Times New Roman"/>
        </w:rPr>
        <w:t>differences</w:t>
      </w:r>
      <w:ins w:id="567" w:author="Alejandro Andreas Jaume Losa" w:date="2024-04-16T11:45:00Z">
        <w:r w:rsidR="00450283">
          <w:rPr>
            <w:rFonts w:ascii="Times New Roman" w:hAnsi="Times New Roman" w:cs="Times New Roman"/>
          </w:rPr>
          <w:t xml:space="preserve"> </w:t>
        </w:r>
      </w:ins>
      <w:del w:id="568" w:author="Kendra Dickinson" w:date="2024-04-14T09:34:00Z">
        <w:r w:rsidRPr="00450283" w:rsidDel="005A139D">
          <w:rPr>
            <w:rFonts w:ascii="Times New Roman" w:hAnsi="Times New Roman" w:cs="Times New Roman"/>
          </w:rPr>
          <w:delText xml:space="preserve">. Analysis of both statements </w:delText>
        </w:r>
      </w:del>
      <w:r w:rsidRPr="00450283">
        <w:rPr>
          <w:rFonts w:ascii="Times New Roman" w:hAnsi="Times New Roman" w:cs="Times New Roman"/>
        </w:rPr>
        <w:t>revealed statistically significant differences in responses with regard to political orientation</w:t>
      </w:r>
      <w:ins w:id="569" w:author="Kendra Dickinson" w:date="2024-04-14T09:34:00Z">
        <w:r w:rsidR="005A139D" w:rsidRPr="00450283">
          <w:rPr>
            <w:rFonts w:ascii="Times New Roman" w:hAnsi="Times New Roman" w:cs="Times New Roman"/>
          </w:rPr>
          <w:t xml:space="preserve"> in both cases</w:t>
        </w:r>
      </w:ins>
      <w:del w:id="570" w:author="Kendra Dickinson" w:date="2024-04-14T09:34:00Z">
        <w:r w:rsidRPr="00450283" w:rsidDel="005A139D">
          <w:rPr>
            <w:rFonts w:ascii="Times New Roman" w:hAnsi="Times New Roman" w:cs="Times New Roman"/>
          </w:rPr>
          <w:delText>.</w:delText>
        </w:r>
      </w:del>
      <w:r w:rsidRPr="00450283">
        <w:rPr>
          <w:rFonts w:ascii="Times New Roman" w:hAnsi="Times New Roman" w:cs="Times New Roman"/>
        </w:rPr>
        <w:t xml:space="preserve"> When presented with the statement ‘Catalan is as important as English’, participants with a more progressive political orientation (far-left and left) indicated a greater level of agreement with this statement, compared </w:t>
      </w:r>
      <w:r w:rsidRPr="00450283">
        <w:rPr>
          <w:rFonts w:ascii="Times New Roman" w:hAnsi="Times New Roman" w:cs="Times New Roman"/>
        </w:rPr>
        <w:lastRenderedPageBreak/>
        <w:t xml:space="preserve">to those who identified as conservative (center, center-right, and right) and to those who said their political orientation was center-left, as presented in Table </w:t>
      </w:r>
      <w:r w:rsidR="0005100F" w:rsidRPr="00450283">
        <w:rPr>
          <w:rFonts w:ascii="Times New Roman" w:hAnsi="Times New Roman" w:cs="Times New Roman"/>
        </w:rPr>
        <w:t>15</w:t>
      </w:r>
      <w:r w:rsidRPr="00450283">
        <w:rPr>
          <w:rFonts w:ascii="Times New Roman" w:hAnsi="Times New Roman" w:cs="Times New Roman"/>
        </w:rPr>
        <w:t>.</w:t>
      </w:r>
    </w:p>
    <w:p w14:paraId="3385052B" w14:textId="12C0FC5C" w:rsidR="00882DA8" w:rsidRPr="00450283" w:rsidRDefault="00882DA8">
      <w:pPr>
        <w:spacing w:before="240" w:line="480" w:lineRule="auto"/>
        <w:jc w:val="both"/>
        <w:rPr>
          <w:rFonts w:ascii="Times New Roman" w:hAnsi="Times New Roman" w:cs="Times New Roman"/>
          <w:b/>
          <w:bCs/>
        </w:rPr>
        <w:pPrChange w:id="571" w:author="Alejandro Andreas Jaume Losa" w:date="2024-04-16T11:52: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15</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as important as English’.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248F72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124021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2D70DA10"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D6A6A0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671B28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62DAE325"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7F0B0F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43F7966"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221282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81.86</w:t>
            </w:r>
          </w:p>
        </w:tc>
        <w:tc>
          <w:tcPr>
            <w:tcW w:w="1870" w:type="dxa"/>
            <w:shd w:val="clear" w:color="auto" w:fill="auto"/>
            <w:vAlign w:val="center"/>
          </w:tcPr>
          <w:p w14:paraId="5D0E58C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14.70</w:t>
            </w:r>
          </w:p>
        </w:tc>
        <w:tc>
          <w:tcPr>
            <w:tcW w:w="1870" w:type="dxa"/>
            <w:shd w:val="clear" w:color="auto" w:fill="auto"/>
            <w:vAlign w:val="center"/>
          </w:tcPr>
          <w:p w14:paraId="0A719B4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5.567</w:t>
            </w:r>
          </w:p>
        </w:tc>
        <w:tc>
          <w:tcPr>
            <w:tcW w:w="1870" w:type="dxa"/>
            <w:shd w:val="clear" w:color="auto" w:fill="auto"/>
            <w:vAlign w:val="center"/>
          </w:tcPr>
          <w:p w14:paraId="435D938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2.49e-07</w:t>
            </w:r>
          </w:p>
        </w:tc>
      </w:tr>
      <w:tr w:rsidR="00882DA8" w:rsidRPr="00450283" w14:paraId="213ACDC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7C23CF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21AA8B8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-25.04</w:t>
            </w:r>
          </w:p>
        </w:tc>
        <w:tc>
          <w:tcPr>
            <w:tcW w:w="1870" w:type="dxa"/>
            <w:shd w:val="clear" w:color="auto" w:fill="auto"/>
            <w:vAlign w:val="center"/>
          </w:tcPr>
          <w:p w14:paraId="26B891A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15.74</w:t>
            </w:r>
          </w:p>
        </w:tc>
        <w:tc>
          <w:tcPr>
            <w:tcW w:w="1870" w:type="dxa"/>
            <w:shd w:val="clear" w:color="auto" w:fill="auto"/>
            <w:vAlign w:val="center"/>
          </w:tcPr>
          <w:p w14:paraId="11B900C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-1.591</w:t>
            </w:r>
          </w:p>
        </w:tc>
        <w:tc>
          <w:tcPr>
            <w:tcW w:w="1870" w:type="dxa"/>
            <w:shd w:val="clear" w:color="auto" w:fill="auto"/>
            <w:vAlign w:val="center"/>
          </w:tcPr>
          <w:p w14:paraId="015E7F0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0.114941</w:t>
            </w:r>
          </w:p>
        </w:tc>
      </w:tr>
      <w:tr w:rsidR="00882DA8" w:rsidRPr="00450283" w14:paraId="53EA335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7F566F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C7D14D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-61.21</w:t>
            </w:r>
          </w:p>
        </w:tc>
        <w:tc>
          <w:tcPr>
            <w:tcW w:w="1870" w:type="dxa"/>
            <w:shd w:val="clear" w:color="auto" w:fill="auto"/>
            <w:vAlign w:val="center"/>
          </w:tcPr>
          <w:p w14:paraId="7595A0A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17.08</w:t>
            </w:r>
          </w:p>
        </w:tc>
        <w:tc>
          <w:tcPr>
            <w:tcW w:w="1870" w:type="dxa"/>
            <w:shd w:val="clear" w:color="auto" w:fill="auto"/>
            <w:vAlign w:val="center"/>
          </w:tcPr>
          <w:p w14:paraId="0840D5A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-3.583</w:t>
            </w:r>
          </w:p>
        </w:tc>
        <w:tc>
          <w:tcPr>
            <w:tcW w:w="1870" w:type="dxa"/>
            <w:shd w:val="clear" w:color="auto" w:fill="auto"/>
            <w:vAlign w:val="center"/>
          </w:tcPr>
          <w:p w14:paraId="3A5116F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0.000543</w:t>
            </w:r>
          </w:p>
        </w:tc>
      </w:tr>
      <w:tr w:rsidR="00882DA8" w:rsidRPr="00450283" w14:paraId="3E09FED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C1040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39C51FF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-48.26</w:t>
            </w:r>
          </w:p>
        </w:tc>
        <w:tc>
          <w:tcPr>
            <w:tcW w:w="1870" w:type="dxa"/>
            <w:shd w:val="clear" w:color="auto" w:fill="auto"/>
            <w:vAlign w:val="center"/>
          </w:tcPr>
          <w:p w14:paraId="5A683E3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22.78</w:t>
            </w:r>
          </w:p>
        </w:tc>
        <w:tc>
          <w:tcPr>
            <w:tcW w:w="1870" w:type="dxa"/>
            <w:shd w:val="clear" w:color="auto" w:fill="auto"/>
            <w:vAlign w:val="center"/>
          </w:tcPr>
          <w:p w14:paraId="6C289F7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-2.119</w:t>
            </w:r>
          </w:p>
        </w:tc>
        <w:tc>
          <w:tcPr>
            <w:tcW w:w="1870" w:type="dxa"/>
            <w:shd w:val="clear" w:color="auto" w:fill="auto"/>
            <w:vAlign w:val="center"/>
          </w:tcPr>
          <w:p w14:paraId="6D7BB63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0.036791</w:t>
            </w:r>
          </w:p>
        </w:tc>
      </w:tr>
      <w:tr w:rsidR="00882DA8" w:rsidRPr="00450283" w14:paraId="378E3B4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81A9F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29621CE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-53.11</w:t>
            </w:r>
          </w:p>
        </w:tc>
        <w:tc>
          <w:tcPr>
            <w:tcW w:w="1870" w:type="dxa"/>
            <w:shd w:val="clear" w:color="auto" w:fill="auto"/>
            <w:vAlign w:val="center"/>
          </w:tcPr>
          <w:p w14:paraId="33FACDC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18.50</w:t>
            </w:r>
          </w:p>
        </w:tc>
        <w:tc>
          <w:tcPr>
            <w:tcW w:w="1870" w:type="dxa"/>
            <w:shd w:val="clear" w:color="auto" w:fill="auto"/>
            <w:vAlign w:val="center"/>
          </w:tcPr>
          <w:p w14:paraId="37B48C8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-2.871</w:t>
            </w:r>
          </w:p>
        </w:tc>
        <w:tc>
          <w:tcPr>
            <w:tcW w:w="1870" w:type="dxa"/>
            <w:shd w:val="clear" w:color="auto" w:fill="auto"/>
            <w:vAlign w:val="center"/>
          </w:tcPr>
          <w:p w14:paraId="247F027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0.005074</w:t>
            </w:r>
          </w:p>
        </w:tc>
      </w:tr>
      <w:tr w:rsidR="00882DA8" w:rsidRPr="00450283" w14:paraId="79ED4C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685583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4969AD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-59.57</w:t>
            </w:r>
          </w:p>
        </w:tc>
        <w:tc>
          <w:tcPr>
            <w:tcW w:w="1870" w:type="dxa"/>
            <w:shd w:val="clear" w:color="auto" w:fill="auto"/>
            <w:vAlign w:val="center"/>
          </w:tcPr>
          <w:p w14:paraId="40BDED1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20.79</w:t>
            </w:r>
          </w:p>
        </w:tc>
        <w:tc>
          <w:tcPr>
            <w:tcW w:w="1870" w:type="dxa"/>
            <w:shd w:val="clear" w:color="auto" w:fill="auto"/>
            <w:vAlign w:val="center"/>
          </w:tcPr>
          <w:p w14:paraId="513C4DF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-2.865</w:t>
            </w:r>
          </w:p>
        </w:tc>
        <w:tc>
          <w:tcPr>
            <w:tcW w:w="1870" w:type="dxa"/>
            <w:shd w:val="clear" w:color="auto" w:fill="auto"/>
            <w:vAlign w:val="center"/>
          </w:tcPr>
          <w:p w14:paraId="1186C2D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0.005156</w:t>
            </w:r>
          </w:p>
        </w:tc>
      </w:tr>
    </w:tbl>
    <w:p w14:paraId="5984B2A1" w14:textId="77777777" w:rsidR="0070546B" w:rsidRPr="00450283" w:rsidRDefault="0070546B" w:rsidP="0070546B">
      <w:pPr>
        <w:spacing w:line="480" w:lineRule="auto"/>
        <w:jc w:val="both"/>
        <w:rPr>
          <w:rFonts w:ascii="Times New Roman" w:hAnsi="Times New Roman" w:cs="Times New Roman"/>
        </w:rPr>
      </w:pPr>
    </w:p>
    <w:p w14:paraId="1FA1A1DE" w14:textId="26E6822D"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Interestingly, those who expressed the lowest level of agreement with this statement are the ones who identified their political orientation as center-left. Their responses, therefore, resemble the ones of those who identified themselves as progressive (far-left, left, and center-left). This could be due to the role of English as an international language and its importance around the world. However, it is worth noting that those who showed a greater level of agreement with this statement are the ones who identified their political orientation as far-left and left. This demonstrates that very progressive people in the Balearic Islands</w:t>
      </w:r>
      <w:r w:rsidR="000C64D9" w:rsidRPr="00450283">
        <w:rPr>
          <w:rFonts w:ascii="Times New Roman" w:hAnsi="Times New Roman" w:cs="Times New Roman"/>
        </w:rPr>
        <w:t>,</w:t>
      </w:r>
      <w:r w:rsidR="00F51C79" w:rsidRPr="00450283">
        <w:rPr>
          <w:rFonts w:ascii="Times New Roman" w:hAnsi="Times New Roman" w:cs="Times New Roman"/>
        </w:rPr>
        <w:t xml:space="preserve"> </w:t>
      </w:r>
      <w:r w:rsidR="000C64D9" w:rsidRPr="00450283">
        <w:rPr>
          <w:rFonts w:ascii="Times New Roman" w:hAnsi="Times New Roman" w:cs="Times New Roman"/>
        </w:rPr>
        <w:t>and in Palma, in particular</w:t>
      </w:r>
      <w:r w:rsidRPr="00450283">
        <w:rPr>
          <w:rFonts w:ascii="Times New Roman" w:hAnsi="Times New Roman" w:cs="Times New Roman"/>
        </w:rPr>
        <w:t xml:space="preserve"> have </w:t>
      </w:r>
      <w:r w:rsidR="000C64D9" w:rsidRPr="00450283">
        <w:rPr>
          <w:rFonts w:ascii="Times New Roman" w:hAnsi="Times New Roman" w:cs="Times New Roman"/>
        </w:rPr>
        <w:t xml:space="preserve">generally </w:t>
      </w:r>
      <w:r w:rsidRPr="00450283">
        <w:rPr>
          <w:rFonts w:ascii="Times New Roman" w:hAnsi="Times New Roman" w:cs="Times New Roman"/>
        </w:rPr>
        <w:t xml:space="preserve">positive attitudes toward Catalan, to the point of putting it </w:t>
      </w:r>
      <w:r w:rsidR="000C64D9" w:rsidRPr="00450283">
        <w:rPr>
          <w:rFonts w:ascii="Times New Roman" w:hAnsi="Times New Roman" w:cs="Times New Roman"/>
        </w:rPr>
        <w:t>at a similar</w:t>
      </w:r>
      <w:r w:rsidRPr="00450283">
        <w:rPr>
          <w:rFonts w:ascii="Times New Roman" w:hAnsi="Times New Roman" w:cs="Times New Roman"/>
        </w:rPr>
        <w:t xml:space="preserve"> level </w:t>
      </w:r>
      <w:r w:rsidR="000C64D9" w:rsidRPr="00450283">
        <w:rPr>
          <w:rFonts w:ascii="Times New Roman" w:hAnsi="Times New Roman" w:cs="Times New Roman"/>
        </w:rPr>
        <w:t xml:space="preserve">of importance </w:t>
      </w:r>
      <w:r w:rsidRPr="00450283">
        <w:rPr>
          <w:rFonts w:ascii="Times New Roman" w:hAnsi="Times New Roman" w:cs="Times New Roman"/>
        </w:rPr>
        <w:t xml:space="preserve">as English. Additionally, the analysis also revealed  a greater level of consensus among participants in both extremes, far-left and right, as shown by the much wider range of responses in Figure </w:t>
      </w:r>
      <w:r w:rsidR="007A177F" w:rsidRPr="00450283">
        <w:rPr>
          <w:rFonts w:ascii="Times New Roman" w:hAnsi="Times New Roman" w:cs="Times New Roman"/>
        </w:rPr>
        <w:t>17</w:t>
      </w:r>
      <w:r w:rsidRPr="00450283">
        <w:rPr>
          <w:rFonts w:ascii="Times New Roman" w:hAnsi="Times New Roman" w:cs="Times New Roman"/>
        </w:rPr>
        <w:t>.</w:t>
      </w:r>
    </w:p>
    <w:p w14:paraId="1ABA2BDD"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19DD8475" wp14:editId="622F3C31">
            <wp:extent cx="5943600" cy="3752215"/>
            <wp:effectExtent l="0" t="0" r="0" b="0"/>
            <wp:docPr id="715116572" name="Picture 15"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16572" name="Picture 15" descr="A graph of different colored squares&#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CA44261" w14:textId="2224C400" w:rsidR="009F4FE8" w:rsidRPr="00450283" w:rsidRDefault="009F4FE8">
      <w:pPr>
        <w:spacing w:after="240" w:line="480" w:lineRule="auto"/>
        <w:jc w:val="center"/>
        <w:rPr>
          <w:rFonts w:ascii="Times New Roman" w:hAnsi="Times New Roman" w:cs="Times New Roman"/>
        </w:rPr>
        <w:pPrChange w:id="572" w:author="Alejandro Andreas Jaume Losa" w:date="2024-04-16T11:45:00Z">
          <w:pPr>
            <w:spacing w:line="480" w:lineRule="auto"/>
            <w:jc w:val="center"/>
          </w:pPr>
        </w:pPrChange>
      </w:pPr>
      <w:r w:rsidRPr="00450283">
        <w:rPr>
          <w:rFonts w:ascii="Times New Roman" w:hAnsi="Times New Roman" w:cs="Times New Roman"/>
          <w:b/>
          <w:bCs/>
        </w:rPr>
        <w:t>Figure 17</w:t>
      </w:r>
      <w:r w:rsidRPr="00450283">
        <w:rPr>
          <w:rFonts w:ascii="Times New Roman" w:hAnsi="Times New Roman" w:cs="Times New Roman"/>
        </w:rPr>
        <w:t>. Participant responses to the statement ‘Catalan is as important as English’.</w:t>
      </w:r>
    </w:p>
    <w:p w14:paraId="7331745B" w14:textId="51663A8C"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Similar results were found when participants were presented with the statement ‘Spanish is as important as English’. Interestingly, participants of all political orientation, </w:t>
      </w:r>
      <w:r w:rsidR="000C64D9" w:rsidRPr="00450283">
        <w:rPr>
          <w:rFonts w:ascii="Times New Roman" w:hAnsi="Times New Roman" w:cs="Times New Roman"/>
        </w:rPr>
        <w:t xml:space="preserve">except for </w:t>
      </w:r>
      <w:r w:rsidRPr="00450283">
        <w:rPr>
          <w:rFonts w:ascii="Times New Roman" w:hAnsi="Times New Roman" w:cs="Times New Roman"/>
        </w:rPr>
        <w:t xml:space="preserve"> center-left, showed a similar level of agreement with this statement, as presented in Table </w:t>
      </w:r>
      <w:r w:rsidR="0005100F" w:rsidRPr="00450283">
        <w:rPr>
          <w:rFonts w:ascii="Times New Roman" w:hAnsi="Times New Roman" w:cs="Times New Roman"/>
        </w:rPr>
        <w:t>16</w:t>
      </w:r>
      <w:r w:rsidRPr="00450283">
        <w:rPr>
          <w:rFonts w:ascii="Times New Roman" w:hAnsi="Times New Roman" w:cs="Times New Roman"/>
        </w:rPr>
        <w:t>.</w:t>
      </w:r>
    </w:p>
    <w:p w14:paraId="4B49B44E" w14:textId="59E0F8D4" w:rsidR="00882DA8" w:rsidRPr="00450283" w:rsidRDefault="00882DA8">
      <w:pPr>
        <w:spacing w:before="240" w:line="480" w:lineRule="auto"/>
        <w:jc w:val="both"/>
        <w:rPr>
          <w:rFonts w:ascii="Times New Roman" w:hAnsi="Times New Roman" w:cs="Times New Roman"/>
        </w:rPr>
        <w:pPrChange w:id="573" w:author="Alejandro Andreas Jaume Losa" w:date="2024-04-16T11:52: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16</w:t>
      </w:r>
      <w:r w:rsidRPr="00450283">
        <w:rPr>
          <w:rFonts w:ascii="Times New Roman" w:hAnsi="Times New Roman" w:cs="Times New Roman"/>
        </w:rPr>
        <w:t>.</w:t>
      </w:r>
      <w:r w:rsidR="0070546B" w:rsidRPr="00450283">
        <w:rPr>
          <w:rFonts w:ascii="Times New Roman" w:hAnsi="Times New Roman" w:cs="Times New Roman"/>
        </w:rPr>
        <w:t xml:space="preserve"> Best fit linear regression model output for the statement ‘Spanish is as important as English’.</w:t>
      </w:r>
    </w:p>
    <w:tbl>
      <w:tblPr>
        <w:tblStyle w:val="ListTable6Colorful"/>
        <w:tblpPr w:leftFromText="180" w:rightFromText="180" w:vertAnchor="text" w:horzAnchor="margin" w:tblpY="-33"/>
        <w:tblW w:w="0" w:type="auto"/>
        <w:tblLook w:val="04A0" w:firstRow="1" w:lastRow="0" w:firstColumn="1" w:lastColumn="0" w:noHBand="0" w:noVBand="1"/>
      </w:tblPr>
      <w:tblGrid>
        <w:gridCol w:w="1870"/>
        <w:gridCol w:w="1870"/>
        <w:gridCol w:w="1870"/>
        <w:gridCol w:w="1870"/>
        <w:gridCol w:w="1870"/>
      </w:tblGrid>
      <w:tr w:rsidR="00882DA8" w:rsidRPr="00450283" w14:paraId="4F078C8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596E7E1"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94A90E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CA5086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23FB97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1BA317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1F561F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FA6CDAA"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6D2CDC8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81.857</w:t>
            </w:r>
          </w:p>
        </w:tc>
        <w:tc>
          <w:tcPr>
            <w:tcW w:w="1870" w:type="dxa"/>
            <w:shd w:val="clear" w:color="auto" w:fill="auto"/>
            <w:vAlign w:val="center"/>
          </w:tcPr>
          <w:p w14:paraId="6D161FB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12.257</w:t>
            </w:r>
          </w:p>
        </w:tc>
        <w:tc>
          <w:tcPr>
            <w:tcW w:w="1870" w:type="dxa"/>
            <w:shd w:val="clear" w:color="auto" w:fill="auto"/>
            <w:vAlign w:val="center"/>
          </w:tcPr>
          <w:p w14:paraId="04CB40C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6.678</w:t>
            </w:r>
          </w:p>
        </w:tc>
        <w:tc>
          <w:tcPr>
            <w:tcW w:w="1870" w:type="dxa"/>
            <w:shd w:val="clear" w:color="auto" w:fill="auto"/>
            <w:vAlign w:val="center"/>
          </w:tcPr>
          <w:p w14:paraId="04815DB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1.74e-09</w:t>
            </w:r>
          </w:p>
        </w:tc>
      </w:tr>
      <w:tr w:rsidR="00882DA8" w:rsidRPr="00450283" w14:paraId="0F23393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DBC1FD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51D5BB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-6.961</w:t>
            </w:r>
          </w:p>
        </w:tc>
        <w:tc>
          <w:tcPr>
            <w:tcW w:w="1870" w:type="dxa"/>
            <w:shd w:val="clear" w:color="auto" w:fill="auto"/>
            <w:vAlign w:val="center"/>
          </w:tcPr>
          <w:p w14:paraId="325507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13.121</w:t>
            </w:r>
          </w:p>
        </w:tc>
        <w:tc>
          <w:tcPr>
            <w:tcW w:w="1870" w:type="dxa"/>
            <w:shd w:val="clear" w:color="auto" w:fill="auto"/>
            <w:vAlign w:val="center"/>
          </w:tcPr>
          <w:p w14:paraId="0319086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-0.531</w:t>
            </w:r>
          </w:p>
        </w:tc>
        <w:tc>
          <w:tcPr>
            <w:tcW w:w="1870" w:type="dxa"/>
            <w:shd w:val="clear" w:color="auto" w:fill="auto"/>
            <w:vAlign w:val="center"/>
          </w:tcPr>
          <w:p w14:paraId="72645BD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0.5970</w:t>
            </w:r>
          </w:p>
        </w:tc>
      </w:tr>
      <w:tr w:rsidR="00882DA8" w:rsidRPr="00450283" w14:paraId="002BC15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55FCA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5ECB0D3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-34.357</w:t>
            </w:r>
          </w:p>
        </w:tc>
        <w:tc>
          <w:tcPr>
            <w:tcW w:w="1870" w:type="dxa"/>
            <w:shd w:val="clear" w:color="auto" w:fill="auto"/>
            <w:vAlign w:val="center"/>
          </w:tcPr>
          <w:p w14:paraId="2EC7537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14.242</w:t>
            </w:r>
          </w:p>
        </w:tc>
        <w:tc>
          <w:tcPr>
            <w:tcW w:w="1870" w:type="dxa"/>
            <w:shd w:val="clear" w:color="auto" w:fill="auto"/>
            <w:vAlign w:val="center"/>
          </w:tcPr>
          <w:p w14:paraId="2FDAF86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-2.412</w:t>
            </w:r>
          </w:p>
        </w:tc>
        <w:tc>
          <w:tcPr>
            <w:tcW w:w="1870" w:type="dxa"/>
            <w:shd w:val="clear" w:color="auto" w:fill="auto"/>
            <w:vAlign w:val="center"/>
          </w:tcPr>
          <w:p w14:paraId="7E78ED1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0.017810</w:t>
            </w:r>
          </w:p>
        </w:tc>
      </w:tr>
      <w:tr w:rsidR="00882DA8" w:rsidRPr="00450283" w14:paraId="2C521F5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9A47BA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26294C4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-15.657</w:t>
            </w:r>
          </w:p>
        </w:tc>
        <w:tc>
          <w:tcPr>
            <w:tcW w:w="1870" w:type="dxa"/>
            <w:shd w:val="clear" w:color="auto" w:fill="auto"/>
            <w:vAlign w:val="center"/>
          </w:tcPr>
          <w:p w14:paraId="195F288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18.989</w:t>
            </w:r>
          </w:p>
        </w:tc>
        <w:tc>
          <w:tcPr>
            <w:tcW w:w="1870" w:type="dxa"/>
            <w:shd w:val="clear" w:color="auto" w:fill="auto"/>
            <w:vAlign w:val="center"/>
          </w:tcPr>
          <w:p w14:paraId="72A20DB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-0.825</w:t>
            </w:r>
          </w:p>
        </w:tc>
        <w:tc>
          <w:tcPr>
            <w:tcW w:w="1870" w:type="dxa"/>
            <w:shd w:val="clear" w:color="auto" w:fill="auto"/>
            <w:vAlign w:val="center"/>
          </w:tcPr>
          <w:p w14:paraId="4DF432E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0.4117</w:t>
            </w:r>
          </w:p>
        </w:tc>
      </w:tr>
      <w:tr w:rsidR="00882DA8" w:rsidRPr="00450283" w14:paraId="40E056E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589086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551408F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9.643</w:t>
            </w:r>
          </w:p>
        </w:tc>
        <w:tc>
          <w:tcPr>
            <w:tcW w:w="1870" w:type="dxa"/>
            <w:shd w:val="clear" w:color="auto" w:fill="auto"/>
            <w:vAlign w:val="center"/>
          </w:tcPr>
          <w:p w14:paraId="7CA8083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15.424</w:t>
            </w:r>
          </w:p>
        </w:tc>
        <w:tc>
          <w:tcPr>
            <w:tcW w:w="1870" w:type="dxa"/>
            <w:shd w:val="clear" w:color="auto" w:fill="auto"/>
            <w:vAlign w:val="center"/>
          </w:tcPr>
          <w:p w14:paraId="55506A8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0.625</w:t>
            </w:r>
          </w:p>
        </w:tc>
        <w:tc>
          <w:tcPr>
            <w:tcW w:w="1870" w:type="dxa"/>
            <w:shd w:val="clear" w:color="auto" w:fill="auto"/>
            <w:vAlign w:val="center"/>
          </w:tcPr>
          <w:p w14:paraId="091334E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0.5334</w:t>
            </w:r>
          </w:p>
        </w:tc>
      </w:tr>
      <w:tr w:rsidR="00882DA8" w:rsidRPr="00450283" w14:paraId="314A2E6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973D55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6BCBF4C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-9.143</w:t>
            </w:r>
          </w:p>
        </w:tc>
        <w:tc>
          <w:tcPr>
            <w:tcW w:w="1870" w:type="dxa"/>
            <w:shd w:val="clear" w:color="auto" w:fill="auto"/>
            <w:vAlign w:val="center"/>
          </w:tcPr>
          <w:p w14:paraId="0A7B049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17.335</w:t>
            </w:r>
          </w:p>
        </w:tc>
        <w:tc>
          <w:tcPr>
            <w:tcW w:w="1870" w:type="dxa"/>
            <w:shd w:val="clear" w:color="auto" w:fill="auto"/>
            <w:vAlign w:val="center"/>
          </w:tcPr>
          <w:p w14:paraId="2C6AC2A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-0.527</w:t>
            </w:r>
          </w:p>
        </w:tc>
        <w:tc>
          <w:tcPr>
            <w:tcW w:w="1870" w:type="dxa"/>
            <w:shd w:val="clear" w:color="auto" w:fill="auto"/>
            <w:vAlign w:val="center"/>
          </w:tcPr>
          <w:p w14:paraId="16BB7A2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0.5991</w:t>
            </w:r>
          </w:p>
        </w:tc>
      </w:tr>
    </w:tbl>
    <w:p w14:paraId="05E38934" w14:textId="77777777" w:rsidR="00882DA8" w:rsidRPr="00450283" w:rsidRDefault="00882DA8" w:rsidP="00882DA8">
      <w:pPr>
        <w:spacing w:line="480" w:lineRule="auto"/>
        <w:jc w:val="both"/>
        <w:rPr>
          <w:rFonts w:ascii="Times New Roman" w:hAnsi="Times New Roman" w:cs="Times New Roman"/>
        </w:rPr>
      </w:pPr>
    </w:p>
    <w:p w14:paraId="05134A90" w14:textId="26B6D36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 xml:space="preserve">This, again, could be due to the perceived role of English as an international language and its importance around the world. One possible explanation, however, for why the lowest level of agreement with this statement is among those who define themselves as center-left, and centrists, </w:t>
      </w:r>
      <w:r w:rsidR="00431278" w:rsidRPr="00450283">
        <w:rPr>
          <w:rFonts w:ascii="Times New Roman" w:hAnsi="Times New Roman" w:cs="Times New Roman"/>
        </w:rPr>
        <w:t>more extreme political orientations, whether on the right or the left, are accompanied by more extreme language attitudes towards the languages of Spain.</w:t>
      </w:r>
      <w:r w:rsidRPr="00450283">
        <w:rPr>
          <w:rFonts w:ascii="Times New Roman" w:hAnsi="Times New Roman" w:cs="Times New Roman"/>
        </w:rPr>
        <w:t xml:space="preserve"> That is to say, the more left-wing </w:t>
      </w:r>
      <w:commentRangeStart w:id="574"/>
      <w:r w:rsidRPr="00450283">
        <w:rPr>
          <w:rFonts w:ascii="Times New Roman" w:hAnsi="Times New Roman" w:cs="Times New Roman"/>
        </w:rPr>
        <w:t>or</w:t>
      </w:r>
      <w:commentRangeEnd w:id="574"/>
      <w:r w:rsidR="00B66F4C" w:rsidRPr="00450283">
        <w:rPr>
          <w:rStyle w:val="CommentReference"/>
          <w:rFonts w:ascii="Times New Roman" w:eastAsia="Times New Roman" w:hAnsi="Times New Roman" w:cs="Times New Roman"/>
          <w:kern w:val="0"/>
          <w:sz w:val="24"/>
          <w:szCs w:val="24"/>
          <w14:ligatures w14:val="none"/>
          <w:rPrChange w:id="575" w:author="Alejandro Andreas Jaume Losa" w:date="2024-04-16T11:37:00Z">
            <w:rPr>
              <w:rStyle w:val="CommentReference"/>
              <w:rFonts w:ascii="Times New Roman" w:eastAsia="Times New Roman" w:hAnsi="Times New Roman" w:cs="Times New Roman"/>
              <w:kern w:val="0"/>
              <w14:ligatures w14:val="none"/>
            </w:rPr>
          </w:rPrChange>
        </w:rPr>
        <w:commentReference w:id="574"/>
      </w:r>
      <w:r w:rsidRPr="00450283">
        <w:rPr>
          <w:rFonts w:ascii="Times New Roman" w:hAnsi="Times New Roman" w:cs="Times New Roman"/>
        </w:rPr>
        <w:t xml:space="preserve"> right-wing one’s political orientation is, the less neutral one’s linguistic attitudes are, always in favor of the language of preference. This could explain why people on the center-left, and to a lesser extent, people in the center, show a higher level of disagreement with the idea that Spanish is as important as English, because their language attitudes are more neutral.</w:t>
      </w:r>
    </w:p>
    <w:p w14:paraId="7E3A8D2E"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49250CC6" wp14:editId="2D67F421">
            <wp:extent cx="5943600" cy="3752215"/>
            <wp:effectExtent l="0" t="0" r="0" b="0"/>
            <wp:docPr id="221203139" name="Picture 16"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03139" name="Picture 16" descr="A graph of different colored square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6B24EAC8" w14:textId="7D54BF86" w:rsidR="009F4FE8" w:rsidRPr="00450283" w:rsidRDefault="009F4FE8">
      <w:pPr>
        <w:spacing w:after="240" w:line="480" w:lineRule="auto"/>
        <w:jc w:val="center"/>
        <w:rPr>
          <w:rFonts w:ascii="Times New Roman" w:hAnsi="Times New Roman" w:cs="Times New Roman"/>
        </w:rPr>
        <w:pPrChange w:id="576" w:author="Alejandro Andreas Jaume Losa" w:date="2024-04-16T11:45:00Z">
          <w:pPr>
            <w:spacing w:line="480" w:lineRule="auto"/>
            <w:jc w:val="center"/>
          </w:pPr>
        </w:pPrChange>
      </w:pPr>
      <w:r w:rsidRPr="00450283">
        <w:rPr>
          <w:rFonts w:ascii="Times New Roman" w:hAnsi="Times New Roman" w:cs="Times New Roman"/>
          <w:b/>
          <w:bCs/>
        </w:rPr>
        <w:t>Figure 18.</w:t>
      </w:r>
      <w:r w:rsidRPr="00450283">
        <w:rPr>
          <w:rFonts w:ascii="Times New Roman" w:hAnsi="Times New Roman" w:cs="Times New Roman"/>
        </w:rPr>
        <w:t xml:space="preserve"> Participant responses to the statement ‘Spanish is as important as English’.</w:t>
      </w:r>
    </w:p>
    <w:p w14:paraId="27470FE7" w14:textId="136DF713"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‘It is worth learning Spanish’ and ‘It is worth learning Catalan’ also showed interesting differences. Analysis of the first statement revealed no </w:t>
      </w:r>
      <w:r w:rsidRPr="00450283">
        <w:rPr>
          <w:rFonts w:ascii="Times New Roman" w:hAnsi="Times New Roman" w:cs="Times New Roman"/>
        </w:rPr>
        <w:lastRenderedPageBreak/>
        <w:t>statistically significant differences in responses with regard to political orientation. All participants, independent of political orientation, showed favorable responses to this statement (mean = 89.23). However, when presented with the statement ‘It is worth learning Catalan’, participants with a more progressive political orientation (far-left, left, and, to a lesser extent, center-left) indicated a greater level of agreement with this statement, whereas those who identified as conservative (center, center-right, and right) indicated a much lower level of agreement</w:t>
      </w:r>
      <w:del w:id="577" w:author="Kendra Dickinson" w:date="2024-04-14T09:36:00Z">
        <w:r w:rsidRPr="00450283" w:rsidDel="00B66F4C">
          <w:rPr>
            <w:rFonts w:ascii="Times New Roman" w:hAnsi="Times New Roman" w:cs="Times New Roman"/>
          </w:rPr>
          <w:delText xml:space="preserve"> with it</w:delText>
        </w:r>
      </w:del>
      <w:r w:rsidRPr="00450283">
        <w:rPr>
          <w:rFonts w:ascii="Times New Roman" w:hAnsi="Times New Roman" w:cs="Times New Roman"/>
        </w:rPr>
        <w:t xml:space="preserve">, as presented in Table </w:t>
      </w:r>
      <w:r w:rsidR="0005100F" w:rsidRPr="00450283">
        <w:rPr>
          <w:rFonts w:ascii="Times New Roman" w:hAnsi="Times New Roman" w:cs="Times New Roman"/>
        </w:rPr>
        <w:t>17</w:t>
      </w:r>
      <w:r w:rsidRPr="00450283">
        <w:rPr>
          <w:rFonts w:ascii="Times New Roman" w:hAnsi="Times New Roman" w:cs="Times New Roman"/>
        </w:rPr>
        <w:t>.</w:t>
      </w:r>
    </w:p>
    <w:p w14:paraId="6C39E3DC" w14:textId="237B6E47" w:rsidR="00882DA8" w:rsidRPr="00450283" w:rsidRDefault="00882DA8">
      <w:pPr>
        <w:spacing w:before="240" w:line="480" w:lineRule="auto"/>
        <w:jc w:val="both"/>
        <w:rPr>
          <w:rFonts w:ascii="Times New Roman" w:hAnsi="Times New Roman" w:cs="Times New Roman"/>
        </w:rPr>
        <w:pPrChange w:id="578" w:author="Alejandro Andreas Jaume Losa" w:date="2024-04-16T11:52: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17</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‘It is worth learning Catalan’.</w:t>
      </w:r>
    </w:p>
    <w:tbl>
      <w:tblPr>
        <w:tblStyle w:val="ListTable6Colorful"/>
        <w:tblpPr w:leftFromText="180" w:rightFromText="180" w:vertAnchor="text" w:horzAnchor="margin" w:tblpY="-33"/>
        <w:tblW w:w="0" w:type="auto"/>
        <w:tblLook w:val="04A0" w:firstRow="1" w:lastRow="0" w:firstColumn="1" w:lastColumn="0" w:noHBand="0" w:noVBand="1"/>
      </w:tblPr>
      <w:tblGrid>
        <w:gridCol w:w="1870"/>
        <w:gridCol w:w="1870"/>
        <w:gridCol w:w="1870"/>
        <w:gridCol w:w="1870"/>
        <w:gridCol w:w="1870"/>
      </w:tblGrid>
      <w:tr w:rsidR="00882DA8" w:rsidRPr="00450283" w14:paraId="2CCF35B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3E7720D"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10F0B6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19354E7B"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2D1072E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6B15579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7095B4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44CAE49"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2CC6E33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w:t>
            </w:r>
          </w:p>
        </w:tc>
        <w:tc>
          <w:tcPr>
            <w:tcW w:w="1870" w:type="dxa"/>
            <w:shd w:val="clear" w:color="auto" w:fill="auto"/>
            <w:vAlign w:val="center"/>
          </w:tcPr>
          <w:p w14:paraId="65076D6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9.867</w:t>
            </w:r>
          </w:p>
        </w:tc>
        <w:tc>
          <w:tcPr>
            <w:tcW w:w="1870" w:type="dxa"/>
            <w:shd w:val="clear" w:color="auto" w:fill="auto"/>
            <w:vAlign w:val="center"/>
          </w:tcPr>
          <w:p w14:paraId="68FCD9A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10.135</w:t>
            </w:r>
          </w:p>
        </w:tc>
        <w:tc>
          <w:tcPr>
            <w:tcW w:w="1870" w:type="dxa"/>
            <w:shd w:val="clear" w:color="auto" w:fill="auto"/>
            <w:vAlign w:val="center"/>
          </w:tcPr>
          <w:p w14:paraId="47363E8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&lt;2e-16</w:t>
            </w:r>
          </w:p>
        </w:tc>
      </w:tr>
      <w:tr w:rsidR="00882DA8" w:rsidRPr="00450283" w14:paraId="0933852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CFF2F9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34D0D52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-8.000</w:t>
            </w:r>
          </w:p>
        </w:tc>
        <w:tc>
          <w:tcPr>
            <w:tcW w:w="1870" w:type="dxa"/>
            <w:shd w:val="clear" w:color="auto" w:fill="auto"/>
            <w:vAlign w:val="center"/>
          </w:tcPr>
          <w:p w14:paraId="4A8DD5D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10.562</w:t>
            </w:r>
          </w:p>
        </w:tc>
        <w:tc>
          <w:tcPr>
            <w:tcW w:w="1870" w:type="dxa"/>
            <w:shd w:val="clear" w:color="auto" w:fill="auto"/>
            <w:vAlign w:val="center"/>
          </w:tcPr>
          <w:p w14:paraId="3E526EE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-0.757</w:t>
            </w:r>
          </w:p>
        </w:tc>
        <w:tc>
          <w:tcPr>
            <w:tcW w:w="1870" w:type="dxa"/>
            <w:shd w:val="clear" w:color="auto" w:fill="auto"/>
            <w:vAlign w:val="center"/>
          </w:tcPr>
          <w:p w14:paraId="7B766CA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0.45069</w:t>
            </w:r>
          </w:p>
        </w:tc>
      </w:tr>
      <w:tr w:rsidR="00882DA8" w:rsidRPr="00450283" w14:paraId="28C108B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889243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603FC23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-20.200</w:t>
            </w:r>
          </w:p>
        </w:tc>
        <w:tc>
          <w:tcPr>
            <w:tcW w:w="1870" w:type="dxa"/>
            <w:shd w:val="clear" w:color="auto" w:fill="auto"/>
            <w:vAlign w:val="center"/>
          </w:tcPr>
          <w:p w14:paraId="090A05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11.464</w:t>
            </w:r>
          </w:p>
        </w:tc>
        <w:tc>
          <w:tcPr>
            <w:tcW w:w="1870" w:type="dxa"/>
            <w:shd w:val="clear" w:color="auto" w:fill="auto"/>
            <w:vAlign w:val="center"/>
          </w:tcPr>
          <w:p w14:paraId="607E295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-1.762</w:t>
            </w:r>
          </w:p>
        </w:tc>
        <w:tc>
          <w:tcPr>
            <w:tcW w:w="1870" w:type="dxa"/>
            <w:shd w:val="clear" w:color="auto" w:fill="auto"/>
            <w:vAlign w:val="center"/>
          </w:tcPr>
          <w:p w14:paraId="6303EDA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0.08135</w:t>
            </w:r>
          </w:p>
        </w:tc>
      </w:tr>
      <w:tr w:rsidR="00882DA8" w:rsidRPr="00450283" w14:paraId="31A9CF5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07847A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716165B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-43.600</w:t>
            </w:r>
          </w:p>
        </w:tc>
        <w:tc>
          <w:tcPr>
            <w:tcW w:w="1870" w:type="dxa"/>
            <w:shd w:val="clear" w:color="auto" w:fill="auto"/>
            <w:vAlign w:val="center"/>
          </w:tcPr>
          <w:p w14:paraId="4089444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15.285</w:t>
            </w:r>
          </w:p>
        </w:tc>
        <w:tc>
          <w:tcPr>
            <w:tcW w:w="1870" w:type="dxa"/>
            <w:shd w:val="clear" w:color="auto" w:fill="auto"/>
            <w:vAlign w:val="center"/>
          </w:tcPr>
          <w:p w14:paraId="6D0E17C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-2.852</w:t>
            </w:r>
          </w:p>
        </w:tc>
        <w:tc>
          <w:tcPr>
            <w:tcW w:w="1870" w:type="dxa"/>
            <w:shd w:val="clear" w:color="auto" w:fill="auto"/>
            <w:vAlign w:val="center"/>
          </w:tcPr>
          <w:p w14:paraId="50B4583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0.00535</w:t>
            </w:r>
          </w:p>
        </w:tc>
      </w:tr>
      <w:tr w:rsidR="00882DA8" w:rsidRPr="00450283" w14:paraId="5578BEB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83F26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12F7434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-29.583</w:t>
            </w:r>
          </w:p>
        </w:tc>
        <w:tc>
          <w:tcPr>
            <w:tcW w:w="1870" w:type="dxa"/>
            <w:shd w:val="clear" w:color="auto" w:fill="auto"/>
            <w:vAlign w:val="center"/>
          </w:tcPr>
          <w:p w14:paraId="32DD60F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12.415</w:t>
            </w:r>
          </w:p>
        </w:tc>
        <w:tc>
          <w:tcPr>
            <w:tcW w:w="1870" w:type="dxa"/>
            <w:shd w:val="clear" w:color="auto" w:fill="auto"/>
            <w:vAlign w:val="center"/>
          </w:tcPr>
          <w:p w14:paraId="71DE0A4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-2.383</w:t>
            </w:r>
          </w:p>
        </w:tc>
        <w:tc>
          <w:tcPr>
            <w:tcW w:w="1870" w:type="dxa"/>
            <w:shd w:val="clear" w:color="auto" w:fill="auto"/>
            <w:vAlign w:val="center"/>
          </w:tcPr>
          <w:p w14:paraId="6E3DD74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0.01921</w:t>
            </w:r>
          </w:p>
        </w:tc>
      </w:tr>
      <w:tr w:rsidR="00882DA8" w:rsidRPr="00450283" w14:paraId="6A5B216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4388EE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8CEFE6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-39.857</w:t>
            </w:r>
          </w:p>
        </w:tc>
        <w:tc>
          <w:tcPr>
            <w:tcW w:w="1870" w:type="dxa"/>
            <w:shd w:val="clear" w:color="auto" w:fill="auto"/>
            <w:vAlign w:val="center"/>
          </w:tcPr>
          <w:p w14:paraId="180257A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13.953</w:t>
            </w:r>
          </w:p>
        </w:tc>
        <w:tc>
          <w:tcPr>
            <w:tcW w:w="1870" w:type="dxa"/>
            <w:shd w:val="clear" w:color="auto" w:fill="auto"/>
            <w:vAlign w:val="center"/>
          </w:tcPr>
          <w:p w14:paraId="2CE9C89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-2.856</w:t>
            </w:r>
          </w:p>
        </w:tc>
        <w:tc>
          <w:tcPr>
            <w:tcW w:w="1870" w:type="dxa"/>
            <w:shd w:val="clear" w:color="auto" w:fill="auto"/>
            <w:vAlign w:val="center"/>
          </w:tcPr>
          <w:p w14:paraId="1FC1D6D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0.00528</w:t>
            </w:r>
          </w:p>
        </w:tc>
      </w:tr>
    </w:tbl>
    <w:p w14:paraId="451E95C9" w14:textId="77777777" w:rsidR="00882DA8" w:rsidRPr="00450283" w:rsidRDefault="00882DA8" w:rsidP="00882DA8">
      <w:pPr>
        <w:spacing w:line="480" w:lineRule="auto"/>
        <w:jc w:val="both"/>
        <w:rPr>
          <w:rFonts w:ascii="Times New Roman" w:hAnsi="Times New Roman" w:cs="Times New Roman"/>
          <w:b/>
          <w:bCs/>
        </w:rPr>
      </w:pPr>
    </w:p>
    <w:p w14:paraId="41652087" w14:textId="1557EC8C" w:rsidR="00882DA8" w:rsidRPr="00450283" w:rsidRDefault="00882DA8" w:rsidP="00F51C79">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people who identified themselves ideologically as centrist showed the greatest degree of disagreement with the statement</w:t>
      </w:r>
      <w:r w:rsidR="00F51C79" w:rsidRPr="00450283">
        <w:rPr>
          <w:rFonts w:ascii="Times New Roman" w:hAnsi="Times New Roman" w:cs="Times New Roman"/>
        </w:rPr>
        <w:t xml:space="preserve">. These results align to previously mentioned trend of centrists’ alignment with conservative attitudes. </w:t>
      </w:r>
      <w:r w:rsidRPr="00450283">
        <w:rPr>
          <w:rFonts w:ascii="Times New Roman" w:hAnsi="Times New Roman" w:cs="Times New Roman"/>
        </w:rPr>
        <w:t xml:space="preserve">Also interesting are the responses from those who identified themselves ideologically as center-left, which showed a much lower level of agreement with this statement compared to the other two progressive ideologies. These results are in line with the idea mentioned before about an increase of neutrality in terms of language attitudes as political orientation moves toward the center. It is possible, therefore, that people who self-identify as center-left are comparing the potential benefits of learning Catalan for the future (economically, professionally, etc.) to the potential benefits or learning Spanish, or even English, from a more neutral perspective. Additionally, the analysis </w:t>
      </w:r>
      <w:r w:rsidRPr="00450283">
        <w:rPr>
          <w:rFonts w:ascii="Times New Roman" w:hAnsi="Times New Roman" w:cs="Times New Roman"/>
        </w:rPr>
        <w:lastRenderedPageBreak/>
        <w:t>revealed greater consensus around this statement among participants self-identified as far-left-wing, as shown by the much wider range of responses</w:t>
      </w:r>
      <w:r w:rsidR="00B00901" w:rsidRPr="00450283">
        <w:rPr>
          <w:rFonts w:ascii="Times New Roman" w:hAnsi="Times New Roman" w:cs="Times New Roman"/>
        </w:rPr>
        <w:t xml:space="preserve"> among conservatives</w:t>
      </w:r>
      <w:r w:rsidRPr="00450283">
        <w:rPr>
          <w:rFonts w:ascii="Times New Roman" w:hAnsi="Times New Roman" w:cs="Times New Roman"/>
        </w:rPr>
        <w:t xml:space="preserve"> in Figure </w:t>
      </w:r>
      <w:r w:rsidR="007A177F" w:rsidRPr="00450283">
        <w:rPr>
          <w:rFonts w:ascii="Times New Roman" w:hAnsi="Times New Roman" w:cs="Times New Roman"/>
        </w:rPr>
        <w:t>19</w:t>
      </w:r>
      <w:r w:rsidRPr="00450283">
        <w:rPr>
          <w:rFonts w:ascii="Times New Roman" w:hAnsi="Times New Roman" w:cs="Times New Roman"/>
        </w:rPr>
        <w:t>.</w:t>
      </w:r>
    </w:p>
    <w:p w14:paraId="3FEC16E1"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080D548F" wp14:editId="027198C4">
            <wp:extent cx="5943600" cy="3752215"/>
            <wp:effectExtent l="0" t="0" r="0" b="0"/>
            <wp:docPr id="2088679767" name="Picture 1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79767" name="Picture 17" descr="A graph of different colored squar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BD2EFD8" w14:textId="38A18C75" w:rsidR="009F4FE8" w:rsidRPr="00450283" w:rsidRDefault="009F4FE8">
      <w:pPr>
        <w:spacing w:after="240" w:line="480" w:lineRule="auto"/>
        <w:jc w:val="center"/>
        <w:rPr>
          <w:rFonts w:ascii="Times New Roman" w:hAnsi="Times New Roman" w:cs="Times New Roman"/>
        </w:rPr>
        <w:pPrChange w:id="579" w:author="Alejandro Andreas Jaume Losa" w:date="2024-04-16T11:46:00Z">
          <w:pPr>
            <w:spacing w:line="480" w:lineRule="auto"/>
            <w:jc w:val="center"/>
          </w:pPr>
        </w:pPrChange>
      </w:pPr>
      <w:r w:rsidRPr="00450283">
        <w:rPr>
          <w:rFonts w:ascii="Times New Roman" w:hAnsi="Times New Roman" w:cs="Times New Roman"/>
          <w:b/>
          <w:bCs/>
        </w:rPr>
        <w:t>Figure 19.</w:t>
      </w:r>
      <w:r w:rsidRPr="00450283">
        <w:rPr>
          <w:rFonts w:ascii="Times New Roman" w:hAnsi="Times New Roman" w:cs="Times New Roman"/>
        </w:rPr>
        <w:t xml:space="preserve"> Participant responses to the statement ‘It is worth learning Catalan’.</w:t>
      </w:r>
    </w:p>
    <w:p w14:paraId="5F367EF1" w14:textId="4D5ADC1D" w:rsidR="00882DA8" w:rsidRPr="00450283" w:rsidRDefault="009B28A1">
      <w:pPr>
        <w:spacing w:line="480" w:lineRule="auto"/>
        <w:jc w:val="both"/>
        <w:rPr>
          <w:rFonts w:ascii="Times New Roman" w:hAnsi="Times New Roman" w:cs="Times New Roman"/>
          <w:i/>
          <w:iCs/>
        </w:rPr>
        <w:pPrChange w:id="580" w:author="Kendra Dickinson" w:date="2024-04-14T09:55:00Z">
          <w:pPr>
            <w:spacing w:line="480" w:lineRule="auto"/>
            <w:ind w:firstLine="720"/>
            <w:jc w:val="both"/>
          </w:pPr>
        </w:pPrChange>
      </w:pPr>
      <w:r w:rsidRPr="00450283">
        <w:rPr>
          <w:rFonts w:ascii="Times New Roman" w:hAnsi="Times New Roman" w:cs="Times New Roman"/>
          <w:i/>
          <w:iCs/>
        </w:rPr>
        <w:t>4.4</w:t>
      </w:r>
      <w:r w:rsidR="009F4FE8" w:rsidRPr="00450283">
        <w:rPr>
          <w:rFonts w:ascii="Times New Roman" w:hAnsi="Times New Roman" w:cs="Times New Roman"/>
          <w:i/>
          <w:iCs/>
        </w:rPr>
        <w:t>.</w:t>
      </w:r>
      <w:r w:rsidRPr="00450283">
        <w:rPr>
          <w:rFonts w:ascii="Times New Roman" w:hAnsi="Times New Roman" w:cs="Times New Roman"/>
          <w:i/>
          <w:iCs/>
        </w:rPr>
        <w:t xml:space="preserve"> </w:t>
      </w:r>
      <w:r w:rsidR="00882DA8" w:rsidRPr="00450283">
        <w:rPr>
          <w:rFonts w:ascii="Times New Roman" w:hAnsi="Times New Roman" w:cs="Times New Roman"/>
          <w:i/>
          <w:iCs/>
        </w:rPr>
        <w:t>Language policy and integration</w:t>
      </w:r>
    </w:p>
    <w:p w14:paraId="48B0CF26" w14:textId="065C273D" w:rsidR="00882DA8" w:rsidRPr="00450283" w:rsidRDefault="00882DA8" w:rsidP="00CC705A">
      <w:pPr>
        <w:spacing w:line="480" w:lineRule="auto"/>
        <w:ind w:firstLine="720"/>
        <w:jc w:val="both"/>
        <w:rPr>
          <w:rFonts w:ascii="Times New Roman" w:hAnsi="Times New Roman" w:cs="Times New Roman"/>
        </w:rPr>
      </w:pPr>
      <w:r w:rsidRPr="00450283">
        <w:rPr>
          <w:rFonts w:ascii="Times New Roman" w:hAnsi="Times New Roman" w:cs="Times New Roman"/>
        </w:rPr>
        <w:t xml:space="preserve">Several of the statements that participants evaluated also related to language policy and integration. </w:t>
      </w:r>
      <w:del w:id="581" w:author="Kendra Dickinson [2]" w:date="2024-04-14T06:59:00Z">
        <w:r w:rsidRPr="00450283" w:rsidDel="00CC705A">
          <w:rPr>
            <w:rFonts w:ascii="Times New Roman" w:hAnsi="Times New Roman" w:cs="Times New Roman"/>
          </w:rPr>
          <w:delText xml:space="preserve">These statements are shown in </w:delText>
        </w:r>
        <w:r w:rsidR="00F51C79" w:rsidRPr="00450283" w:rsidDel="00CC705A">
          <w:rPr>
            <w:rFonts w:ascii="Times New Roman" w:hAnsi="Times New Roman" w:cs="Times New Roman"/>
          </w:rPr>
          <w:delText>the Appendix</w:delText>
        </w:r>
        <w:r w:rsidRPr="00450283" w:rsidDel="00CC705A">
          <w:rPr>
            <w:rFonts w:ascii="Times New Roman" w:hAnsi="Times New Roman" w:cs="Times New Roman"/>
          </w:rPr>
          <w:delText xml:space="preserve">. </w:delText>
        </w:r>
      </w:del>
      <w:r w:rsidRPr="00450283">
        <w:rPr>
          <w:rFonts w:ascii="Times New Roman" w:hAnsi="Times New Roman" w:cs="Times New Roman"/>
        </w:rPr>
        <w:t>In what follows, I detail the relationship between participant responses to each of these statements and political orientation.</w:t>
      </w:r>
    </w:p>
    <w:p w14:paraId="6C965C6A" w14:textId="06EEE3D5" w:rsidR="00882DA8" w:rsidRPr="00450283" w:rsidRDefault="00F51C79" w:rsidP="00C542C0">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Participant responses to the statements ‘It should be mandatory for all students in the Balearic Islands to take at least 50% of their subjects in Catalan’ and ‘It should be mandatory for all students in the Balearic Islands to take at least 50% of their subjects in Spanish’</w:t>
      </w:r>
      <w:r w:rsidRPr="00450283">
        <w:rPr>
          <w:rFonts w:ascii="Times New Roman" w:hAnsi="Times New Roman" w:cs="Times New Roman"/>
        </w:rPr>
        <w:t xml:space="preserve"> diverged notably</w:t>
      </w:r>
      <w:r w:rsidR="00882DA8"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w:t>
      </w:r>
      <w:r w:rsidR="00882DA8" w:rsidRPr="00450283">
        <w:rPr>
          <w:rFonts w:ascii="Times New Roman" w:hAnsi="Times New Roman" w:cs="Times New Roman"/>
        </w:rPr>
        <w:lastRenderedPageBreak/>
        <w:t xml:space="preserve">similar responses to this statement (mean = 68.87), </w:t>
      </w:r>
      <w:r w:rsidR="009B28A1" w:rsidRPr="00450283">
        <w:rPr>
          <w:rFonts w:ascii="Times New Roman" w:hAnsi="Times New Roman" w:cs="Times New Roman"/>
        </w:rPr>
        <w:t>indicating that these particular attitudes are not connected to political orientation in these data.</w:t>
      </w:r>
      <w:r w:rsidR="00882DA8" w:rsidRPr="00450283">
        <w:rPr>
          <w:rFonts w:ascii="Times New Roman" w:hAnsi="Times New Roman" w:cs="Times New Roman"/>
        </w:rPr>
        <w:t xml:space="preserve"> However, when presented with the statement ‘It should be mandatory for all students in the Balearic Islands to take at least 50% of their subjects in Spanish’, participants who identified as more progressive (far-left and left) expressed a much lower level of agreement with this sta</w:t>
      </w:r>
      <w:r w:rsidR="0070546B" w:rsidRPr="00450283">
        <w:rPr>
          <w:rFonts w:ascii="Times New Roman" w:hAnsi="Times New Roman" w:cs="Times New Roman"/>
        </w:rPr>
        <w:t>te</w:t>
      </w:r>
      <w:r w:rsidR="00882DA8" w:rsidRPr="00450283">
        <w:rPr>
          <w:rFonts w:ascii="Times New Roman" w:hAnsi="Times New Roman" w:cs="Times New Roman"/>
        </w:rPr>
        <w:t xml:space="preserve">ment compared to those who identified as conservative (center, center-right, and right), as </w:t>
      </w:r>
      <w:r w:rsidR="00832F09" w:rsidRPr="00450283">
        <w:rPr>
          <w:rFonts w:ascii="Times New Roman" w:hAnsi="Times New Roman" w:cs="Times New Roman"/>
        </w:rPr>
        <w:t xml:space="preserve">shown by the increasing estimates </w:t>
      </w:r>
      <w:r w:rsidR="00882DA8" w:rsidRPr="00450283">
        <w:rPr>
          <w:rFonts w:ascii="Times New Roman" w:hAnsi="Times New Roman" w:cs="Times New Roman"/>
        </w:rPr>
        <w:t xml:space="preserve">in Table </w:t>
      </w:r>
      <w:r w:rsidR="0005100F" w:rsidRPr="00450283">
        <w:rPr>
          <w:rFonts w:ascii="Times New Roman" w:hAnsi="Times New Roman" w:cs="Times New Roman"/>
        </w:rPr>
        <w:t>18</w:t>
      </w:r>
      <w:r w:rsidR="0070546B" w:rsidRPr="00450283">
        <w:rPr>
          <w:rFonts w:ascii="Times New Roman" w:hAnsi="Times New Roman" w:cs="Times New Roman"/>
        </w:rPr>
        <w:t>.</w:t>
      </w:r>
      <w:r w:rsidR="00882DA8" w:rsidRPr="00450283">
        <w:rPr>
          <w:rFonts w:ascii="Times New Roman" w:hAnsi="Times New Roman" w:cs="Times New Roman"/>
        </w:rPr>
        <w:t xml:space="preserve"> </w:t>
      </w:r>
    </w:p>
    <w:p w14:paraId="5F643A54" w14:textId="15A70E97" w:rsidR="00882DA8" w:rsidRPr="00450283" w:rsidRDefault="00882DA8">
      <w:pPr>
        <w:spacing w:before="240" w:line="480" w:lineRule="auto"/>
        <w:jc w:val="both"/>
        <w:rPr>
          <w:rFonts w:ascii="Times New Roman" w:hAnsi="Times New Roman" w:cs="Times New Roman"/>
        </w:rPr>
        <w:pPrChange w:id="582" w:author="Alejandro Andreas Jaume Losa" w:date="2024-04-16T11:52: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18</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‘It should be mandatory for all students in the Balearic Islands to take at least 50% of their subjects in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6B7AB0E9"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31E910B"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6AF156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5D427E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70B471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26B43C5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3F4D53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E1D168"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E2B58D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11.71</w:t>
            </w:r>
          </w:p>
        </w:tc>
        <w:tc>
          <w:tcPr>
            <w:tcW w:w="1870" w:type="dxa"/>
            <w:shd w:val="clear" w:color="auto" w:fill="auto"/>
            <w:vAlign w:val="center"/>
          </w:tcPr>
          <w:p w14:paraId="3FFD57E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14.45</w:t>
            </w:r>
          </w:p>
        </w:tc>
        <w:tc>
          <w:tcPr>
            <w:tcW w:w="1870" w:type="dxa"/>
            <w:shd w:val="clear" w:color="auto" w:fill="auto"/>
            <w:vAlign w:val="center"/>
          </w:tcPr>
          <w:p w14:paraId="7521FA2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0.811</w:t>
            </w:r>
          </w:p>
        </w:tc>
        <w:tc>
          <w:tcPr>
            <w:tcW w:w="1870" w:type="dxa"/>
            <w:shd w:val="clear" w:color="auto" w:fill="auto"/>
            <w:vAlign w:val="center"/>
          </w:tcPr>
          <w:p w14:paraId="3387989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0.419671</w:t>
            </w:r>
          </w:p>
        </w:tc>
      </w:tr>
      <w:tr w:rsidR="00882DA8" w:rsidRPr="00450283" w14:paraId="282301C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A426A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3E6A8FF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25.26</w:t>
            </w:r>
          </w:p>
        </w:tc>
        <w:tc>
          <w:tcPr>
            <w:tcW w:w="1870" w:type="dxa"/>
            <w:shd w:val="clear" w:color="auto" w:fill="auto"/>
            <w:vAlign w:val="center"/>
          </w:tcPr>
          <w:p w14:paraId="1922717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15.47</w:t>
            </w:r>
          </w:p>
        </w:tc>
        <w:tc>
          <w:tcPr>
            <w:tcW w:w="1870" w:type="dxa"/>
            <w:shd w:val="clear" w:color="auto" w:fill="auto"/>
            <w:vAlign w:val="center"/>
          </w:tcPr>
          <w:p w14:paraId="5966CD0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1.633</w:t>
            </w:r>
          </w:p>
        </w:tc>
        <w:tc>
          <w:tcPr>
            <w:tcW w:w="1870" w:type="dxa"/>
            <w:shd w:val="clear" w:color="auto" w:fill="auto"/>
            <w:vAlign w:val="center"/>
          </w:tcPr>
          <w:p w14:paraId="57D52CC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0.105807</w:t>
            </w:r>
          </w:p>
        </w:tc>
      </w:tr>
      <w:tr w:rsidR="00882DA8" w:rsidRPr="00450283" w14:paraId="29A1BCA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208912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7DB4644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36.79</w:t>
            </w:r>
          </w:p>
        </w:tc>
        <w:tc>
          <w:tcPr>
            <w:tcW w:w="1870" w:type="dxa"/>
            <w:shd w:val="clear" w:color="auto" w:fill="auto"/>
            <w:vAlign w:val="center"/>
          </w:tcPr>
          <w:p w14:paraId="0C78922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16.79</w:t>
            </w:r>
          </w:p>
        </w:tc>
        <w:tc>
          <w:tcPr>
            <w:tcW w:w="1870" w:type="dxa"/>
            <w:shd w:val="clear" w:color="auto" w:fill="auto"/>
            <w:vAlign w:val="center"/>
          </w:tcPr>
          <w:p w14:paraId="088A994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2.191</w:t>
            </w:r>
          </w:p>
        </w:tc>
        <w:tc>
          <w:tcPr>
            <w:tcW w:w="1870" w:type="dxa"/>
            <w:shd w:val="clear" w:color="auto" w:fill="auto"/>
            <w:vAlign w:val="center"/>
          </w:tcPr>
          <w:p w14:paraId="4827602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0.0310</w:t>
            </w:r>
          </w:p>
        </w:tc>
      </w:tr>
      <w:tr w:rsidR="00882DA8" w:rsidRPr="00450283" w14:paraId="0F44D21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CFE4E8"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0E8D6AA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51.69</w:t>
            </w:r>
          </w:p>
        </w:tc>
        <w:tc>
          <w:tcPr>
            <w:tcW w:w="1870" w:type="dxa"/>
            <w:shd w:val="clear" w:color="auto" w:fill="auto"/>
            <w:vAlign w:val="center"/>
          </w:tcPr>
          <w:p w14:paraId="62406DD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22.39</w:t>
            </w:r>
          </w:p>
        </w:tc>
        <w:tc>
          <w:tcPr>
            <w:tcW w:w="1870" w:type="dxa"/>
            <w:shd w:val="clear" w:color="auto" w:fill="auto"/>
            <w:vAlign w:val="center"/>
          </w:tcPr>
          <w:p w14:paraId="5CC3AD2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2.309</w:t>
            </w:r>
          </w:p>
        </w:tc>
        <w:tc>
          <w:tcPr>
            <w:tcW w:w="1870" w:type="dxa"/>
            <w:shd w:val="clear" w:color="auto" w:fill="auto"/>
            <w:vAlign w:val="center"/>
          </w:tcPr>
          <w:p w14:paraId="59D659E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0.023181</w:t>
            </w:r>
          </w:p>
        </w:tc>
      </w:tr>
      <w:tr w:rsidR="00882DA8" w:rsidRPr="00450283" w14:paraId="3353C1F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E3D3D0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6E5C4D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63.12</w:t>
            </w:r>
          </w:p>
        </w:tc>
        <w:tc>
          <w:tcPr>
            <w:tcW w:w="1870" w:type="dxa"/>
            <w:shd w:val="clear" w:color="auto" w:fill="auto"/>
            <w:vAlign w:val="center"/>
          </w:tcPr>
          <w:p w14:paraId="66228EA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18.18</w:t>
            </w:r>
          </w:p>
        </w:tc>
        <w:tc>
          <w:tcPr>
            <w:tcW w:w="1870" w:type="dxa"/>
            <w:shd w:val="clear" w:color="auto" w:fill="auto"/>
            <w:vAlign w:val="center"/>
          </w:tcPr>
          <w:p w14:paraId="56C6EE2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3.471</w:t>
            </w:r>
          </w:p>
        </w:tc>
        <w:tc>
          <w:tcPr>
            <w:tcW w:w="1870" w:type="dxa"/>
            <w:shd w:val="clear" w:color="auto" w:fill="auto"/>
            <w:vAlign w:val="center"/>
          </w:tcPr>
          <w:p w14:paraId="28AA964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0.000788</w:t>
            </w:r>
          </w:p>
        </w:tc>
      </w:tr>
      <w:tr w:rsidR="00882DA8" w:rsidRPr="00450283" w14:paraId="0A3A442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43EB1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B9F394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59.71</w:t>
            </w:r>
          </w:p>
        </w:tc>
        <w:tc>
          <w:tcPr>
            <w:tcW w:w="1870" w:type="dxa"/>
            <w:shd w:val="clear" w:color="auto" w:fill="auto"/>
            <w:vAlign w:val="center"/>
          </w:tcPr>
          <w:p w14:paraId="066479A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20.44</w:t>
            </w:r>
          </w:p>
        </w:tc>
        <w:tc>
          <w:tcPr>
            <w:tcW w:w="1870" w:type="dxa"/>
            <w:shd w:val="clear" w:color="auto" w:fill="auto"/>
            <w:vAlign w:val="center"/>
          </w:tcPr>
          <w:p w14:paraId="579B21D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2.922</w:t>
            </w:r>
          </w:p>
        </w:tc>
        <w:tc>
          <w:tcPr>
            <w:tcW w:w="1870" w:type="dxa"/>
            <w:shd w:val="clear" w:color="auto" w:fill="auto"/>
            <w:vAlign w:val="center"/>
          </w:tcPr>
          <w:p w14:paraId="756DA40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0.004368</w:t>
            </w:r>
          </w:p>
        </w:tc>
      </w:tr>
    </w:tbl>
    <w:p w14:paraId="7854B0FA" w14:textId="77777777" w:rsidR="00882DA8" w:rsidRPr="00450283" w:rsidRDefault="00882DA8" w:rsidP="00882DA8">
      <w:pPr>
        <w:spacing w:line="480" w:lineRule="auto"/>
        <w:jc w:val="both"/>
        <w:rPr>
          <w:rFonts w:ascii="Times New Roman" w:hAnsi="Times New Roman" w:cs="Times New Roman"/>
        </w:rPr>
      </w:pPr>
    </w:p>
    <w:p w14:paraId="73009F7E"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5AFE4E20" wp14:editId="690800EF">
            <wp:extent cx="5943600" cy="3752215"/>
            <wp:effectExtent l="0" t="0" r="0" b="0"/>
            <wp:docPr id="1208367463" name="Picture 1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67463" name="Picture 18" descr="A graph of different colored square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06947BBE" w14:textId="417A97B8" w:rsidR="009F4FE8" w:rsidRPr="00450283" w:rsidRDefault="009F4FE8">
      <w:pPr>
        <w:spacing w:after="240" w:line="480" w:lineRule="auto"/>
        <w:jc w:val="center"/>
        <w:rPr>
          <w:rFonts w:ascii="Times New Roman" w:hAnsi="Times New Roman" w:cs="Times New Roman"/>
        </w:rPr>
        <w:pPrChange w:id="583" w:author="Alejandro Andreas Jaume Losa" w:date="2024-04-16T11:46:00Z">
          <w:pPr>
            <w:spacing w:line="480" w:lineRule="auto"/>
            <w:jc w:val="center"/>
          </w:pPr>
        </w:pPrChange>
      </w:pPr>
      <w:r w:rsidRPr="00450283">
        <w:rPr>
          <w:rFonts w:ascii="Times New Roman" w:hAnsi="Times New Roman" w:cs="Times New Roman"/>
          <w:b/>
          <w:bCs/>
        </w:rPr>
        <w:t xml:space="preserve">Figure 20. </w:t>
      </w:r>
      <w:r w:rsidRPr="00450283">
        <w:rPr>
          <w:rFonts w:ascii="Times New Roman" w:hAnsi="Times New Roman" w:cs="Times New Roman"/>
        </w:rPr>
        <w:t>Participant responses to the statement ‘It should be mandatory for all students in the Balearic Islands to take at least 50% of their subjects in Spanish’.</w:t>
      </w:r>
    </w:p>
    <w:p w14:paraId="79F3AC9D" w14:textId="2791B7C2"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w:t>
      </w:r>
      <w:r w:rsidR="009B28A1" w:rsidRPr="00450283">
        <w:rPr>
          <w:rFonts w:ascii="Times New Roman" w:hAnsi="Times New Roman" w:cs="Times New Roman"/>
        </w:rPr>
        <w:t>‘</w:t>
      </w:r>
      <w:r w:rsidRPr="00450283">
        <w:rPr>
          <w:rFonts w:ascii="Times New Roman" w:hAnsi="Times New Roman" w:cs="Times New Roman"/>
          <w:color w:val="000000"/>
          <w:shd w:val="clear" w:color="auto" w:fill="FFFFFF"/>
        </w:rPr>
        <w:t>Catalan must be a requirement to hold a job in the public administration</w:t>
      </w:r>
      <w:r w:rsidR="009B28A1" w:rsidRPr="00450283">
        <w:rPr>
          <w:rFonts w:ascii="Times New Roman" w:hAnsi="Times New Roman" w:cs="Times New Roman"/>
          <w:color w:val="000000"/>
          <w:shd w:val="clear" w:color="auto" w:fill="FFFFFF"/>
        </w:rPr>
        <w:t>’</w:t>
      </w:r>
      <w:r w:rsidRPr="00450283">
        <w:rPr>
          <w:rFonts w:ascii="Times New Roman" w:hAnsi="Times New Roman" w:cs="Times New Roman"/>
        </w:rPr>
        <w:t xml:space="preserve"> also </w:t>
      </w:r>
      <w:r w:rsidR="00F51C79" w:rsidRPr="00450283">
        <w:rPr>
          <w:rFonts w:ascii="Times New Roman" w:hAnsi="Times New Roman" w:cs="Times New Roman"/>
        </w:rPr>
        <w:t>exhibited intriguing distinctions.</w:t>
      </w:r>
      <w:r w:rsidRPr="00450283">
        <w:rPr>
          <w:rFonts w:ascii="Times New Roman" w:hAnsi="Times New Roman" w:cs="Times New Roman"/>
        </w:rPr>
        <w:t xml:space="preserve"> Participants who identified as more progressive (far-left and left) expressed a greater level of agreement with this </w:t>
      </w:r>
      <w:r w:rsidR="0070546B" w:rsidRPr="00450283">
        <w:rPr>
          <w:rFonts w:ascii="Times New Roman" w:hAnsi="Times New Roman" w:cs="Times New Roman"/>
        </w:rPr>
        <w:t>statement</w:t>
      </w:r>
      <w:r w:rsidRPr="00450283">
        <w:rPr>
          <w:rFonts w:ascii="Times New Roman" w:hAnsi="Times New Roman" w:cs="Times New Roman"/>
        </w:rPr>
        <w:t xml:space="preserve"> compared to those who identified as conservative (center, center-right, and right), as presented in Table </w:t>
      </w:r>
      <w:r w:rsidR="0005100F" w:rsidRPr="00450283">
        <w:rPr>
          <w:rFonts w:ascii="Times New Roman" w:hAnsi="Times New Roman" w:cs="Times New Roman"/>
        </w:rPr>
        <w:t>19</w:t>
      </w:r>
      <w:r w:rsidRPr="00450283">
        <w:rPr>
          <w:rFonts w:ascii="Times New Roman" w:hAnsi="Times New Roman" w:cs="Times New Roman"/>
        </w:rPr>
        <w:t>.</w:t>
      </w:r>
    </w:p>
    <w:p w14:paraId="14320F61" w14:textId="1C4348E6" w:rsidR="00882DA8" w:rsidRPr="00450283" w:rsidRDefault="00882DA8">
      <w:pPr>
        <w:spacing w:before="240" w:line="480" w:lineRule="auto"/>
        <w:jc w:val="both"/>
        <w:rPr>
          <w:rFonts w:ascii="Times New Roman" w:hAnsi="Times New Roman" w:cs="Times New Roman"/>
        </w:rPr>
        <w:pPrChange w:id="584" w:author="Alejandro Andreas Jaume Losa" w:date="2024-04-16T11:53: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19</w:t>
      </w:r>
      <w:r w:rsidR="0070546B" w:rsidRPr="00450283">
        <w:rPr>
          <w:rFonts w:ascii="Times New Roman" w:hAnsi="Times New Roman" w:cs="Times New Roman"/>
        </w:rPr>
        <w:t>. Best fit linear regression model output for the statement ‘Catalan must be a requirement to hold a job in the public administration’.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3F47915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F84B7F4"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019202E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9871E8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2FAB187B"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51D6FA2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368827E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79FBB6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05E44CF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w:t>
            </w:r>
          </w:p>
        </w:tc>
        <w:tc>
          <w:tcPr>
            <w:tcW w:w="1870" w:type="dxa"/>
            <w:shd w:val="clear" w:color="auto" w:fill="auto"/>
            <w:vAlign w:val="center"/>
          </w:tcPr>
          <w:p w14:paraId="226A23B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13.67</w:t>
            </w:r>
          </w:p>
        </w:tc>
        <w:tc>
          <w:tcPr>
            <w:tcW w:w="1870" w:type="dxa"/>
            <w:shd w:val="clear" w:color="auto" w:fill="auto"/>
            <w:vAlign w:val="center"/>
          </w:tcPr>
          <w:p w14:paraId="5CE9A20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7.314</w:t>
            </w:r>
          </w:p>
        </w:tc>
        <w:tc>
          <w:tcPr>
            <w:tcW w:w="1870" w:type="dxa"/>
            <w:shd w:val="clear" w:color="auto" w:fill="auto"/>
            <w:vAlign w:val="center"/>
          </w:tcPr>
          <w:p w14:paraId="09F9283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8.93e-11</w:t>
            </w:r>
          </w:p>
        </w:tc>
      </w:tr>
      <w:tr w:rsidR="00882DA8" w:rsidRPr="00450283" w14:paraId="1F6E4C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70DBE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24B041B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-27.15</w:t>
            </w:r>
          </w:p>
        </w:tc>
        <w:tc>
          <w:tcPr>
            <w:tcW w:w="1870" w:type="dxa"/>
            <w:shd w:val="clear" w:color="auto" w:fill="auto"/>
            <w:vAlign w:val="center"/>
          </w:tcPr>
          <w:p w14:paraId="18D5264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14.63</w:t>
            </w:r>
          </w:p>
        </w:tc>
        <w:tc>
          <w:tcPr>
            <w:tcW w:w="1870" w:type="dxa"/>
            <w:shd w:val="clear" w:color="auto" w:fill="auto"/>
            <w:vAlign w:val="center"/>
          </w:tcPr>
          <w:p w14:paraId="442A38C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-1.855</w:t>
            </w:r>
          </w:p>
        </w:tc>
        <w:tc>
          <w:tcPr>
            <w:tcW w:w="1870" w:type="dxa"/>
            <w:shd w:val="clear" w:color="auto" w:fill="auto"/>
            <w:vAlign w:val="center"/>
          </w:tcPr>
          <w:p w14:paraId="22CFF81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0.066780</w:t>
            </w:r>
          </w:p>
        </w:tc>
      </w:tr>
      <w:tr w:rsidR="00882DA8" w:rsidRPr="00450283" w14:paraId="6A54D04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57E52A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A363AF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-33.700</w:t>
            </w:r>
          </w:p>
        </w:tc>
        <w:tc>
          <w:tcPr>
            <w:tcW w:w="1870" w:type="dxa"/>
            <w:shd w:val="clear" w:color="auto" w:fill="auto"/>
            <w:vAlign w:val="center"/>
          </w:tcPr>
          <w:p w14:paraId="4D81158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15.885</w:t>
            </w:r>
          </w:p>
        </w:tc>
        <w:tc>
          <w:tcPr>
            <w:tcW w:w="1870" w:type="dxa"/>
            <w:shd w:val="clear" w:color="auto" w:fill="auto"/>
            <w:vAlign w:val="center"/>
          </w:tcPr>
          <w:p w14:paraId="6C24E42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-2.121</w:t>
            </w:r>
          </w:p>
        </w:tc>
        <w:tc>
          <w:tcPr>
            <w:tcW w:w="1870" w:type="dxa"/>
            <w:shd w:val="clear" w:color="auto" w:fill="auto"/>
            <w:vAlign w:val="center"/>
          </w:tcPr>
          <w:p w14:paraId="5E51271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0.03654</w:t>
            </w:r>
          </w:p>
        </w:tc>
      </w:tr>
      <w:tr w:rsidR="00882DA8" w:rsidRPr="00450283" w14:paraId="1365F40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2C62AF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176B78B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-55.20</w:t>
            </w:r>
          </w:p>
        </w:tc>
        <w:tc>
          <w:tcPr>
            <w:tcW w:w="1870" w:type="dxa"/>
            <w:shd w:val="clear" w:color="auto" w:fill="auto"/>
            <w:vAlign w:val="center"/>
          </w:tcPr>
          <w:p w14:paraId="11039BD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21.18</w:t>
            </w:r>
          </w:p>
        </w:tc>
        <w:tc>
          <w:tcPr>
            <w:tcW w:w="1870" w:type="dxa"/>
            <w:shd w:val="clear" w:color="auto" w:fill="auto"/>
            <w:vAlign w:val="center"/>
          </w:tcPr>
          <w:p w14:paraId="527D5A6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-2.606</w:t>
            </w:r>
          </w:p>
        </w:tc>
        <w:tc>
          <w:tcPr>
            <w:tcW w:w="1870" w:type="dxa"/>
            <w:shd w:val="clear" w:color="auto" w:fill="auto"/>
            <w:vAlign w:val="center"/>
          </w:tcPr>
          <w:p w14:paraId="2E01BAB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0.010662</w:t>
            </w:r>
          </w:p>
        </w:tc>
      </w:tr>
      <w:tr w:rsidR="00882DA8" w:rsidRPr="00450283" w14:paraId="7BEA910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4E69D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lastRenderedPageBreak/>
              <w:t>Center-Right</w:t>
            </w:r>
          </w:p>
        </w:tc>
        <w:tc>
          <w:tcPr>
            <w:tcW w:w="1870" w:type="dxa"/>
            <w:shd w:val="clear" w:color="auto" w:fill="auto"/>
            <w:vAlign w:val="center"/>
          </w:tcPr>
          <w:p w14:paraId="603EF54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-74.17</w:t>
            </w:r>
          </w:p>
        </w:tc>
        <w:tc>
          <w:tcPr>
            <w:tcW w:w="1870" w:type="dxa"/>
            <w:shd w:val="clear" w:color="auto" w:fill="auto"/>
            <w:vAlign w:val="center"/>
          </w:tcPr>
          <w:p w14:paraId="6A55A4E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17.20</w:t>
            </w:r>
          </w:p>
        </w:tc>
        <w:tc>
          <w:tcPr>
            <w:tcW w:w="1870" w:type="dxa"/>
            <w:shd w:val="clear" w:color="auto" w:fill="auto"/>
            <w:vAlign w:val="center"/>
          </w:tcPr>
          <w:p w14:paraId="72A302A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-4.311</w:t>
            </w:r>
          </w:p>
        </w:tc>
        <w:tc>
          <w:tcPr>
            <w:tcW w:w="1870" w:type="dxa"/>
            <w:shd w:val="clear" w:color="auto" w:fill="auto"/>
            <w:vAlign w:val="center"/>
          </w:tcPr>
          <w:p w14:paraId="72A9ECB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4.03e-05</w:t>
            </w:r>
          </w:p>
        </w:tc>
      </w:tr>
      <w:tr w:rsidR="00882DA8" w:rsidRPr="00450283" w14:paraId="2407633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0CA991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75F5E8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-73.57</w:t>
            </w:r>
          </w:p>
        </w:tc>
        <w:tc>
          <w:tcPr>
            <w:tcW w:w="1870" w:type="dxa"/>
            <w:shd w:val="clear" w:color="auto" w:fill="auto"/>
            <w:vAlign w:val="center"/>
          </w:tcPr>
          <w:p w14:paraId="10B9EE7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19.33</w:t>
            </w:r>
          </w:p>
        </w:tc>
        <w:tc>
          <w:tcPr>
            <w:tcW w:w="1870" w:type="dxa"/>
            <w:shd w:val="clear" w:color="auto" w:fill="auto"/>
            <w:vAlign w:val="center"/>
          </w:tcPr>
          <w:p w14:paraId="47FDC5B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-3.805</w:t>
            </w:r>
          </w:p>
        </w:tc>
        <w:tc>
          <w:tcPr>
            <w:tcW w:w="1870" w:type="dxa"/>
            <w:shd w:val="clear" w:color="auto" w:fill="auto"/>
            <w:vAlign w:val="center"/>
          </w:tcPr>
          <w:p w14:paraId="6D95B9D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0.000254</w:t>
            </w:r>
          </w:p>
        </w:tc>
      </w:tr>
    </w:tbl>
    <w:p w14:paraId="59C43960" w14:textId="77777777" w:rsidR="00450283" w:rsidRDefault="009F4FE8" w:rsidP="00C542C0">
      <w:pPr>
        <w:spacing w:line="480" w:lineRule="auto"/>
        <w:jc w:val="both"/>
        <w:rPr>
          <w:ins w:id="585" w:author="Alejandro Andreas Jaume Losa" w:date="2024-04-16T11:46:00Z"/>
          <w:rFonts w:ascii="Times New Roman" w:hAnsi="Times New Roman" w:cs="Times New Roman"/>
        </w:rPr>
      </w:pPr>
      <w:r w:rsidRPr="00450283">
        <w:rPr>
          <w:rFonts w:ascii="Times New Roman" w:hAnsi="Times New Roman" w:cs="Times New Roman"/>
        </w:rPr>
        <w:tab/>
      </w:r>
    </w:p>
    <w:p w14:paraId="0D2BDBAA" w14:textId="1D6C2B42" w:rsidR="00882DA8" w:rsidRPr="00450283" w:rsidRDefault="00882DA8">
      <w:pPr>
        <w:spacing w:line="480" w:lineRule="auto"/>
        <w:ind w:firstLine="720"/>
        <w:jc w:val="both"/>
        <w:rPr>
          <w:rFonts w:ascii="Times New Roman" w:hAnsi="Times New Roman" w:cs="Times New Roman"/>
        </w:rPr>
        <w:pPrChange w:id="586" w:author="Alejandro Andreas Jaume Losa" w:date="2024-04-16T11:46:00Z">
          <w:pPr>
            <w:spacing w:line="480" w:lineRule="auto"/>
            <w:jc w:val="both"/>
          </w:pPr>
        </w:pPrChange>
      </w:pPr>
      <w:r w:rsidRPr="00450283">
        <w:rPr>
          <w:rFonts w:ascii="Times New Roman" w:hAnsi="Times New Roman" w:cs="Times New Roman"/>
        </w:rPr>
        <w:t>Similar to what has been observed with other statements, the responses from those who identified themselves ideologically as center-left</w:t>
      </w:r>
      <w:r w:rsidR="00403817" w:rsidRPr="00450283">
        <w:rPr>
          <w:rFonts w:ascii="Times New Roman" w:hAnsi="Times New Roman" w:cs="Times New Roman"/>
        </w:rPr>
        <w:t xml:space="preserve"> were </w:t>
      </w:r>
      <w:commentRangeStart w:id="587"/>
      <w:del w:id="588" w:author="Kendra Dickinson" w:date="2024-04-14T09:56:00Z">
        <w:r w:rsidR="00403817" w:rsidRPr="00450283" w:rsidDel="00340123">
          <w:rPr>
            <w:rFonts w:ascii="Times New Roman" w:hAnsi="Times New Roman" w:cs="Times New Roman"/>
          </w:rPr>
          <w:delText>significantly</w:delText>
        </w:r>
      </w:del>
      <w:commentRangeEnd w:id="587"/>
      <w:r w:rsidR="00340123" w:rsidRPr="00450283">
        <w:rPr>
          <w:rStyle w:val="CommentReference"/>
          <w:rFonts w:ascii="Times New Roman" w:eastAsia="Times New Roman" w:hAnsi="Times New Roman" w:cs="Times New Roman"/>
          <w:kern w:val="0"/>
          <w:sz w:val="24"/>
          <w:szCs w:val="24"/>
          <w14:ligatures w14:val="none"/>
          <w:rPrChange w:id="589" w:author="Alejandro Andreas Jaume Losa" w:date="2024-04-16T11:37:00Z">
            <w:rPr>
              <w:rStyle w:val="CommentReference"/>
              <w:rFonts w:ascii="Times New Roman" w:eastAsia="Times New Roman" w:hAnsi="Times New Roman" w:cs="Times New Roman"/>
              <w:kern w:val="0"/>
              <w14:ligatures w14:val="none"/>
            </w:rPr>
          </w:rPrChange>
        </w:rPr>
        <w:commentReference w:id="587"/>
      </w:r>
      <w:r w:rsidR="00403817" w:rsidRPr="00450283">
        <w:rPr>
          <w:rFonts w:ascii="Times New Roman" w:hAnsi="Times New Roman" w:cs="Times New Roman"/>
        </w:rPr>
        <w:t xml:space="preserve"> different than that of the other two left positions. </w:t>
      </w:r>
      <w:r w:rsidRPr="00450283">
        <w:rPr>
          <w:rFonts w:ascii="Times New Roman" w:hAnsi="Times New Roman" w:cs="Times New Roman"/>
        </w:rPr>
        <w:t>These results are in line with the idea mentioned before about an increase of neutrality in terms of language attitudes as political orientation moves toward the center. Additionally, the analysis revealed more consensus around this statement among those participants who indicated their political orientation was far-left, as shown by the much wider range of responses in Figure</w:t>
      </w:r>
      <w:r w:rsidR="007A177F" w:rsidRPr="00450283">
        <w:rPr>
          <w:rFonts w:ascii="Times New Roman" w:hAnsi="Times New Roman" w:cs="Times New Roman"/>
        </w:rPr>
        <w:t xml:space="preserve"> 21.</w:t>
      </w:r>
    </w:p>
    <w:p w14:paraId="41EDC261"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7318C376" wp14:editId="180F82A0">
            <wp:extent cx="5943600" cy="3752215"/>
            <wp:effectExtent l="0" t="0" r="0" b="0"/>
            <wp:docPr id="973078597" name="Picture 19"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78597" name="Picture 19" descr="A graph of different colored square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ABAB2A4" w14:textId="715A0581" w:rsidR="009F4FE8" w:rsidRPr="00450283" w:rsidRDefault="009F4FE8">
      <w:pPr>
        <w:spacing w:after="240" w:line="480" w:lineRule="auto"/>
        <w:jc w:val="center"/>
        <w:rPr>
          <w:rFonts w:ascii="Times New Roman" w:hAnsi="Times New Roman" w:cs="Times New Roman"/>
        </w:rPr>
        <w:pPrChange w:id="590" w:author="Alejandro Andreas Jaume Losa" w:date="2024-04-16T11:46:00Z">
          <w:pPr>
            <w:spacing w:line="480" w:lineRule="auto"/>
            <w:jc w:val="center"/>
          </w:pPr>
        </w:pPrChange>
      </w:pPr>
      <w:r w:rsidRPr="00450283">
        <w:rPr>
          <w:rFonts w:ascii="Times New Roman" w:hAnsi="Times New Roman" w:cs="Times New Roman"/>
          <w:b/>
          <w:bCs/>
        </w:rPr>
        <w:t>Figure 21.</w:t>
      </w:r>
      <w:r w:rsidRPr="00450283">
        <w:rPr>
          <w:rFonts w:ascii="Times New Roman" w:hAnsi="Times New Roman" w:cs="Times New Roman"/>
        </w:rPr>
        <w:t xml:space="preserve"> Participant responses to the statement ‘Catalan must be a requirement to hold a job in the public administration’.</w:t>
      </w:r>
    </w:p>
    <w:p w14:paraId="5946E2C5" w14:textId="14728854"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Participant responses to the statements ‘For healthcare staff it is more important to know Spanish than Catalan’ and ‘For healthcare staff it is more important to know Catalan than Spanish</w:t>
      </w:r>
      <w:r w:rsidR="009B28A1" w:rsidRPr="00450283">
        <w:rPr>
          <w:rFonts w:ascii="Times New Roman" w:hAnsi="Times New Roman" w:cs="Times New Roman"/>
        </w:rPr>
        <w:t>’</w:t>
      </w:r>
      <w:r w:rsidRPr="00450283">
        <w:rPr>
          <w:rFonts w:ascii="Times New Roman" w:hAnsi="Times New Roman" w:cs="Times New Roman"/>
        </w:rPr>
        <w:t xml:space="preserve"> also</w:t>
      </w:r>
      <w:r w:rsidR="00403817" w:rsidRPr="00450283">
        <w:rPr>
          <w:rFonts w:ascii="Times New Roman" w:hAnsi="Times New Roman" w:cs="Times New Roman"/>
        </w:rPr>
        <w:t xml:space="preserve"> indicated noteworthy variations. A</w:t>
      </w:r>
      <w:r w:rsidRPr="00450283">
        <w:rPr>
          <w:rFonts w:ascii="Times New Roman" w:hAnsi="Times New Roman" w:cs="Times New Roman"/>
        </w:rPr>
        <w:t>nalysis of the first statement revealed no statistically significant differences in responses with regard to political orientation. All</w:t>
      </w:r>
      <w:r w:rsidR="00403817" w:rsidRPr="00450283">
        <w:rPr>
          <w:rFonts w:ascii="Times New Roman" w:hAnsi="Times New Roman" w:cs="Times New Roman"/>
        </w:rPr>
        <w:t xml:space="preserve"> </w:t>
      </w:r>
      <w:r w:rsidRPr="00450283">
        <w:rPr>
          <w:rFonts w:ascii="Times New Roman" w:hAnsi="Times New Roman" w:cs="Times New Roman"/>
        </w:rPr>
        <w:t>participants</w:t>
      </w:r>
      <w:r w:rsidR="00403817" w:rsidRPr="00450283">
        <w:rPr>
          <w:rFonts w:ascii="Times New Roman" w:hAnsi="Times New Roman" w:cs="Times New Roman"/>
        </w:rPr>
        <w:t xml:space="preserve"> </w:t>
      </w:r>
      <w:r w:rsidRPr="00450283">
        <w:rPr>
          <w:rFonts w:ascii="Times New Roman" w:hAnsi="Times New Roman" w:cs="Times New Roman"/>
        </w:rPr>
        <w:t xml:space="preserve">showed similar responses to this statement (mean = </w:t>
      </w:r>
      <w:r w:rsidR="00AA7C5F" w:rsidRPr="00450283">
        <w:rPr>
          <w:rFonts w:ascii="Times New Roman" w:hAnsi="Times New Roman" w:cs="Times New Roman"/>
        </w:rPr>
        <w:t>42.67</w:t>
      </w:r>
      <w:r w:rsidRPr="00450283">
        <w:rPr>
          <w:rFonts w:ascii="Times New Roman" w:hAnsi="Times New Roman" w:cs="Times New Roman"/>
        </w:rPr>
        <w:t xml:space="preserve">), </w:t>
      </w:r>
      <w:r w:rsidR="009B28A1" w:rsidRPr="00450283">
        <w:rPr>
          <w:rFonts w:ascii="Times New Roman" w:hAnsi="Times New Roman" w:cs="Times New Roman"/>
        </w:rPr>
        <w:t>indicating that th</w:t>
      </w:r>
      <w:ins w:id="591" w:author="Kendra Dickinson" w:date="2024-04-14T09:57:00Z">
        <w:r w:rsidR="00340123" w:rsidRPr="00450283">
          <w:rPr>
            <w:rFonts w:ascii="Times New Roman" w:hAnsi="Times New Roman" w:cs="Times New Roman"/>
          </w:rPr>
          <w:t>is</w:t>
        </w:r>
      </w:ins>
      <w:ins w:id="592" w:author="Alejandro Andreas Jaume Losa" w:date="2024-04-16T12:13:00Z">
        <w:r w:rsidR="004F7E6E">
          <w:rPr>
            <w:rFonts w:ascii="Times New Roman" w:hAnsi="Times New Roman" w:cs="Times New Roman"/>
          </w:rPr>
          <w:t xml:space="preserve"> </w:t>
        </w:r>
      </w:ins>
      <w:del w:id="593" w:author="Kendra Dickinson" w:date="2024-04-14T09:57:00Z">
        <w:r w:rsidR="009B28A1" w:rsidRPr="00450283" w:rsidDel="00340123">
          <w:rPr>
            <w:rFonts w:ascii="Times New Roman" w:hAnsi="Times New Roman" w:cs="Times New Roman"/>
          </w:rPr>
          <w:delText xml:space="preserve">ese </w:delText>
        </w:r>
      </w:del>
      <w:r w:rsidR="009B28A1" w:rsidRPr="00450283">
        <w:rPr>
          <w:rFonts w:ascii="Times New Roman" w:hAnsi="Times New Roman" w:cs="Times New Roman"/>
        </w:rPr>
        <w:t>particular attitude</w:t>
      </w:r>
      <w:del w:id="594" w:author="Kendra Dickinson" w:date="2024-04-14T09:57:00Z">
        <w:r w:rsidR="009B28A1" w:rsidRPr="00450283" w:rsidDel="00340123">
          <w:rPr>
            <w:rFonts w:ascii="Times New Roman" w:hAnsi="Times New Roman" w:cs="Times New Roman"/>
          </w:rPr>
          <w:delText>s</w:delText>
        </w:r>
      </w:del>
      <w:r w:rsidR="009B28A1" w:rsidRPr="00450283">
        <w:rPr>
          <w:rFonts w:ascii="Times New Roman" w:hAnsi="Times New Roman" w:cs="Times New Roman"/>
        </w:rPr>
        <w:t xml:space="preserve"> </w:t>
      </w:r>
      <w:del w:id="595" w:author="Kendra Dickinson" w:date="2024-04-14T09:57:00Z">
        <w:r w:rsidR="009B28A1" w:rsidRPr="00450283" w:rsidDel="00340123">
          <w:rPr>
            <w:rFonts w:ascii="Times New Roman" w:hAnsi="Times New Roman" w:cs="Times New Roman"/>
          </w:rPr>
          <w:delText xml:space="preserve">are </w:delText>
        </w:r>
      </w:del>
      <w:ins w:id="596" w:author="Kendra Dickinson" w:date="2024-04-14T09:57:00Z">
        <w:r w:rsidR="00340123" w:rsidRPr="00450283">
          <w:rPr>
            <w:rFonts w:ascii="Times New Roman" w:hAnsi="Times New Roman" w:cs="Times New Roman"/>
          </w:rPr>
          <w:t xml:space="preserve">is </w:t>
        </w:r>
      </w:ins>
      <w:r w:rsidR="009B28A1" w:rsidRPr="00450283">
        <w:rPr>
          <w:rFonts w:ascii="Times New Roman" w:hAnsi="Times New Roman" w:cs="Times New Roman"/>
        </w:rPr>
        <w:t>not connected to political orientation in these data.</w:t>
      </w:r>
      <w:r w:rsidRPr="00450283">
        <w:rPr>
          <w:rFonts w:ascii="Times New Roman" w:hAnsi="Times New Roman" w:cs="Times New Roman"/>
        </w:rPr>
        <w:t xml:space="preserve"> However, when presented with the statement ‘For healthcare staff it is more important to know Catalan than Spanish</w:t>
      </w:r>
      <w:r w:rsidR="0070546B" w:rsidRPr="00450283">
        <w:rPr>
          <w:rFonts w:ascii="Times New Roman" w:hAnsi="Times New Roman" w:cs="Times New Roman"/>
        </w:rPr>
        <w:t>’</w:t>
      </w:r>
      <w:r w:rsidRPr="00450283">
        <w:rPr>
          <w:rFonts w:ascii="Times New Roman" w:hAnsi="Times New Roman" w:cs="Times New Roman"/>
        </w:rPr>
        <w:t xml:space="preserve">, participants who identified as more progressive (far-left and left) expressed a much greater level of agreement with this </w:t>
      </w:r>
      <w:r w:rsidR="00AA7C5F" w:rsidRPr="00450283">
        <w:rPr>
          <w:rFonts w:ascii="Times New Roman" w:hAnsi="Times New Roman" w:cs="Times New Roman"/>
        </w:rPr>
        <w:t>statement</w:t>
      </w:r>
      <w:r w:rsidRPr="00450283">
        <w:rPr>
          <w:rFonts w:ascii="Times New Roman" w:hAnsi="Times New Roman" w:cs="Times New Roman"/>
        </w:rPr>
        <w:t xml:space="preserve"> compared to those who identified as conservative (center, center-right, and right), as presented in Table </w:t>
      </w:r>
      <w:r w:rsidR="0005100F" w:rsidRPr="00450283">
        <w:rPr>
          <w:rFonts w:ascii="Times New Roman" w:hAnsi="Times New Roman" w:cs="Times New Roman"/>
        </w:rPr>
        <w:t>20</w:t>
      </w:r>
      <w:r w:rsidRPr="00450283">
        <w:rPr>
          <w:rFonts w:ascii="Times New Roman" w:hAnsi="Times New Roman" w:cs="Times New Roman"/>
        </w:rPr>
        <w:t xml:space="preserve">. </w:t>
      </w:r>
    </w:p>
    <w:p w14:paraId="0F76901D" w14:textId="45C6F325" w:rsidR="00882DA8" w:rsidRPr="00450283" w:rsidRDefault="00882DA8">
      <w:pPr>
        <w:spacing w:before="240" w:line="480" w:lineRule="auto"/>
        <w:jc w:val="both"/>
        <w:rPr>
          <w:rFonts w:ascii="Times New Roman" w:hAnsi="Times New Roman" w:cs="Times New Roman"/>
        </w:rPr>
        <w:pPrChange w:id="597" w:author="Alejandro Andreas Jaume Losa" w:date="2024-04-16T11:53:00Z">
          <w:pPr>
            <w:spacing w:line="480" w:lineRule="auto"/>
            <w:jc w:val="both"/>
          </w:pPr>
        </w:pPrChange>
      </w:pPr>
      <w:r w:rsidRPr="00450283">
        <w:rPr>
          <w:rFonts w:ascii="Times New Roman" w:hAnsi="Times New Roman" w:cs="Times New Roman"/>
          <w:b/>
          <w:bCs/>
        </w:rPr>
        <w:t>Table</w:t>
      </w:r>
      <w:r w:rsidR="0070546B" w:rsidRPr="00450283">
        <w:rPr>
          <w:rFonts w:ascii="Times New Roman" w:hAnsi="Times New Roman" w:cs="Times New Roman"/>
          <w:b/>
          <w:bCs/>
        </w:rPr>
        <w:t xml:space="preserve"> </w:t>
      </w:r>
      <w:r w:rsidR="0005100F" w:rsidRPr="00450283">
        <w:rPr>
          <w:rFonts w:ascii="Times New Roman" w:hAnsi="Times New Roman" w:cs="Times New Roman"/>
          <w:b/>
          <w:bCs/>
        </w:rPr>
        <w:t>20</w:t>
      </w:r>
      <w:r w:rsidR="0070546B" w:rsidRPr="00450283">
        <w:rPr>
          <w:rFonts w:ascii="Times New Roman" w:hAnsi="Times New Roman" w:cs="Times New Roman"/>
        </w:rPr>
        <w:t>. Best fit linear regression model output for the statement ‘For healthcare staff it is more important to know Catalan than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11A0D235"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2835544"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136AFC6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0A61C81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64452D6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4CEBEAF0"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CBC124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ACE6A3"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4118DB9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60.29</w:t>
            </w:r>
          </w:p>
        </w:tc>
        <w:tc>
          <w:tcPr>
            <w:tcW w:w="1870" w:type="dxa"/>
            <w:shd w:val="clear" w:color="auto" w:fill="auto"/>
            <w:vAlign w:val="center"/>
          </w:tcPr>
          <w:p w14:paraId="71AC608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11.52</w:t>
            </w:r>
          </w:p>
        </w:tc>
        <w:tc>
          <w:tcPr>
            <w:tcW w:w="1870" w:type="dxa"/>
            <w:shd w:val="clear" w:color="auto" w:fill="auto"/>
            <w:vAlign w:val="center"/>
          </w:tcPr>
          <w:p w14:paraId="7CFF275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5.235</w:t>
            </w:r>
          </w:p>
        </w:tc>
        <w:tc>
          <w:tcPr>
            <w:tcW w:w="1870" w:type="dxa"/>
            <w:shd w:val="clear" w:color="auto" w:fill="auto"/>
            <w:vAlign w:val="center"/>
          </w:tcPr>
          <w:p w14:paraId="6395968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1.02e-16</w:t>
            </w:r>
          </w:p>
        </w:tc>
      </w:tr>
      <w:tr w:rsidR="00882DA8" w:rsidRPr="00450283" w14:paraId="7F28A60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61717B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EF4EE1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-29.60</w:t>
            </w:r>
          </w:p>
        </w:tc>
        <w:tc>
          <w:tcPr>
            <w:tcW w:w="1870" w:type="dxa"/>
            <w:shd w:val="clear" w:color="auto" w:fill="auto"/>
            <w:vAlign w:val="center"/>
          </w:tcPr>
          <w:p w14:paraId="255ECDC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12.33</w:t>
            </w:r>
          </w:p>
        </w:tc>
        <w:tc>
          <w:tcPr>
            <w:tcW w:w="1870" w:type="dxa"/>
            <w:shd w:val="clear" w:color="auto" w:fill="auto"/>
            <w:vAlign w:val="center"/>
          </w:tcPr>
          <w:p w14:paraId="410A55C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-2.401</w:t>
            </w:r>
          </w:p>
        </w:tc>
        <w:tc>
          <w:tcPr>
            <w:tcW w:w="1870" w:type="dxa"/>
            <w:shd w:val="clear" w:color="auto" w:fill="auto"/>
            <w:vAlign w:val="center"/>
          </w:tcPr>
          <w:p w14:paraId="448A0D2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0.01834</w:t>
            </w:r>
          </w:p>
        </w:tc>
      </w:tr>
      <w:tr w:rsidR="00882DA8" w:rsidRPr="00450283" w14:paraId="13AD538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755DB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298F7F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-35.14</w:t>
            </w:r>
          </w:p>
        </w:tc>
        <w:tc>
          <w:tcPr>
            <w:tcW w:w="1870" w:type="dxa"/>
            <w:shd w:val="clear" w:color="auto" w:fill="auto"/>
            <w:vAlign w:val="center"/>
          </w:tcPr>
          <w:p w14:paraId="116CB6D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13.38</w:t>
            </w:r>
          </w:p>
        </w:tc>
        <w:tc>
          <w:tcPr>
            <w:tcW w:w="1870" w:type="dxa"/>
            <w:shd w:val="clear" w:color="auto" w:fill="auto"/>
            <w:vAlign w:val="center"/>
          </w:tcPr>
          <w:p w14:paraId="12AE105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-2.626</w:t>
            </w:r>
          </w:p>
        </w:tc>
        <w:tc>
          <w:tcPr>
            <w:tcW w:w="1870" w:type="dxa"/>
            <w:shd w:val="clear" w:color="auto" w:fill="auto"/>
            <w:vAlign w:val="center"/>
          </w:tcPr>
          <w:p w14:paraId="3AB6D8F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0.01011</w:t>
            </w:r>
          </w:p>
        </w:tc>
      </w:tr>
      <w:tr w:rsidR="00882DA8" w:rsidRPr="00450283" w14:paraId="3A5D3FC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B69D11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2587F71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-49.09</w:t>
            </w:r>
          </w:p>
        </w:tc>
        <w:tc>
          <w:tcPr>
            <w:tcW w:w="1870" w:type="dxa"/>
            <w:shd w:val="clear" w:color="auto" w:fill="auto"/>
            <w:vAlign w:val="center"/>
          </w:tcPr>
          <w:p w14:paraId="6C1DFD3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17.84</w:t>
            </w:r>
          </w:p>
        </w:tc>
        <w:tc>
          <w:tcPr>
            <w:tcW w:w="1870" w:type="dxa"/>
            <w:shd w:val="clear" w:color="auto" w:fill="auto"/>
            <w:vAlign w:val="center"/>
          </w:tcPr>
          <w:p w14:paraId="558765F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-2.751</w:t>
            </w:r>
          </w:p>
        </w:tc>
        <w:tc>
          <w:tcPr>
            <w:tcW w:w="1870" w:type="dxa"/>
            <w:shd w:val="clear" w:color="auto" w:fill="auto"/>
            <w:vAlign w:val="center"/>
          </w:tcPr>
          <w:p w14:paraId="465EB54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0.00714</w:t>
            </w:r>
          </w:p>
        </w:tc>
      </w:tr>
      <w:tr w:rsidR="00882DA8" w:rsidRPr="00450283" w14:paraId="7A33086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663BC9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5B46886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-47.37</w:t>
            </w:r>
          </w:p>
        </w:tc>
        <w:tc>
          <w:tcPr>
            <w:tcW w:w="1870" w:type="dxa"/>
            <w:shd w:val="clear" w:color="auto" w:fill="auto"/>
            <w:vAlign w:val="center"/>
          </w:tcPr>
          <w:p w14:paraId="3BECB7C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14.49</w:t>
            </w:r>
          </w:p>
        </w:tc>
        <w:tc>
          <w:tcPr>
            <w:tcW w:w="1870" w:type="dxa"/>
            <w:shd w:val="clear" w:color="auto" w:fill="auto"/>
            <w:vAlign w:val="center"/>
          </w:tcPr>
          <w:p w14:paraId="03543D7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-3.269</w:t>
            </w:r>
          </w:p>
        </w:tc>
        <w:tc>
          <w:tcPr>
            <w:tcW w:w="1870" w:type="dxa"/>
            <w:shd w:val="clear" w:color="auto" w:fill="auto"/>
            <w:vAlign w:val="center"/>
          </w:tcPr>
          <w:p w14:paraId="51C7D49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0.00151</w:t>
            </w:r>
          </w:p>
        </w:tc>
      </w:tr>
      <w:tr w:rsidR="00882DA8" w:rsidRPr="00450283" w14:paraId="532BBEC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D5878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4BDC7B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-38.14</w:t>
            </w:r>
          </w:p>
        </w:tc>
        <w:tc>
          <w:tcPr>
            <w:tcW w:w="1870" w:type="dxa"/>
            <w:shd w:val="clear" w:color="auto" w:fill="auto"/>
            <w:vAlign w:val="center"/>
          </w:tcPr>
          <w:p w14:paraId="1FA3D11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16.29</w:t>
            </w:r>
          </w:p>
        </w:tc>
        <w:tc>
          <w:tcPr>
            <w:tcW w:w="1870" w:type="dxa"/>
            <w:shd w:val="clear" w:color="auto" w:fill="auto"/>
            <w:vAlign w:val="center"/>
          </w:tcPr>
          <w:p w14:paraId="6A98FA6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-2.342</w:t>
            </w:r>
          </w:p>
        </w:tc>
        <w:tc>
          <w:tcPr>
            <w:tcW w:w="1870" w:type="dxa"/>
            <w:shd w:val="clear" w:color="auto" w:fill="auto"/>
            <w:vAlign w:val="center"/>
          </w:tcPr>
          <w:p w14:paraId="09CB313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0.02132</w:t>
            </w:r>
          </w:p>
        </w:tc>
      </w:tr>
    </w:tbl>
    <w:p w14:paraId="5041DFA8" w14:textId="77777777" w:rsidR="00882DA8" w:rsidRPr="00450283" w:rsidRDefault="00882DA8" w:rsidP="00882DA8">
      <w:pPr>
        <w:spacing w:line="480" w:lineRule="auto"/>
        <w:ind w:firstLine="720"/>
        <w:jc w:val="both"/>
        <w:rPr>
          <w:rFonts w:ascii="Times New Roman" w:hAnsi="Times New Roman" w:cs="Times New Roman"/>
        </w:rPr>
      </w:pPr>
    </w:p>
    <w:p w14:paraId="0A2E1F4E" w14:textId="436720F2" w:rsidR="00882DA8" w:rsidRPr="00450283" w:rsidRDefault="00403817"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to previously mentioned trend of centrists’ alignment with conservative attitudes. </w:t>
      </w:r>
      <w:r w:rsidR="00882DA8" w:rsidRPr="00450283">
        <w:rPr>
          <w:rFonts w:ascii="Times New Roman" w:hAnsi="Times New Roman" w:cs="Times New Roman"/>
        </w:rPr>
        <w:t xml:space="preserve">Also interesting are the responses from those who identified themselves ideologically as center-left, which showed a much lower level of agreement with this statement compared to the other two progressive ideologies. These results are in line with the idea mentioned before about an increase </w:t>
      </w:r>
      <w:r w:rsidR="00882DA8" w:rsidRPr="00450283">
        <w:rPr>
          <w:rFonts w:ascii="Times New Roman" w:hAnsi="Times New Roman" w:cs="Times New Roman"/>
        </w:rPr>
        <w:lastRenderedPageBreak/>
        <w:t>of neutrality in terms of language attitudes as political orientation moves toward the center. In this case, it is possible that all political orientations are prioritizing the quality medical treatment and not the language used by the healthcare staff.</w:t>
      </w:r>
      <w:r w:rsidRPr="00450283">
        <w:rPr>
          <w:rFonts w:ascii="Times New Roman" w:hAnsi="Times New Roman" w:cs="Times New Roman"/>
        </w:rPr>
        <w:t xml:space="preserve"> </w:t>
      </w:r>
      <w:r w:rsidR="00882DA8" w:rsidRPr="00450283">
        <w:rPr>
          <w:rFonts w:ascii="Times New Roman" w:hAnsi="Times New Roman" w:cs="Times New Roman"/>
        </w:rPr>
        <w:t xml:space="preserve">Additionally, the analysis revealed more consensus around this statement among conservative participants, as shown by the much wider range of responses in Figure </w:t>
      </w:r>
      <w:r w:rsidR="007A177F" w:rsidRPr="00450283">
        <w:rPr>
          <w:rFonts w:ascii="Times New Roman" w:hAnsi="Times New Roman" w:cs="Times New Roman"/>
        </w:rPr>
        <w:t>22</w:t>
      </w:r>
      <w:r w:rsidR="00882DA8" w:rsidRPr="00450283">
        <w:rPr>
          <w:rFonts w:ascii="Times New Roman" w:hAnsi="Times New Roman" w:cs="Times New Roman"/>
        </w:rPr>
        <w:t>.</w:t>
      </w:r>
    </w:p>
    <w:p w14:paraId="3C4F3CB2"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2612F83D" wp14:editId="40C9F3E8">
            <wp:extent cx="5943600" cy="3515995"/>
            <wp:effectExtent l="0" t="0" r="0" b="1905"/>
            <wp:docPr id="4492704" name="Picture 1"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704" name="Picture 1" descr="A graph of political orient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515995"/>
                    </a:xfrm>
                    <a:prstGeom prst="rect">
                      <a:avLst/>
                    </a:prstGeom>
                  </pic:spPr>
                </pic:pic>
              </a:graphicData>
            </a:graphic>
          </wp:inline>
        </w:drawing>
      </w:r>
    </w:p>
    <w:p w14:paraId="376B37E8" w14:textId="7FB54861" w:rsidR="009F4FE8" w:rsidRPr="00450283" w:rsidRDefault="009F4FE8">
      <w:pPr>
        <w:spacing w:after="240" w:line="480" w:lineRule="auto"/>
        <w:jc w:val="center"/>
        <w:rPr>
          <w:rFonts w:ascii="Times New Roman" w:hAnsi="Times New Roman" w:cs="Times New Roman"/>
        </w:rPr>
        <w:pPrChange w:id="598" w:author="Alejandro Andreas Jaume Losa" w:date="2024-04-16T11:46:00Z">
          <w:pPr>
            <w:spacing w:line="480" w:lineRule="auto"/>
            <w:jc w:val="center"/>
          </w:pPr>
        </w:pPrChange>
      </w:pPr>
      <w:r w:rsidRPr="00450283">
        <w:rPr>
          <w:rFonts w:ascii="Times New Roman" w:hAnsi="Times New Roman" w:cs="Times New Roman"/>
          <w:b/>
          <w:bCs/>
        </w:rPr>
        <w:t>Figure 22.</w:t>
      </w:r>
      <w:r w:rsidRPr="00450283">
        <w:rPr>
          <w:rFonts w:ascii="Times New Roman" w:hAnsi="Times New Roman" w:cs="Times New Roman"/>
        </w:rPr>
        <w:t xml:space="preserve"> Participant responses to the statement ‘For healthcare staff it is more important to know Catalan than Spanish’.</w:t>
      </w:r>
    </w:p>
    <w:p w14:paraId="46D83EF2" w14:textId="2AB08679"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 ‘Since we all speak Spanish, it is not necessary for people who come from other Autonomous Communities or Spanish-speaking countries to learn Catalan’, also</w:t>
      </w:r>
      <w:r w:rsidR="00A428B0" w:rsidRPr="00450283">
        <w:rPr>
          <w:rFonts w:ascii="Times New Roman" w:hAnsi="Times New Roman" w:cs="Times New Roman"/>
        </w:rPr>
        <w:t xml:space="preserve"> diverged notably. </w:t>
      </w:r>
      <w:r w:rsidRPr="00450283">
        <w:rPr>
          <w:rFonts w:ascii="Times New Roman" w:hAnsi="Times New Roman" w:cs="Times New Roman"/>
        </w:rPr>
        <w:t xml:space="preserve">Participants who identified as progressive (far-left, left, and center-left) indicated a much lower level of agreement with this statement than those who identified as conservative (center, center-right, and right) as shown in Table </w:t>
      </w:r>
      <w:r w:rsidR="0005100F" w:rsidRPr="00450283">
        <w:rPr>
          <w:rFonts w:ascii="Times New Roman" w:hAnsi="Times New Roman" w:cs="Times New Roman"/>
        </w:rPr>
        <w:t>21</w:t>
      </w:r>
      <w:r w:rsidR="0070546B" w:rsidRPr="00450283">
        <w:rPr>
          <w:rFonts w:ascii="Times New Roman" w:hAnsi="Times New Roman" w:cs="Times New Roman"/>
        </w:rPr>
        <w:t>.</w:t>
      </w:r>
    </w:p>
    <w:p w14:paraId="70F3B249" w14:textId="51239C62"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21</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‘Since we all speak Spanish, it is not necessary for people who come from other Autonomous Communities or Spanish-speaking countries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4DA9740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00B9BB2"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860DB3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6C5FDB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4A2DBD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06D8FE8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39270C6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8D6365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4CEEBD9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7.2857</w:t>
            </w:r>
          </w:p>
        </w:tc>
        <w:tc>
          <w:tcPr>
            <w:tcW w:w="1870" w:type="dxa"/>
            <w:shd w:val="clear" w:color="auto" w:fill="auto"/>
            <w:vAlign w:val="center"/>
          </w:tcPr>
          <w:p w14:paraId="7DEBD63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11.2065</w:t>
            </w:r>
          </w:p>
        </w:tc>
        <w:tc>
          <w:tcPr>
            <w:tcW w:w="1870" w:type="dxa"/>
            <w:shd w:val="clear" w:color="auto" w:fill="auto"/>
            <w:vAlign w:val="center"/>
          </w:tcPr>
          <w:p w14:paraId="5B85FB0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0.650</w:t>
            </w:r>
          </w:p>
        </w:tc>
        <w:tc>
          <w:tcPr>
            <w:tcW w:w="1870" w:type="dxa"/>
            <w:shd w:val="clear" w:color="auto" w:fill="auto"/>
            <w:vAlign w:val="center"/>
          </w:tcPr>
          <w:p w14:paraId="3DFD4AB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0.51721</w:t>
            </w:r>
          </w:p>
        </w:tc>
      </w:tr>
      <w:tr w:rsidR="00882DA8" w:rsidRPr="00450283" w14:paraId="79FB8F0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142D7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3217B8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10.9018</w:t>
            </w:r>
          </w:p>
        </w:tc>
        <w:tc>
          <w:tcPr>
            <w:tcW w:w="1870" w:type="dxa"/>
            <w:shd w:val="clear" w:color="auto" w:fill="auto"/>
            <w:vAlign w:val="center"/>
          </w:tcPr>
          <w:p w14:paraId="168D04E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11.9959</w:t>
            </w:r>
          </w:p>
        </w:tc>
        <w:tc>
          <w:tcPr>
            <w:tcW w:w="1870" w:type="dxa"/>
            <w:shd w:val="clear" w:color="auto" w:fill="auto"/>
            <w:vAlign w:val="center"/>
          </w:tcPr>
          <w:p w14:paraId="3B02968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0.909</w:t>
            </w:r>
          </w:p>
        </w:tc>
        <w:tc>
          <w:tcPr>
            <w:tcW w:w="1870" w:type="dxa"/>
            <w:shd w:val="clear" w:color="auto" w:fill="auto"/>
            <w:vAlign w:val="center"/>
          </w:tcPr>
          <w:p w14:paraId="6D553C6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0.36581</w:t>
            </w:r>
          </w:p>
        </w:tc>
      </w:tr>
      <w:tr w:rsidR="00882DA8" w:rsidRPr="00450283" w14:paraId="07432DE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2AA647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DDE201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0.6643</w:t>
            </w:r>
          </w:p>
        </w:tc>
        <w:tc>
          <w:tcPr>
            <w:tcW w:w="1870" w:type="dxa"/>
            <w:shd w:val="clear" w:color="auto" w:fill="auto"/>
            <w:vAlign w:val="center"/>
          </w:tcPr>
          <w:p w14:paraId="6D822F4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13.0208</w:t>
            </w:r>
          </w:p>
        </w:tc>
        <w:tc>
          <w:tcPr>
            <w:tcW w:w="1870" w:type="dxa"/>
            <w:shd w:val="clear" w:color="auto" w:fill="auto"/>
            <w:vAlign w:val="center"/>
          </w:tcPr>
          <w:p w14:paraId="365BB81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0.051</w:t>
            </w:r>
          </w:p>
        </w:tc>
        <w:tc>
          <w:tcPr>
            <w:tcW w:w="1870" w:type="dxa"/>
            <w:shd w:val="clear" w:color="auto" w:fill="auto"/>
            <w:vAlign w:val="center"/>
          </w:tcPr>
          <w:p w14:paraId="77B21E5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0.9595</w:t>
            </w:r>
          </w:p>
        </w:tc>
      </w:tr>
      <w:tr w:rsidR="00882DA8" w:rsidRPr="00450283" w14:paraId="60F1E38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7459EA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04E490C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29.5143</w:t>
            </w:r>
          </w:p>
        </w:tc>
        <w:tc>
          <w:tcPr>
            <w:tcW w:w="1870" w:type="dxa"/>
            <w:shd w:val="clear" w:color="auto" w:fill="auto"/>
            <w:vAlign w:val="center"/>
          </w:tcPr>
          <w:p w14:paraId="4F925AB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17.3611</w:t>
            </w:r>
          </w:p>
        </w:tc>
        <w:tc>
          <w:tcPr>
            <w:tcW w:w="1870" w:type="dxa"/>
            <w:shd w:val="clear" w:color="auto" w:fill="auto"/>
            <w:vAlign w:val="center"/>
          </w:tcPr>
          <w:p w14:paraId="3CAFCC9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1.700</w:t>
            </w:r>
          </w:p>
        </w:tc>
        <w:tc>
          <w:tcPr>
            <w:tcW w:w="1870" w:type="dxa"/>
            <w:shd w:val="clear" w:color="auto" w:fill="auto"/>
            <w:vAlign w:val="center"/>
          </w:tcPr>
          <w:p w14:paraId="3F48A51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0.09247</w:t>
            </w:r>
          </w:p>
        </w:tc>
      </w:tr>
      <w:tr w:rsidR="00882DA8" w:rsidRPr="00450283" w14:paraId="1827293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AB1B3A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4E45640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37.6310</w:t>
            </w:r>
          </w:p>
        </w:tc>
        <w:tc>
          <w:tcPr>
            <w:tcW w:w="1870" w:type="dxa"/>
            <w:shd w:val="clear" w:color="auto" w:fill="auto"/>
            <w:vAlign w:val="center"/>
          </w:tcPr>
          <w:p w14:paraId="571A7AD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14.1013</w:t>
            </w:r>
          </w:p>
        </w:tc>
        <w:tc>
          <w:tcPr>
            <w:tcW w:w="1870" w:type="dxa"/>
            <w:shd w:val="clear" w:color="auto" w:fill="auto"/>
            <w:vAlign w:val="center"/>
          </w:tcPr>
          <w:p w14:paraId="2DE85DD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2.740</w:t>
            </w:r>
          </w:p>
        </w:tc>
        <w:tc>
          <w:tcPr>
            <w:tcW w:w="1870" w:type="dxa"/>
            <w:shd w:val="clear" w:color="auto" w:fill="auto"/>
            <w:vAlign w:val="center"/>
          </w:tcPr>
          <w:p w14:paraId="46647D4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0.00738</w:t>
            </w:r>
          </w:p>
        </w:tc>
      </w:tr>
      <w:tr w:rsidR="00882DA8" w:rsidRPr="00450283" w14:paraId="783C776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166138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3408F4D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28.486</w:t>
            </w:r>
          </w:p>
        </w:tc>
        <w:tc>
          <w:tcPr>
            <w:tcW w:w="1870" w:type="dxa"/>
            <w:shd w:val="clear" w:color="auto" w:fill="auto"/>
            <w:vAlign w:val="center"/>
          </w:tcPr>
          <w:p w14:paraId="56A6D10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15.8484</w:t>
            </w:r>
          </w:p>
        </w:tc>
        <w:tc>
          <w:tcPr>
            <w:tcW w:w="1870" w:type="dxa"/>
            <w:shd w:val="clear" w:color="auto" w:fill="auto"/>
            <w:vAlign w:val="center"/>
          </w:tcPr>
          <w:p w14:paraId="58ADAD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1.794</w:t>
            </w:r>
          </w:p>
        </w:tc>
        <w:tc>
          <w:tcPr>
            <w:tcW w:w="1870" w:type="dxa"/>
            <w:shd w:val="clear" w:color="auto" w:fill="auto"/>
            <w:vAlign w:val="center"/>
          </w:tcPr>
          <w:p w14:paraId="19F8C8C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0.07610</w:t>
            </w:r>
          </w:p>
        </w:tc>
      </w:tr>
    </w:tbl>
    <w:p w14:paraId="42BC9755" w14:textId="77777777" w:rsidR="00882DA8" w:rsidRPr="00450283" w:rsidRDefault="00882DA8" w:rsidP="00882DA8">
      <w:pPr>
        <w:spacing w:line="480" w:lineRule="auto"/>
        <w:ind w:firstLine="720"/>
        <w:jc w:val="both"/>
        <w:rPr>
          <w:rFonts w:ascii="Times New Roman" w:hAnsi="Times New Roman" w:cs="Times New Roman"/>
        </w:rPr>
      </w:pPr>
    </w:p>
    <w:p w14:paraId="0CCF144B" w14:textId="336A6483" w:rsidR="00882DA8" w:rsidRDefault="00882DA8" w:rsidP="00E428C1">
      <w:pPr>
        <w:spacing w:line="480" w:lineRule="auto"/>
        <w:ind w:firstLine="720"/>
        <w:jc w:val="both"/>
        <w:rPr>
          <w:ins w:id="599" w:author="Alejandro Andreas Jaume Losa" w:date="2024-04-16T12:16:00Z"/>
          <w:rFonts w:ascii="Times New Roman" w:hAnsi="Times New Roman" w:cs="Times New Roman"/>
        </w:rPr>
      </w:pPr>
      <w:r w:rsidRPr="00450283">
        <w:rPr>
          <w:rFonts w:ascii="Times New Roman" w:hAnsi="Times New Roman" w:cs="Times New Roman"/>
        </w:rPr>
        <w:t>It is worth noting that, despite showing greater agreement with this statement, the average score of the responses of the most conservative participants does not, in any case, exceed 50 points out of a maximum of 100. The highest mean corresponds to those who identified themselves as center-right (mean = 45.92). This indicates that there is a general</w:t>
      </w:r>
      <w:ins w:id="600" w:author="Kendra Dickinson" w:date="2024-04-14T10:01:00Z">
        <w:r w:rsidR="009D63B8" w:rsidRPr="00450283">
          <w:rPr>
            <w:rFonts w:ascii="Times New Roman" w:hAnsi="Times New Roman" w:cs="Times New Roman"/>
          </w:rPr>
          <w:t xml:space="preserve"> belief</w:t>
        </w:r>
      </w:ins>
      <w:ins w:id="601" w:author="Alejandro Andreas Jaume Losa" w:date="2024-04-16T12:13:00Z">
        <w:r w:rsidR="004F7E6E">
          <w:rPr>
            <w:rFonts w:ascii="Times New Roman" w:hAnsi="Times New Roman" w:cs="Times New Roman"/>
          </w:rPr>
          <w:t xml:space="preserve"> </w:t>
        </w:r>
      </w:ins>
      <w:del w:id="602" w:author="Kendra Dickinson" w:date="2024-04-14T10:01:00Z">
        <w:r w:rsidRPr="00450283" w:rsidDel="009D63B8">
          <w:rPr>
            <w:rFonts w:ascii="Times New Roman" w:hAnsi="Times New Roman" w:cs="Times New Roman"/>
          </w:rPr>
          <w:delText xml:space="preserve">ized consensus around the idea </w:delText>
        </w:r>
      </w:del>
      <w:r w:rsidRPr="00450283">
        <w:rPr>
          <w:rFonts w:ascii="Times New Roman" w:hAnsi="Times New Roman" w:cs="Times New Roman"/>
        </w:rPr>
        <w:t>that</w:t>
      </w:r>
      <w:r w:rsidR="002427B2" w:rsidRPr="00450283">
        <w:rPr>
          <w:rFonts w:ascii="Times New Roman" w:hAnsi="Times New Roman" w:cs="Times New Roman"/>
        </w:rPr>
        <w:t>, even for foreigners,</w:t>
      </w:r>
      <w:r w:rsidRPr="00450283">
        <w:rPr>
          <w:rFonts w:ascii="Times New Roman" w:hAnsi="Times New Roman" w:cs="Times New Roman"/>
        </w:rPr>
        <w:t xml:space="preserve"> Catalan is </w:t>
      </w:r>
      <w:r w:rsidR="002427B2" w:rsidRPr="00450283">
        <w:rPr>
          <w:rFonts w:ascii="Times New Roman" w:hAnsi="Times New Roman" w:cs="Times New Roman"/>
        </w:rPr>
        <w:t>important</w:t>
      </w:r>
      <w:r w:rsidRPr="00450283">
        <w:rPr>
          <w:rFonts w:ascii="Times New Roman" w:hAnsi="Times New Roman" w:cs="Times New Roman"/>
        </w:rPr>
        <w:t xml:space="preserve"> in the Balearic context, regardless of political orientation. Additionally, the analysis revealed more consensus around this statement among progressive participants, especially among those who said their political orientation was far-left and center left, as shown by the much wider range of responses in Figure </w:t>
      </w:r>
      <w:r w:rsidR="007A177F" w:rsidRPr="00450283">
        <w:rPr>
          <w:rFonts w:ascii="Times New Roman" w:hAnsi="Times New Roman" w:cs="Times New Roman"/>
        </w:rPr>
        <w:t>23.</w:t>
      </w:r>
    </w:p>
    <w:p w14:paraId="185F5853" w14:textId="5154C7BC" w:rsidR="004F7E6E" w:rsidRDefault="004F7E6E">
      <w:pPr>
        <w:spacing w:line="480" w:lineRule="auto"/>
        <w:jc w:val="center"/>
        <w:rPr>
          <w:ins w:id="603" w:author="Alejandro Andreas Jaume Losa" w:date="2024-04-16T12:15:00Z"/>
          <w:rFonts w:ascii="Times New Roman" w:hAnsi="Times New Roman" w:cs="Times New Roman"/>
        </w:rPr>
        <w:pPrChange w:id="604" w:author="Alejandro Andreas Jaume Losa" w:date="2024-04-16T12:18:00Z">
          <w:pPr>
            <w:spacing w:line="480" w:lineRule="auto"/>
            <w:ind w:firstLine="720"/>
            <w:jc w:val="both"/>
          </w:pPr>
        </w:pPrChange>
      </w:pPr>
      <w:ins w:id="605" w:author="Alejandro Andreas Jaume Losa" w:date="2024-04-16T12:17:00Z">
        <w:r>
          <w:rPr>
            <w:rFonts w:ascii="Times New Roman" w:hAnsi="Times New Roman" w:cs="Times New Roman"/>
            <w:noProof/>
          </w:rPr>
          <w:lastRenderedPageBreak/>
          <w:drawing>
            <wp:inline distT="0" distB="0" distL="0" distR="0" wp14:anchorId="3C7F51E3" wp14:editId="3E6A3D65">
              <wp:extent cx="5943600" cy="3752215"/>
              <wp:effectExtent l="0" t="0" r="0" b="0"/>
              <wp:docPr id="2103928536"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28536" name="Picture 1" descr="A graph of different colored square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ins>
    </w:p>
    <w:p w14:paraId="38E0B5D2" w14:textId="13C21505" w:rsidR="004F7E6E" w:rsidRPr="00450283" w:rsidDel="004F7E6E" w:rsidRDefault="004F7E6E">
      <w:pPr>
        <w:spacing w:line="480" w:lineRule="auto"/>
        <w:jc w:val="both"/>
        <w:rPr>
          <w:del w:id="606" w:author="Alejandro Andreas Jaume Losa" w:date="2024-04-16T12:16:00Z"/>
          <w:rFonts w:ascii="Times New Roman" w:hAnsi="Times New Roman" w:cs="Times New Roman"/>
        </w:rPr>
        <w:pPrChange w:id="607" w:author="Alejandro Andreas Jaume Losa" w:date="2024-04-16T12:15:00Z">
          <w:pPr>
            <w:spacing w:line="480" w:lineRule="auto"/>
            <w:ind w:firstLine="720"/>
            <w:jc w:val="both"/>
          </w:pPr>
        </w:pPrChange>
      </w:pPr>
    </w:p>
    <w:p w14:paraId="731A2762" w14:textId="17AD138C" w:rsidR="007A177F" w:rsidRPr="00450283" w:rsidDel="004F7E6E" w:rsidRDefault="00882DA8">
      <w:pPr>
        <w:spacing w:line="480" w:lineRule="auto"/>
        <w:rPr>
          <w:del w:id="608" w:author="Alejandro Andreas Jaume Losa" w:date="2024-04-16T12:16:00Z"/>
          <w:rFonts w:ascii="Times New Roman" w:hAnsi="Times New Roman" w:cs="Times New Roman"/>
          <w:b/>
          <w:bCs/>
        </w:rPr>
        <w:pPrChange w:id="609" w:author="Alejandro Andreas Jaume Losa" w:date="2024-04-16T12:16:00Z">
          <w:pPr>
            <w:spacing w:line="480" w:lineRule="auto"/>
            <w:ind w:firstLine="720"/>
            <w:jc w:val="both"/>
          </w:pPr>
        </w:pPrChange>
      </w:pPr>
      <w:del w:id="610" w:author="Alejandro Andreas Jaume Losa" w:date="2024-04-16T12:16:00Z">
        <w:r w:rsidRPr="00450283" w:rsidDel="004F7E6E">
          <w:rPr>
            <w:rFonts w:ascii="Times New Roman" w:hAnsi="Times New Roman" w:cs="Times New Roman"/>
            <w:noProof/>
          </w:rPr>
          <w:drawing>
            <wp:inline distT="0" distB="0" distL="0" distR="0" wp14:anchorId="1E9EEA84" wp14:editId="1DAF21DB">
              <wp:extent cx="3714750" cy="2345134"/>
              <wp:effectExtent l="0" t="0" r="0" b="4445"/>
              <wp:docPr id="1365767071" name="Picture 20"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67071" name="Picture 20" descr="A graph of different colored squares&#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45399" cy="2364483"/>
                      </a:xfrm>
                      <a:prstGeom prst="rect">
                        <a:avLst/>
                      </a:prstGeom>
                    </pic:spPr>
                  </pic:pic>
                </a:graphicData>
              </a:graphic>
            </wp:inline>
          </w:drawing>
        </w:r>
      </w:del>
    </w:p>
    <w:p w14:paraId="31B6EC0C" w14:textId="5B10A6EF" w:rsidR="009F4FE8" w:rsidRPr="00450283" w:rsidRDefault="009F4FE8">
      <w:pPr>
        <w:spacing w:after="240" w:line="480" w:lineRule="auto"/>
        <w:jc w:val="center"/>
        <w:rPr>
          <w:rFonts w:ascii="Times New Roman" w:hAnsi="Times New Roman" w:cs="Times New Roman"/>
        </w:rPr>
        <w:pPrChange w:id="611" w:author="Alejandro Andreas Jaume Losa" w:date="2024-04-16T11:46:00Z">
          <w:pPr>
            <w:spacing w:line="480" w:lineRule="auto"/>
            <w:jc w:val="center"/>
          </w:pPr>
        </w:pPrChange>
      </w:pPr>
      <w:r w:rsidRPr="00450283">
        <w:rPr>
          <w:rFonts w:ascii="Times New Roman" w:hAnsi="Times New Roman" w:cs="Times New Roman"/>
          <w:b/>
          <w:bCs/>
        </w:rPr>
        <w:t>Figure 23.</w:t>
      </w:r>
      <w:r w:rsidRPr="00450283">
        <w:rPr>
          <w:rFonts w:ascii="Times New Roman" w:hAnsi="Times New Roman" w:cs="Times New Roman"/>
        </w:rPr>
        <w:t xml:space="preserve"> Participant responses to the statement ‘Since we all speak Spanish, it is not necessary for people who come from other Autonomous Communities or Spanish-speaking countries to learn Catalan’.</w:t>
      </w:r>
    </w:p>
    <w:p w14:paraId="04332CF3" w14:textId="49A1277B" w:rsidR="00882DA8" w:rsidRPr="00450283" w:rsidRDefault="00532F9B">
      <w:pPr>
        <w:spacing w:line="480" w:lineRule="auto"/>
        <w:jc w:val="both"/>
        <w:rPr>
          <w:rFonts w:ascii="Times New Roman" w:hAnsi="Times New Roman" w:cs="Times New Roman"/>
          <w:i/>
          <w:iCs/>
        </w:rPr>
        <w:pPrChange w:id="612" w:author="Kendra Dickinson" w:date="2024-04-14T10:01:00Z">
          <w:pPr>
            <w:spacing w:line="480" w:lineRule="auto"/>
            <w:ind w:firstLine="720"/>
            <w:jc w:val="both"/>
          </w:pPr>
        </w:pPrChange>
      </w:pPr>
      <w:r w:rsidRPr="00450283">
        <w:rPr>
          <w:rFonts w:ascii="Times New Roman" w:hAnsi="Times New Roman" w:cs="Times New Roman"/>
          <w:i/>
          <w:iCs/>
        </w:rPr>
        <w:t>4.</w:t>
      </w:r>
      <w:r w:rsidR="009B28A1" w:rsidRPr="00450283">
        <w:rPr>
          <w:rFonts w:ascii="Times New Roman" w:hAnsi="Times New Roman" w:cs="Times New Roman"/>
          <w:i/>
          <w:iCs/>
        </w:rPr>
        <w:t>5</w:t>
      </w:r>
      <w:r w:rsidR="009F4FE8" w:rsidRPr="00450283">
        <w:rPr>
          <w:rFonts w:ascii="Times New Roman" w:hAnsi="Times New Roman" w:cs="Times New Roman"/>
          <w:i/>
          <w:iCs/>
        </w:rPr>
        <w:t>.</w:t>
      </w:r>
      <w:r w:rsidRPr="00450283">
        <w:rPr>
          <w:rFonts w:ascii="Times New Roman" w:hAnsi="Times New Roman" w:cs="Times New Roman"/>
          <w:i/>
          <w:iCs/>
        </w:rPr>
        <w:t xml:space="preserve"> </w:t>
      </w:r>
      <w:r w:rsidR="00882DA8" w:rsidRPr="00450283">
        <w:rPr>
          <w:rFonts w:ascii="Times New Roman" w:hAnsi="Times New Roman" w:cs="Times New Roman"/>
          <w:i/>
          <w:iCs/>
        </w:rPr>
        <w:t>Cultural and identity aspects</w:t>
      </w:r>
    </w:p>
    <w:p w14:paraId="2DFE9287" w14:textId="1F654917"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Several of the statements that participants evaluated also related to </w:t>
      </w:r>
      <w:r w:rsidR="005E3619" w:rsidRPr="00450283">
        <w:rPr>
          <w:rFonts w:ascii="Times New Roman" w:hAnsi="Times New Roman" w:cs="Times New Roman"/>
        </w:rPr>
        <w:t xml:space="preserve">aspects of </w:t>
      </w:r>
      <w:r w:rsidRPr="00450283">
        <w:rPr>
          <w:rFonts w:ascii="Times New Roman" w:hAnsi="Times New Roman" w:cs="Times New Roman"/>
        </w:rPr>
        <w:t>cultur</w:t>
      </w:r>
      <w:r w:rsidR="005E3619" w:rsidRPr="00450283">
        <w:rPr>
          <w:rFonts w:ascii="Times New Roman" w:hAnsi="Times New Roman" w:cs="Times New Roman"/>
        </w:rPr>
        <w:t>e</w:t>
      </w:r>
      <w:r w:rsidRPr="00450283">
        <w:rPr>
          <w:rFonts w:ascii="Times New Roman" w:hAnsi="Times New Roman" w:cs="Times New Roman"/>
        </w:rPr>
        <w:t xml:space="preserve"> and identity. </w:t>
      </w:r>
      <w:del w:id="613" w:author="Kendra Dickinson [2]" w:date="2024-04-14T06:59:00Z">
        <w:r w:rsidRPr="00450283" w:rsidDel="00CC705A">
          <w:rPr>
            <w:rFonts w:ascii="Times New Roman" w:hAnsi="Times New Roman" w:cs="Times New Roman"/>
          </w:rPr>
          <w:delText xml:space="preserve">These statements are shown in </w:delText>
        </w:r>
        <w:r w:rsidR="00DC4790" w:rsidRPr="00450283" w:rsidDel="00CC705A">
          <w:rPr>
            <w:rFonts w:ascii="Times New Roman" w:hAnsi="Times New Roman" w:cs="Times New Roman"/>
          </w:rPr>
          <w:delText>the Appendix</w:delText>
        </w:r>
        <w:r w:rsidRPr="00450283" w:rsidDel="00CC705A">
          <w:rPr>
            <w:rFonts w:ascii="Times New Roman" w:hAnsi="Times New Roman" w:cs="Times New Roman"/>
          </w:rPr>
          <w:delText xml:space="preserve">. </w:delText>
        </w:r>
      </w:del>
      <w:r w:rsidRPr="00450283">
        <w:rPr>
          <w:rFonts w:ascii="Times New Roman" w:hAnsi="Times New Roman" w:cs="Times New Roman"/>
        </w:rPr>
        <w:t>In what follows, I detail the relationship between participant responses to each of these statements and political orientation.</w:t>
      </w:r>
    </w:p>
    <w:p w14:paraId="466C424A" w14:textId="227DB76A" w:rsidR="00882DA8" w:rsidRPr="00450283" w:rsidRDefault="00DC4790" w:rsidP="00C542C0">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Participant responses to the statement ‘Catalan is an identity element of the Balearic Islands’</w:t>
      </w:r>
      <w:r w:rsidRPr="00450283">
        <w:rPr>
          <w:rFonts w:ascii="Times New Roman" w:hAnsi="Times New Roman" w:cs="Times New Roman"/>
        </w:rPr>
        <w:t xml:space="preserve"> also revealed notable discrepancies. </w:t>
      </w:r>
      <w:r w:rsidR="00882DA8" w:rsidRPr="00450283">
        <w:rPr>
          <w:rFonts w:ascii="Times New Roman" w:hAnsi="Times New Roman" w:cs="Times New Roman"/>
        </w:rPr>
        <w:t xml:space="preserve">Participants who identified as progressive (far-left, left, and center-left) showed a greater level of agreement  with this statement compared to those who identified as conservative (center, center-right, and right), as presented in Table </w:t>
      </w:r>
      <w:r w:rsidR="0005100F" w:rsidRPr="00450283">
        <w:rPr>
          <w:rFonts w:ascii="Times New Roman" w:hAnsi="Times New Roman" w:cs="Times New Roman"/>
        </w:rPr>
        <w:t>22</w:t>
      </w:r>
      <w:r w:rsidR="0070546B" w:rsidRPr="00450283">
        <w:rPr>
          <w:rFonts w:ascii="Times New Roman" w:hAnsi="Times New Roman" w:cs="Times New Roman"/>
        </w:rPr>
        <w:t>.</w:t>
      </w:r>
    </w:p>
    <w:p w14:paraId="4237FA62" w14:textId="4BF23373"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22</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an identity element of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2A5C4F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88D51D9"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089E046"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246DD3B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2460F29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647918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E1D256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83613F"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7369C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w:t>
            </w:r>
          </w:p>
        </w:tc>
        <w:tc>
          <w:tcPr>
            <w:tcW w:w="1870" w:type="dxa"/>
            <w:shd w:val="clear" w:color="auto" w:fill="auto"/>
            <w:vAlign w:val="center"/>
          </w:tcPr>
          <w:p w14:paraId="451B188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10.60</w:t>
            </w:r>
          </w:p>
        </w:tc>
        <w:tc>
          <w:tcPr>
            <w:tcW w:w="1870" w:type="dxa"/>
            <w:shd w:val="clear" w:color="auto" w:fill="auto"/>
            <w:vAlign w:val="center"/>
          </w:tcPr>
          <w:p w14:paraId="3B8999B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9.430</w:t>
            </w:r>
          </w:p>
        </w:tc>
        <w:tc>
          <w:tcPr>
            <w:tcW w:w="1870" w:type="dxa"/>
            <w:shd w:val="clear" w:color="auto" w:fill="auto"/>
            <w:vAlign w:val="center"/>
          </w:tcPr>
          <w:p w14:paraId="28DBAA3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3.28e-15</w:t>
            </w:r>
          </w:p>
        </w:tc>
      </w:tr>
      <w:tr w:rsidR="00882DA8" w:rsidRPr="00450283" w14:paraId="14A279D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F30566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C6E940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-12.13</w:t>
            </w:r>
          </w:p>
        </w:tc>
        <w:tc>
          <w:tcPr>
            <w:tcW w:w="1870" w:type="dxa"/>
            <w:shd w:val="clear" w:color="auto" w:fill="auto"/>
            <w:vAlign w:val="center"/>
          </w:tcPr>
          <w:p w14:paraId="4932247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11.35</w:t>
            </w:r>
          </w:p>
        </w:tc>
        <w:tc>
          <w:tcPr>
            <w:tcW w:w="1870" w:type="dxa"/>
            <w:shd w:val="clear" w:color="auto" w:fill="auto"/>
            <w:vAlign w:val="center"/>
          </w:tcPr>
          <w:p w14:paraId="23ACD09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-1.068</w:t>
            </w:r>
          </w:p>
        </w:tc>
        <w:tc>
          <w:tcPr>
            <w:tcW w:w="1870" w:type="dxa"/>
            <w:shd w:val="clear" w:color="auto" w:fill="auto"/>
            <w:vAlign w:val="center"/>
          </w:tcPr>
          <w:p w14:paraId="37CB7D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0.28819</w:t>
            </w:r>
          </w:p>
        </w:tc>
      </w:tr>
      <w:tr w:rsidR="00882DA8" w:rsidRPr="00450283" w14:paraId="60728C9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8284AC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7CCA685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-13.800</w:t>
            </w:r>
          </w:p>
        </w:tc>
        <w:tc>
          <w:tcPr>
            <w:tcW w:w="1870" w:type="dxa"/>
            <w:shd w:val="clear" w:color="auto" w:fill="auto"/>
            <w:vAlign w:val="center"/>
          </w:tcPr>
          <w:p w14:paraId="7C11076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12.321</w:t>
            </w:r>
          </w:p>
        </w:tc>
        <w:tc>
          <w:tcPr>
            <w:tcW w:w="1870" w:type="dxa"/>
            <w:shd w:val="clear" w:color="auto" w:fill="auto"/>
            <w:vAlign w:val="center"/>
          </w:tcPr>
          <w:p w14:paraId="3456C15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-1.1120</w:t>
            </w:r>
          </w:p>
        </w:tc>
        <w:tc>
          <w:tcPr>
            <w:tcW w:w="1870" w:type="dxa"/>
            <w:shd w:val="clear" w:color="auto" w:fill="auto"/>
            <w:vAlign w:val="center"/>
          </w:tcPr>
          <w:p w14:paraId="7F43A08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0.26557</w:t>
            </w:r>
          </w:p>
        </w:tc>
      </w:tr>
      <w:tr w:rsidR="00882DA8" w:rsidRPr="00450283" w14:paraId="04134D0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5899C7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2B450A0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-37.20</w:t>
            </w:r>
          </w:p>
        </w:tc>
        <w:tc>
          <w:tcPr>
            <w:tcW w:w="1870" w:type="dxa"/>
            <w:shd w:val="clear" w:color="auto" w:fill="auto"/>
            <w:vAlign w:val="center"/>
          </w:tcPr>
          <w:p w14:paraId="129E853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16.43</w:t>
            </w:r>
          </w:p>
        </w:tc>
        <w:tc>
          <w:tcPr>
            <w:tcW w:w="1870" w:type="dxa"/>
            <w:shd w:val="clear" w:color="auto" w:fill="auto"/>
            <w:vAlign w:val="center"/>
          </w:tcPr>
          <w:p w14:paraId="666A2EB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-2.264</w:t>
            </w:r>
          </w:p>
        </w:tc>
        <w:tc>
          <w:tcPr>
            <w:tcW w:w="1870" w:type="dxa"/>
            <w:shd w:val="clear" w:color="auto" w:fill="auto"/>
            <w:vAlign w:val="center"/>
          </w:tcPr>
          <w:p w14:paraId="128E9C6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0.02587</w:t>
            </w:r>
          </w:p>
        </w:tc>
      </w:tr>
      <w:tr w:rsidR="00882DA8" w:rsidRPr="00450283" w14:paraId="7C27908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7DBF3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A1D35A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-41.58</w:t>
            </w:r>
          </w:p>
        </w:tc>
        <w:tc>
          <w:tcPr>
            <w:tcW w:w="1870" w:type="dxa"/>
            <w:shd w:val="clear" w:color="auto" w:fill="auto"/>
            <w:vAlign w:val="center"/>
          </w:tcPr>
          <w:p w14:paraId="0DA0735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13.34</w:t>
            </w:r>
          </w:p>
        </w:tc>
        <w:tc>
          <w:tcPr>
            <w:tcW w:w="1870" w:type="dxa"/>
            <w:shd w:val="clear" w:color="auto" w:fill="auto"/>
            <w:vAlign w:val="center"/>
          </w:tcPr>
          <w:p w14:paraId="5F753CA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-3.116</w:t>
            </w:r>
          </w:p>
        </w:tc>
        <w:tc>
          <w:tcPr>
            <w:tcW w:w="1870" w:type="dxa"/>
            <w:shd w:val="clear" w:color="auto" w:fill="auto"/>
            <w:vAlign w:val="center"/>
          </w:tcPr>
          <w:p w14:paraId="2FA5868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0.00243</w:t>
            </w:r>
          </w:p>
        </w:tc>
      </w:tr>
      <w:tr w:rsidR="00882DA8" w:rsidRPr="00450283" w14:paraId="697EEFA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4E1A6C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FC7D84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-33.86</w:t>
            </w:r>
          </w:p>
        </w:tc>
        <w:tc>
          <w:tcPr>
            <w:tcW w:w="1870" w:type="dxa"/>
            <w:shd w:val="clear" w:color="auto" w:fill="auto"/>
            <w:vAlign w:val="center"/>
          </w:tcPr>
          <w:p w14:paraId="20C0767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15.00</w:t>
            </w:r>
          </w:p>
        </w:tc>
        <w:tc>
          <w:tcPr>
            <w:tcW w:w="1870" w:type="dxa"/>
            <w:shd w:val="clear" w:color="auto" w:fill="auto"/>
            <w:vAlign w:val="center"/>
          </w:tcPr>
          <w:p w14:paraId="128E14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-2.258</w:t>
            </w:r>
          </w:p>
        </w:tc>
        <w:tc>
          <w:tcPr>
            <w:tcW w:w="1870" w:type="dxa"/>
            <w:shd w:val="clear" w:color="auto" w:fill="auto"/>
            <w:vAlign w:val="center"/>
          </w:tcPr>
          <w:p w14:paraId="6FC8129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0.02630</w:t>
            </w:r>
          </w:p>
        </w:tc>
      </w:tr>
    </w:tbl>
    <w:p w14:paraId="45BD5CD8" w14:textId="77777777" w:rsidR="00882DA8" w:rsidRPr="00450283" w:rsidRDefault="00882DA8" w:rsidP="00882DA8">
      <w:pPr>
        <w:spacing w:line="480" w:lineRule="auto"/>
        <w:ind w:firstLine="720"/>
        <w:jc w:val="both"/>
        <w:rPr>
          <w:rFonts w:ascii="Times New Roman" w:hAnsi="Times New Roman" w:cs="Times New Roman"/>
        </w:rPr>
      </w:pPr>
    </w:p>
    <w:p w14:paraId="48F45764" w14:textId="002DAA6B"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As was the case with previous statements, those who identified themselves as centrist showed a lower level of agreement with this statement than those who identified their political orientation as right-wing. It seems, therefore, that the trend observed with previous statements by which participants who identified as centrists, in reality, are closer to more conservative and right-wing positions is seen again with this statement. It is worth noting that, despite showing a lower agreement with this statement, the average score of the responses of the most conservative participants does not, in any case, fall below 50 points, from a range of 0 to 100. The lowest mean corresponds to those who identified themselves as center-right (mean = 58.42, as seen in Figure </w:t>
      </w:r>
      <w:r w:rsidR="007A177F" w:rsidRPr="00450283">
        <w:rPr>
          <w:rFonts w:ascii="Times New Roman" w:hAnsi="Times New Roman" w:cs="Times New Roman"/>
        </w:rPr>
        <w:t>24</w:t>
      </w:r>
      <w:r w:rsidRPr="00450283">
        <w:rPr>
          <w:rFonts w:ascii="Times New Roman" w:hAnsi="Times New Roman" w:cs="Times New Roman"/>
        </w:rPr>
        <w:t xml:space="preserve">). This indicates, as with the previous statement, that there is </w:t>
      </w:r>
      <w:r w:rsidR="002313AE" w:rsidRPr="00450283">
        <w:rPr>
          <w:rFonts w:ascii="Times New Roman" w:hAnsi="Times New Roman" w:cs="Times New Roman"/>
        </w:rPr>
        <w:t xml:space="preserve">overall recognition, albeit to varying degrees, of the importance of Catalan </w:t>
      </w:r>
      <w:r w:rsidRPr="00450283">
        <w:rPr>
          <w:rFonts w:ascii="Times New Roman" w:hAnsi="Times New Roman" w:cs="Times New Roman"/>
        </w:rPr>
        <w:t>in the Balearic context</w:t>
      </w:r>
      <w:r w:rsidR="002313AE" w:rsidRPr="00450283">
        <w:rPr>
          <w:rFonts w:ascii="Times New Roman" w:hAnsi="Times New Roman" w:cs="Times New Roman"/>
        </w:rPr>
        <w:t>.</w:t>
      </w:r>
    </w:p>
    <w:p w14:paraId="60C977C2" w14:textId="77777777" w:rsidR="00882DA8" w:rsidRPr="00450283" w:rsidRDefault="00882DA8" w:rsidP="00882DA8">
      <w:pPr>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40AD1D57" wp14:editId="4C4B7BCE">
            <wp:extent cx="5943600" cy="3752215"/>
            <wp:effectExtent l="0" t="0" r="0" b="0"/>
            <wp:docPr id="498306751" name="Picture 2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06751" name="Picture 21" descr="A graph of different colored squares&#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C0444EA" w14:textId="77777777" w:rsidR="00882DA8" w:rsidRPr="00450283" w:rsidRDefault="00882DA8" w:rsidP="00882DA8">
      <w:pPr>
        <w:jc w:val="both"/>
        <w:rPr>
          <w:rFonts w:ascii="Times New Roman" w:hAnsi="Times New Roman" w:cs="Times New Roman"/>
        </w:rPr>
      </w:pPr>
    </w:p>
    <w:p w14:paraId="711E3A48" w14:textId="0FDF7E9A" w:rsidR="009F4FE8" w:rsidRPr="00450283" w:rsidRDefault="009F4FE8">
      <w:pPr>
        <w:spacing w:after="240" w:line="480" w:lineRule="auto"/>
        <w:jc w:val="center"/>
        <w:rPr>
          <w:rFonts w:ascii="Times New Roman" w:hAnsi="Times New Roman" w:cs="Times New Roman"/>
        </w:rPr>
        <w:pPrChange w:id="614" w:author="Alejandro Andreas Jaume Losa" w:date="2024-04-16T11:47:00Z">
          <w:pPr>
            <w:spacing w:line="480" w:lineRule="auto"/>
            <w:jc w:val="center"/>
          </w:pPr>
        </w:pPrChange>
      </w:pPr>
      <w:r w:rsidRPr="00450283">
        <w:rPr>
          <w:rFonts w:ascii="Times New Roman" w:hAnsi="Times New Roman" w:cs="Times New Roman"/>
          <w:b/>
          <w:bCs/>
        </w:rPr>
        <w:t>Figure 24</w:t>
      </w:r>
      <w:r w:rsidRPr="00450283">
        <w:rPr>
          <w:rFonts w:ascii="Times New Roman" w:hAnsi="Times New Roman" w:cs="Times New Roman"/>
        </w:rPr>
        <w:t>. Participant responses to the statement ‘Catalan is an identity element of the Balearic Islands’.</w:t>
      </w:r>
    </w:p>
    <w:p w14:paraId="3AD48D04" w14:textId="02C9DC0B" w:rsidR="00882DA8" w:rsidRPr="00450283" w:rsidRDefault="00882DA8" w:rsidP="00DC4790">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‘Spanish is the language that should predominate in the Balearic Islands’ and ‘Catalan is the language that should predominate in the Balearic Islands’ also showed </w:t>
      </w:r>
      <w:del w:id="615" w:author="Kendra Dickinson" w:date="2024-04-14T10:02:00Z">
        <w:r w:rsidRPr="00450283" w:rsidDel="002C7129">
          <w:rPr>
            <w:rFonts w:ascii="Times New Roman" w:hAnsi="Times New Roman" w:cs="Times New Roman"/>
          </w:rPr>
          <w:delText>interesting differences</w:delText>
        </w:r>
      </w:del>
      <w:ins w:id="616" w:author="Kendra Dickinson" w:date="2024-04-14T10:02:00Z">
        <w:r w:rsidR="002C7129" w:rsidRPr="00450283">
          <w:rPr>
            <w:rFonts w:ascii="Times New Roman" w:hAnsi="Times New Roman" w:cs="Times New Roman"/>
          </w:rPr>
          <w:t>differences in evaluation</w:t>
        </w:r>
      </w:ins>
      <w:r w:rsidRPr="00450283">
        <w:rPr>
          <w:rFonts w:ascii="Times New Roman" w:hAnsi="Times New Roman" w:cs="Times New Roman"/>
        </w:rPr>
        <w:t>. Analysis of the first statement revealed no statistically significant differences in responses with regard to political orientation. All participants, independent of political orientation, showed similar responses to this statement (mean = 26.78),</w:t>
      </w:r>
      <w:r w:rsidR="00DC4790" w:rsidRPr="00450283">
        <w:rPr>
          <w:rFonts w:ascii="Times New Roman" w:hAnsi="Times New Roman" w:cs="Times New Roman"/>
        </w:rPr>
        <w:t xml:space="preserve"> indicating that th</w:t>
      </w:r>
      <w:ins w:id="617" w:author="Kendra Dickinson" w:date="2024-04-14T10:02:00Z">
        <w:r w:rsidR="00772A30" w:rsidRPr="00450283">
          <w:rPr>
            <w:rFonts w:ascii="Times New Roman" w:hAnsi="Times New Roman" w:cs="Times New Roman"/>
          </w:rPr>
          <w:t>is</w:t>
        </w:r>
      </w:ins>
      <w:ins w:id="618" w:author="Alejandro Andreas Jaume Losa" w:date="2024-04-16T11:47:00Z">
        <w:r w:rsidR="00450283">
          <w:rPr>
            <w:rFonts w:ascii="Times New Roman" w:hAnsi="Times New Roman" w:cs="Times New Roman"/>
          </w:rPr>
          <w:t xml:space="preserve"> </w:t>
        </w:r>
      </w:ins>
      <w:del w:id="619" w:author="Kendra Dickinson" w:date="2024-04-14T10:02:00Z">
        <w:r w:rsidR="00DC4790" w:rsidRPr="00450283" w:rsidDel="00772A30">
          <w:rPr>
            <w:rFonts w:ascii="Times New Roman" w:hAnsi="Times New Roman" w:cs="Times New Roman"/>
          </w:rPr>
          <w:delText xml:space="preserve">ese </w:delText>
        </w:r>
      </w:del>
      <w:r w:rsidR="00DC4790" w:rsidRPr="00450283">
        <w:rPr>
          <w:rFonts w:ascii="Times New Roman" w:hAnsi="Times New Roman" w:cs="Times New Roman"/>
        </w:rPr>
        <w:t>particular attitude</w:t>
      </w:r>
      <w:ins w:id="620" w:author="Kendra Dickinson" w:date="2024-04-14T10:02:00Z">
        <w:r w:rsidR="00772A30" w:rsidRPr="00450283">
          <w:rPr>
            <w:rFonts w:ascii="Times New Roman" w:hAnsi="Times New Roman" w:cs="Times New Roman"/>
          </w:rPr>
          <w:t xml:space="preserve"> is</w:t>
        </w:r>
      </w:ins>
      <w:del w:id="621" w:author="Kendra Dickinson" w:date="2024-04-14T10:02:00Z">
        <w:r w:rsidR="00DC4790" w:rsidRPr="00450283" w:rsidDel="00772A30">
          <w:rPr>
            <w:rFonts w:ascii="Times New Roman" w:hAnsi="Times New Roman" w:cs="Times New Roman"/>
          </w:rPr>
          <w:delText>s are</w:delText>
        </w:r>
      </w:del>
      <w:r w:rsidR="00DC4790"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 xml:space="preserve">However, when presented with the statement ‘Catalan is the language that should predominate in the Balearic Islands’, those participants who identified as progressive (far-left, left, and center-left) showed a greater level of agreement with it. Conversely, those who identified as </w:t>
      </w:r>
      <w:r w:rsidRPr="00450283">
        <w:rPr>
          <w:rFonts w:ascii="Times New Roman" w:hAnsi="Times New Roman" w:cs="Times New Roman"/>
        </w:rPr>
        <w:lastRenderedPageBreak/>
        <w:t xml:space="preserve">conservative (center, center-right, and right), showed significantly lower levels of agreement with it, as shown in Table </w:t>
      </w:r>
      <w:r w:rsidR="0005100F" w:rsidRPr="00450283">
        <w:rPr>
          <w:rFonts w:ascii="Times New Roman" w:hAnsi="Times New Roman" w:cs="Times New Roman"/>
        </w:rPr>
        <w:t>23</w:t>
      </w:r>
      <w:r w:rsidR="0070546B" w:rsidRPr="00450283">
        <w:rPr>
          <w:rFonts w:ascii="Times New Roman" w:hAnsi="Times New Roman" w:cs="Times New Roman"/>
        </w:rPr>
        <w:t>.</w:t>
      </w:r>
    </w:p>
    <w:p w14:paraId="07329B4A" w14:textId="5781A66F" w:rsidR="00882DA8" w:rsidRPr="00450283" w:rsidRDefault="00882DA8">
      <w:pPr>
        <w:spacing w:before="240" w:line="480" w:lineRule="auto"/>
        <w:jc w:val="both"/>
        <w:rPr>
          <w:rFonts w:ascii="Times New Roman" w:hAnsi="Times New Roman" w:cs="Times New Roman"/>
        </w:rPr>
        <w:pPrChange w:id="622" w:author="Alejandro Andreas Jaume Losa" w:date="2024-04-16T11:53: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23</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the language that should predominate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2F536882"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B7C084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20564D95"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29EB130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3A462C2B"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11936A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2159255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DDD1F04"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6FBA37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94.29</w:t>
            </w:r>
          </w:p>
        </w:tc>
        <w:tc>
          <w:tcPr>
            <w:tcW w:w="1870" w:type="dxa"/>
            <w:shd w:val="clear" w:color="auto" w:fill="auto"/>
            <w:vAlign w:val="center"/>
          </w:tcPr>
          <w:p w14:paraId="4EBBAD6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12.67</w:t>
            </w:r>
          </w:p>
        </w:tc>
        <w:tc>
          <w:tcPr>
            <w:tcW w:w="1870" w:type="dxa"/>
            <w:shd w:val="clear" w:color="auto" w:fill="auto"/>
            <w:vAlign w:val="center"/>
          </w:tcPr>
          <w:p w14:paraId="10F73A3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7.439</w:t>
            </w:r>
          </w:p>
        </w:tc>
        <w:tc>
          <w:tcPr>
            <w:tcW w:w="1870" w:type="dxa"/>
            <w:shd w:val="clear" w:color="auto" w:fill="auto"/>
            <w:vAlign w:val="center"/>
          </w:tcPr>
          <w:p w14:paraId="7780C02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4.95e-11</w:t>
            </w:r>
          </w:p>
        </w:tc>
      </w:tr>
      <w:tr w:rsidR="00882DA8" w:rsidRPr="00450283" w14:paraId="28B85C3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F932E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3A235E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-22.45</w:t>
            </w:r>
          </w:p>
        </w:tc>
        <w:tc>
          <w:tcPr>
            <w:tcW w:w="1870" w:type="dxa"/>
            <w:shd w:val="clear" w:color="auto" w:fill="auto"/>
            <w:vAlign w:val="center"/>
          </w:tcPr>
          <w:p w14:paraId="79F8BB0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13.57</w:t>
            </w:r>
          </w:p>
        </w:tc>
        <w:tc>
          <w:tcPr>
            <w:tcW w:w="1870" w:type="dxa"/>
            <w:shd w:val="clear" w:color="auto" w:fill="auto"/>
            <w:vAlign w:val="center"/>
          </w:tcPr>
          <w:p w14:paraId="562B221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-1.655</w:t>
            </w:r>
          </w:p>
        </w:tc>
        <w:tc>
          <w:tcPr>
            <w:tcW w:w="1870" w:type="dxa"/>
            <w:shd w:val="clear" w:color="auto" w:fill="auto"/>
            <w:vAlign w:val="center"/>
          </w:tcPr>
          <w:p w14:paraId="4FC737E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0.101305</w:t>
            </w:r>
          </w:p>
        </w:tc>
      </w:tr>
      <w:tr w:rsidR="00882DA8" w:rsidRPr="00450283" w14:paraId="0277EEB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3B6151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B53601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-25.54</w:t>
            </w:r>
          </w:p>
        </w:tc>
        <w:tc>
          <w:tcPr>
            <w:tcW w:w="1870" w:type="dxa"/>
            <w:shd w:val="clear" w:color="auto" w:fill="auto"/>
            <w:vAlign w:val="center"/>
          </w:tcPr>
          <w:p w14:paraId="089ABC5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14.73</w:t>
            </w:r>
          </w:p>
        </w:tc>
        <w:tc>
          <w:tcPr>
            <w:tcW w:w="1870" w:type="dxa"/>
            <w:shd w:val="clear" w:color="auto" w:fill="auto"/>
            <w:vAlign w:val="center"/>
          </w:tcPr>
          <w:p w14:paraId="3338D30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-1.734</w:t>
            </w:r>
          </w:p>
        </w:tc>
        <w:tc>
          <w:tcPr>
            <w:tcW w:w="1870" w:type="dxa"/>
            <w:shd w:val="clear" w:color="auto" w:fill="auto"/>
            <w:vAlign w:val="center"/>
          </w:tcPr>
          <w:p w14:paraId="2603FFC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0.08622</w:t>
            </w:r>
          </w:p>
        </w:tc>
      </w:tr>
      <w:tr w:rsidR="00882DA8" w:rsidRPr="00450283" w14:paraId="0DBA8A0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E0D237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69166F4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-69.09</w:t>
            </w:r>
          </w:p>
        </w:tc>
        <w:tc>
          <w:tcPr>
            <w:tcW w:w="1870" w:type="dxa"/>
            <w:shd w:val="clear" w:color="auto" w:fill="auto"/>
            <w:vAlign w:val="center"/>
          </w:tcPr>
          <w:p w14:paraId="1CB8394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19.63</w:t>
            </w:r>
          </w:p>
        </w:tc>
        <w:tc>
          <w:tcPr>
            <w:tcW w:w="1870" w:type="dxa"/>
            <w:shd w:val="clear" w:color="auto" w:fill="auto"/>
            <w:vAlign w:val="center"/>
          </w:tcPr>
          <w:p w14:paraId="627B53D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-3.519</w:t>
            </w:r>
          </w:p>
        </w:tc>
        <w:tc>
          <w:tcPr>
            <w:tcW w:w="1870" w:type="dxa"/>
            <w:shd w:val="clear" w:color="auto" w:fill="auto"/>
            <w:vAlign w:val="center"/>
          </w:tcPr>
          <w:p w14:paraId="304CCF5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0.000673</w:t>
            </w:r>
          </w:p>
        </w:tc>
      </w:tr>
      <w:tr w:rsidR="00882DA8" w:rsidRPr="00450283" w14:paraId="6537EB9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84E177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76E62F4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-66.95</w:t>
            </w:r>
          </w:p>
        </w:tc>
        <w:tc>
          <w:tcPr>
            <w:tcW w:w="1870" w:type="dxa"/>
            <w:shd w:val="clear" w:color="auto" w:fill="auto"/>
            <w:vAlign w:val="center"/>
          </w:tcPr>
          <w:p w14:paraId="77B09FD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15.95</w:t>
            </w:r>
          </w:p>
        </w:tc>
        <w:tc>
          <w:tcPr>
            <w:tcW w:w="1870" w:type="dxa"/>
            <w:shd w:val="clear" w:color="auto" w:fill="auto"/>
            <w:vAlign w:val="center"/>
          </w:tcPr>
          <w:p w14:paraId="4DF0EE6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-4.198</w:t>
            </w:r>
          </w:p>
        </w:tc>
        <w:tc>
          <w:tcPr>
            <w:tcW w:w="1870" w:type="dxa"/>
            <w:shd w:val="clear" w:color="auto" w:fill="auto"/>
            <w:vAlign w:val="center"/>
          </w:tcPr>
          <w:p w14:paraId="2EF76DB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6.15e-05</w:t>
            </w:r>
          </w:p>
        </w:tc>
      </w:tr>
      <w:tr w:rsidR="00882DA8" w:rsidRPr="00450283" w14:paraId="22BFC0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D55632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3FC9DFE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-68.29</w:t>
            </w:r>
          </w:p>
        </w:tc>
        <w:tc>
          <w:tcPr>
            <w:tcW w:w="1870" w:type="dxa"/>
            <w:shd w:val="clear" w:color="auto" w:fill="auto"/>
            <w:vAlign w:val="center"/>
          </w:tcPr>
          <w:p w14:paraId="3EA0849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17.92</w:t>
            </w:r>
          </w:p>
        </w:tc>
        <w:tc>
          <w:tcPr>
            <w:tcW w:w="1870" w:type="dxa"/>
            <w:shd w:val="clear" w:color="auto" w:fill="auto"/>
            <w:vAlign w:val="center"/>
          </w:tcPr>
          <w:p w14:paraId="2F0BEB4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-3.810</w:t>
            </w:r>
          </w:p>
        </w:tc>
        <w:tc>
          <w:tcPr>
            <w:tcW w:w="1870" w:type="dxa"/>
            <w:shd w:val="clear" w:color="auto" w:fill="auto"/>
            <w:vAlign w:val="center"/>
          </w:tcPr>
          <w:p w14:paraId="774EBD4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0.000250</w:t>
            </w:r>
          </w:p>
        </w:tc>
      </w:tr>
    </w:tbl>
    <w:p w14:paraId="31547647" w14:textId="77777777" w:rsidR="00882DA8" w:rsidRPr="00450283" w:rsidRDefault="00882DA8" w:rsidP="00882DA8">
      <w:pPr>
        <w:spacing w:line="480" w:lineRule="auto"/>
        <w:jc w:val="both"/>
        <w:rPr>
          <w:rFonts w:ascii="Times New Roman" w:hAnsi="Times New Roman" w:cs="Times New Roman"/>
        </w:rPr>
      </w:pPr>
    </w:p>
    <w:p w14:paraId="0F84C935" w14:textId="1E6EE1B7" w:rsidR="00882DA8" w:rsidRPr="00450283" w:rsidRDefault="00DC4790" w:rsidP="00C542C0">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w:t>
      </w:r>
      <w:ins w:id="623" w:author="Kendra Dickinson" w:date="2024-04-14T10:25:00Z">
        <w:r w:rsidR="006252DE" w:rsidRPr="00450283">
          <w:rPr>
            <w:rFonts w:ascii="Times New Roman" w:hAnsi="Times New Roman" w:cs="Times New Roman"/>
          </w:rPr>
          <w:t>with</w:t>
        </w:r>
      </w:ins>
      <w:del w:id="624" w:author="Kendra Dickinson" w:date="2024-04-14T10:25:00Z">
        <w:r w:rsidRPr="00450283" w:rsidDel="006252DE">
          <w:rPr>
            <w:rFonts w:ascii="Times New Roman" w:hAnsi="Times New Roman" w:cs="Times New Roman"/>
          </w:rPr>
          <w:delText>to</w:delText>
        </w:r>
      </w:del>
      <w:r w:rsidRPr="00450283">
        <w:rPr>
          <w:rFonts w:ascii="Times New Roman" w:hAnsi="Times New Roman" w:cs="Times New Roman"/>
        </w:rPr>
        <w:t xml:space="preserve"> previously mentioned trend of centrists’ alignment with conservative attitudes. </w:t>
      </w:r>
      <w:r w:rsidR="00882DA8" w:rsidRPr="00450283">
        <w:rPr>
          <w:rFonts w:ascii="Times New Roman" w:hAnsi="Times New Roman" w:cs="Times New Roman"/>
        </w:rPr>
        <w:t xml:space="preserve">Additionally, the analysis revealed a strong consensus among those who said their political orientation was far-left, as shown in Figure </w:t>
      </w:r>
      <w:r w:rsidR="007A177F" w:rsidRPr="00450283">
        <w:rPr>
          <w:rFonts w:ascii="Times New Roman" w:hAnsi="Times New Roman" w:cs="Times New Roman"/>
        </w:rPr>
        <w:t>25</w:t>
      </w:r>
      <w:r w:rsidR="00882DA8" w:rsidRPr="00450283">
        <w:rPr>
          <w:rFonts w:ascii="Times New Roman" w:hAnsi="Times New Roman" w:cs="Times New Roman"/>
        </w:rPr>
        <w:t>.</w:t>
      </w:r>
    </w:p>
    <w:p w14:paraId="7427B87D"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06D96894" wp14:editId="5D8DA7F7">
            <wp:extent cx="5943600" cy="3752215"/>
            <wp:effectExtent l="0" t="0" r="0" b="0"/>
            <wp:docPr id="1810808756" name="Picture 22"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08756" name="Picture 22" descr="A graph of different colored squares&#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D46B5A3" w14:textId="6824C4A5" w:rsidR="009F4FE8" w:rsidRPr="00450283" w:rsidRDefault="009F4FE8">
      <w:pPr>
        <w:spacing w:after="240" w:line="480" w:lineRule="auto"/>
        <w:jc w:val="center"/>
        <w:rPr>
          <w:rFonts w:ascii="Times New Roman" w:hAnsi="Times New Roman" w:cs="Times New Roman"/>
        </w:rPr>
        <w:pPrChange w:id="625" w:author="Alejandro Andreas Jaume Losa" w:date="2024-04-16T11:47:00Z">
          <w:pPr>
            <w:spacing w:line="480" w:lineRule="auto"/>
            <w:jc w:val="center"/>
          </w:pPr>
        </w:pPrChange>
      </w:pPr>
      <w:r w:rsidRPr="00450283">
        <w:rPr>
          <w:rFonts w:ascii="Times New Roman" w:hAnsi="Times New Roman" w:cs="Times New Roman"/>
          <w:b/>
          <w:bCs/>
        </w:rPr>
        <w:t>Figure 25.</w:t>
      </w:r>
      <w:r w:rsidRPr="00450283">
        <w:rPr>
          <w:rFonts w:ascii="Times New Roman" w:hAnsi="Times New Roman" w:cs="Times New Roman"/>
        </w:rPr>
        <w:t xml:space="preserve"> Participant responses to the statement ‘Catalan is the language that should predominate in the Balearic Islands’.</w:t>
      </w:r>
    </w:p>
    <w:p w14:paraId="32DD8321" w14:textId="56E6E9CE"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 ‘It is necessary to learn Catalan to fully integrate in the Balearic Islands’ also</w:t>
      </w:r>
      <w:r w:rsidR="00DC4790" w:rsidRPr="00450283">
        <w:rPr>
          <w:rFonts w:ascii="Times New Roman" w:hAnsi="Times New Roman" w:cs="Times New Roman"/>
        </w:rPr>
        <w:t xml:space="preserve"> diverged notably. </w:t>
      </w:r>
      <w:r w:rsidRPr="00450283">
        <w:rPr>
          <w:rFonts w:ascii="Times New Roman" w:hAnsi="Times New Roman" w:cs="Times New Roman"/>
        </w:rPr>
        <w:t xml:space="preserve">Participants who identified as more progressive (far-left and left) showed a greater level of agreement with this statement compared to those who identified as conservative (center, center-right, and right) as well as those who self-identified as center-left, as presented in Table </w:t>
      </w:r>
      <w:r w:rsidR="0005100F" w:rsidRPr="00450283">
        <w:rPr>
          <w:rFonts w:ascii="Times New Roman" w:hAnsi="Times New Roman" w:cs="Times New Roman"/>
        </w:rPr>
        <w:t>24</w:t>
      </w:r>
      <w:r w:rsidR="0070546B" w:rsidRPr="00450283">
        <w:rPr>
          <w:rFonts w:ascii="Times New Roman" w:hAnsi="Times New Roman" w:cs="Times New Roman"/>
        </w:rPr>
        <w:t>.</w:t>
      </w:r>
    </w:p>
    <w:p w14:paraId="76FC5C3B" w14:textId="73A46FF4" w:rsidR="00882DA8" w:rsidRPr="00450283" w:rsidRDefault="00882DA8">
      <w:pPr>
        <w:spacing w:before="240" w:line="480" w:lineRule="auto"/>
        <w:jc w:val="both"/>
        <w:rPr>
          <w:rFonts w:ascii="Times New Roman" w:hAnsi="Times New Roman" w:cs="Times New Roman"/>
        </w:rPr>
        <w:pPrChange w:id="626" w:author="Alejandro Andreas Jaume Losa" w:date="2024-04-16T11:54: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24</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‘It is necessary to learn Catalan to fully integrate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6108901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A6B3C11"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0EEC431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18D6F7A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09E7151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0120C3E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1D39975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8CC96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416595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94.86</w:t>
            </w:r>
          </w:p>
        </w:tc>
        <w:tc>
          <w:tcPr>
            <w:tcW w:w="1870" w:type="dxa"/>
            <w:shd w:val="clear" w:color="auto" w:fill="auto"/>
            <w:vAlign w:val="center"/>
          </w:tcPr>
          <w:p w14:paraId="786D526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13.53</w:t>
            </w:r>
          </w:p>
        </w:tc>
        <w:tc>
          <w:tcPr>
            <w:tcW w:w="1870" w:type="dxa"/>
            <w:shd w:val="clear" w:color="auto" w:fill="auto"/>
            <w:vAlign w:val="center"/>
          </w:tcPr>
          <w:p w14:paraId="14FF8C1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7.011</w:t>
            </w:r>
          </w:p>
        </w:tc>
        <w:tc>
          <w:tcPr>
            <w:tcW w:w="1870" w:type="dxa"/>
            <w:shd w:val="clear" w:color="auto" w:fill="auto"/>
            <w:vAlign w:val="center"/>
          </w:tcPr>
          <w:p w14:paraId="2AAF2C0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3.72e-10</w:t>
            </w:r>
          </w:p>
        </w:tc>
      </w:tr>
      <w:tr w:rsidR="00882DA8" w:rsidRPr="00450283" w14:paraId="0BFB78D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56F82F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1FF93C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-21.25</w:t>
            </w:r>
          </w:p>
        </w:tc>
        <w:tc>
          <w:tcPr>
            <w:tcW w:w="1870" w:type="dxa"/>
            <w:shd w:val="clear" w:color="auto" w:fill="auto"/>
            <w:vAlign w:val="center"/>
          </w:tcPr>
          <w:p w14:paraId="24D4D13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14.48</w:t>
            </w:r>
          </w:p>
        </w:tc>
        <w:tc>
          <w:tcPr>
            <w:tcW w:w="1870" w:type="dxa"/>
            <w:shd w:val="clear" w:color="auto" w:fill="auto"/>
            <w:vAlign w:val="center"/>
          </w:tcPr>
          <w:p w14:paraId="136A42D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-1.467</w:t>
            </w:r>
          </w:p>
        </w:tc>
        <w:tc>
          <w:tcPr>
            <w:tcW w:w="1870" w:type="dxa"/>
            <w:shd w:val="clear" w:color="auto" w:fill="auto"/>
            <w:vAlign w:val="center"/>
          </w:tcPr>
          <w:p w14:paraId="6E92ACC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0.14562</w:t>
            </w:r>
          </w:p>
        </w:tc>
      </w:tr>
      <w:tr w:rsidR="00882DA8" w:rsidRPr="00450283" w14:paraId="27EBF9E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5746B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441A5D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-33.26</w:t>
            </w:r>
          </w:p>
        </w:tc>
        <w:tc>
          <w:tcPr>
            <w:tcW w:w="1870" w:type="dxa"/>
            <w:shd w:val="clear" w:color="auto" w:fill="auto"/>
            <w:vAlign w:val="center"/>
          </w:tcPr>
          <w:p w14:paraId="5582FEA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15.72</w:t>
            </w:r>
          </w:p>
        </w:tc>
        <w:tc>
          <w:tcPr>
            <w:tcW w:w="1870" w:type="dxa"/>
            <w:shd w:val="clear" w:color="auto" w:fill="auto"/>
            <w:vAlign w:val="center"/>
          </w:tcPr>
          <w:p w14:paraId="1D6FD0D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-2.116</w:t>
            </w:r>
          </w:p>
        </w:tc>
        <w:tc>
          <w:tcPr>
            <w:tcW w:w="1870" w:type="dxa"/>
            <w:shd w:val="clear" w:color="auto" w:fill="auto"/>
            <w:vAlign w:val="center"/>
          </w:tcPr>
          <w:p w14:paraId="65AC8EB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0.03705</w:t>
            </w:r>
          </w:p>
        </w:tc>
      </w:tr>
      <w:tr w:rsidR="00882DA8" w:rsidRPr="00450283" w14:paraId="5AC3132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2DF746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lastRenderedPageBreak/>
              <w:t>Center</w:t>
            </w:r>
          </w:p>
        </w:tc>
        <w:tc>
          <w:tcPr>
            <w:tcW w:w="1870" w:type="dxa"/>
            <w:shd w:val="clear" w:color="auto" w:fill="auto"/>
            <w:vAlign w:val="center"/>
          </w:tcPr>
          <w:p w14:paraId="7180761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-38.46</w:t>
            </w:r>
          </w:p>
        </w:tc>
        <w:tc>
          <w:tcPr>
            <w:tcW w:w="1870" w:type="dxa"/>
            <w:shd w:val="clear" w:color="auto" w:fill="auto"/>
            <w:vAlign w:val="center"/>
          </w:tcPr>
          <w:p w14:paraId="683E594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20.96</w:t>
            </w:r>
          </w:p>
        </w:tc>
        <w:tc>
          <w:tcPr>
            <w:tcW w:w="1870" w:type="dxa"/>
            <w:shd w:val="clear" w:color="auto" w:fill="auto"/>
            <w:vAlign w:val="center"/>
          </w:tcPr>
          <w:p w14:paraId="3AF47A7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-1.835</w:t>
            </w:r>
          </w:p>
        </w:tc>
        <w:tc>
          <w:tcPr>
            <w:tcW w:w="1870" w:type="dxa"/>
            <w:shd w:val="clear" w:color="auto" w:fill="auto"/>
            <w:vAlign w:val="center"/>
          </w:tcPr>
          <w:p w14:paraId="500B40D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0.06974</w:t>
            </w:r>
          </w:p>
        </w:tc>
      </w:tr>
      <w:tr w:rsidR="00882DA8" w:rsidRPr="00450283" w14:paraId="4047A77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C2AEF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2FBEED8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-49.69</w:t>
            </w:r>
          </w:p>
        </w:tc>
        <w:tc>
          <w:tcPr>
            <w:tcW w:w="1870" w:type="dxa"/>
            <w:shd w:val="clear" w:color="auto" w:fill="auto"/>
            <w:vAlign w:val="center"/>
          </w:tcPr>
          <w:p w14:paraId="4AAA5B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17.02</w:t>
            </w:r>
          </w:p>
        </w:tc>
        <w:tc>
          <w:tcPr>
            <w:tcW w:w="1870" w:type="dxa"/>
            <w:shd w:val="clear" w:color="auto" w:fill="auto"/>
            <w:vAlign w:val="center"/>
          </w:tcPr>
          <w:p w14:paraId="0481940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-2.919</w:t>
            </w:r>
          </w:p>
        </w:tc>
        <w:tc>
          <w:tcPr>
            <w:tcW w:w="1870" w:type="dxa"/>
            <w:shd w:val="clear" w:color="auto" w:fill="auto"/>
            <w:vAlign w:val="center"/>
          </w:tcPr>
          <w:p w14:paraId="7A19867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0.00441</w:t>
            </w:r>
          </w:p>
        </w:tc>
      </w:tr>
      <w:tr w:rsidR="00882DA8" w:rsidRPr="00450283" w14:paraId="4CC78B8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7EF86C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B1222E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-46.71</w:t>
            </w:r>
          </w:p>
        </w:tc>
        <w:tc>
          <w:tcPr>
            <w:tcW w:w="1870" w:type="dxa"/>
            <w:shd w:val="clear" w:color="auto" w:fill="auto"/>
            <w:vAlign w:val="center"/>
          </w:tcPr>
          <w:p w14:paraId="61D21B5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19.13</w:t>
            </w:r>
          </w:p>
        </w:tc>
        <w:tc>
          <w:tcPr>
            <w:tcW w:w="1870" w:type="dxa"/>
            <w:shd w:val="clear" w:color="auto" w:fill="auto"/>
            <w:vAlign w:val="center"/>
          </w:tcPr>
          <w:p w14:paraId="546F922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-2.441</w:t>
            </w:r>
          </w:p>
        </w:tc>
        <w:tc>
          <w:tcPr>
            <w:tcW w:w="1870" w:type="dxa"/>
            <w:shd w:val="clear" w:color="auto" w:fill="auto"/>
            <w:vAlign w:val="center"/>
          </w:tcPr>
          <w:p w14:paraId="5746A8D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0.01652</w:t>
            </w:r>
          </w:p>
        </w:tc>
      </w:tr>
    </w:tbl>
    <w:p w14:paraId="1E3FC070" w14:textId="77777777" w:rsidR="00882DA8" w:rsidRPr="00450283" w:rsidRDefault="00882DA8" w:rsidP="00882DA8">
      <w:pPr>
        <w:spacing w:line="480" w:lineRule="auto"/>
        <w:jc w:val="both"/>
        <w:rPr>
          <w:rFonts w:ascii="Times New Roman" w:hAnsi="Times New Roman" w:cs="Times New Roman"/>
        </w:rPr>
      </w:pPr>
    </w:p>
    <w:p w14:paraId="0EC643BC" w14:textId="02A83EF8"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In this case, it is particularly interesting that the responses from those who identified themselves ideologically as center-left showed </w:t>
      </w:r>
      <w:del w:id="627" w:author="Kendra Dickinson" w:date="2024-04-14T10:27:00Z">
        <w:r w:rsidRPr="00450283" w:rsidDel="006252DE">
          <w:rPr>
            <w:rFonts w:ascii="Times New Roman" w:hAnsi="Times New Roman" w:cs="Times New Roman"/>
          </w:rPr>
          <w:delText xml:space="preserve">a much lower level of </w:delText>
        </w:r>
      </w:del>
      <w:ins w:id="628" w:author="Kendra Dickinson" w:date="2024-04-14T10:27:00Z">
        <w:r w:rsidR="006252DE" w:rsidRPr="00450283">
          <w:rPr>
            <w:rFonts w:ascii="Times New Roman" w:hAnsi="Times New Roman" w:cs="Times New Roman"/>
          </w:rPr>
          <w:t xml:space="preserve">the lowest level of </w:t>
        </w:r>
      </w:ins>
      <w:commentRangeStart w:id="629"/>
      <w:r w:rsidRPr="00450283">
        <w:rPr>
          <w:rFonts w:ascii="Times New Roman" w:hAnsi="Times New Roman" w:cs="Times New Roman"/>
        </w:rPr>
        <w:t>agreement</w:t>
      </w:r>
      <w:commentRangeEnd w:id="629"/>
      <w:r w:rsidR="006252DE" w:rsidRPr="00450283">
        <w:rPr>
          <w:rStyle w:val="CommentReference"/>
          <w:rFonts w:ascii="Times New Roman" w:eastAsia="Times New Roman" w:hAnsi="Times New Roman" w:cs="Times New Roman"/>
          <w:kern w:val="0"/>
          <w:sz w:val="24"/>
          <w:szCs w:val="24"/>
          <w14:ligatures w14:val="none"/>
          <w:rPrChange w:id="630" w:author="Alejandro Andreas Jaume Losa" w:date="2024-04-16T11:37:00Z">
            <w:rPr>
              <w:rStyle w:val="CommentReference"/>
              <w:rFonts w:ascii="Times New Roman" w:eastAsia="Times New Roman" w:hAnsi="Times New Roman" w:cs="Times New Roman"/>
              <w:kern w:val="0"/>
              <w14:ligatures w14:val="none"/>
            </w:rPr>
          </w:rPrChange>
        </w:rPr>
        <w:commentReference w:id="629"/>
      </w:r>
      <w:r w:rsidRPr="00450283">
        <w:rPr>
          <w:rFonts w:ascii="Times New Roman" w:hAnsi="Times New Roman" w:cs="Times New Roman"/>
        </w:rPr>
        <w:t xml:space="preserve"> with this statement compared to the other two progressive ideologies. In fact, their responses closely resemble the ones from those who identified as conservative. These results, however, are in line with the idea mentioned before about an increase of neutrality in terms of language attitudes as political orientation moves toward the center. It is possible, therefore, that people who self-identify as center-left recognize the strong presence of Spanish in the Balearic Islands and, particularly, in Palma. Consequently, while still acknowledging the importance of Catalan and its role as an </w:t>
      </w:r>
      <w:r w:rsidR="0070546B" w:rsidRPr="00450283">
        <w:rPr>
          <w:rFonts w:ascii="Times New Roman" w:hAnsi="Times New Roman" w:cs="Times New Roman"/>
        </w:rPr>
        <w:t>identity</w:t>
      </w:r>
      <w:r w:rsidRPr="00450283">
        <w:rPr>
          <w:rFonts w:ascii="Times New Roman" w:hAnsi="Times New Roman" w:cs="Times New Roman"/>
        </w:rPr>
        <w:t xml:space="preserve"> element of the Balearic Islands, they also believe that it is not necessary to learn it to fully integrate in the society, given the widespread presence of Spanish. Additionally, the analysis revealed more consensus among those who identified as far-left, as shown in Figure </w:t>
      </w:r>
      <w:r w:rsidR="007A177F" w:rsidRPr="00450283">
        <w:rPr>
          <w:rFonts w:ascii="Times New Roman" w:hAnsi="Times New Roman" w:cs="Times New Roman"/>
        </w:rPr>
        <w:t>26</w:t>
      </w:r>
      <w:r w:rsidRPr="00450283">
        <w:rPr>
          <w:rFonts w:ascii="Times New Roman" w:hAnsi="Times New Roman" w:cs="Times New Roman"/>
        </w:rPr>
        <w:t>.</w:t>
      </w:r>
    </w:p>
    <w:p w14:paraId="010292D0"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1E71A365" wp14:editId="08962C6A">
            <wp:extent cx="5943600" cy="3752215"/>
            <wp:effectExtent l="0" t="0" r="0" b="0"/>
            <wp:docPr id="1905808003" name="Picture 2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08003" name="Picture 23" descr="A graph of different colored squares&#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3A5D286" w14:textId="763A975E" w:rsidR="009F4FE8" w:rsidRPr="00450283" w:rsidRDefault="009F4FE8">
      <w:pPr>
        <w:spacing w:after="240" w:line="480" w:lineRule="auto"/>
        <w:jc w:val="center"/>
        <w:rPr>
          <w:rFonts w:ascii="Times New Roman" w:hAnsi="Times New Roman" w:cs="Times New Roman"/>
        </w:rPr>
        <w:pPrChange w:id="631" w:author="Alejandro Andreas Jaume Losa" w:date="2024-04-16T11:47:00Z">
          <w:pPr>
            <w:spacing w:line="480" w:lineRule="auto"/>
            <w:jc w:val="center"/>
          </w:pPr>
        </w:pPrChange>
      </w:pPr>
      <w:r w:rsidRPr="00450283">
        <w:rPr>
          <w:rFonts w:ascii="Times New Roman" w:hAnsi="Times New Roman" w:cs="Times New Roman"/>
          <w:b/>
          <w:bCs/>
        </w:rPr>
        <w:t>Figure 26.</w:t>
      </w:r>
      <w:r w:rsidRPr="00450283">
        <w:rPr>
          <w:rFonts w:ascii="Times New Roman" w:hAnsi="Times New Roman" w:cs="Times New Roman"/>
        </w:rPr>
        <w:t xml:space="preserve"> Participant responses to the statement ‘It is necessary to learn Catalan to fully integrate in the Balearic Islands’.</w:t>
      </w:r>
    </w:p>
    <w:p w14:paraId="5AC6DCE6" w14:textId="566C9CD4"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‘I live in the Balearic Islands and, therefore, I need to know, use, and study Spanish’ and ‘I live in the Balearic Islands and, therefore, I need to know, use, and study Catalan’ also</w:t>
      </w:r>
      <w:r w:rsidR="00DC4790" w:rsidRPr="00450283">
        <w:rPr>
          <w:rFonts w:ascii="Times New Roman" w:hAnsi="Times New Roman" w:cs="Times New Roman"/>
        </w:rPr>
        <w:t xml:space="preserve"> displayed noteworthy variations. </w:t>
      </w:r>
      <w:r w:rsidRPr="00450283">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favorable responses to this statement (mean = 64.58), </w:t>
      </w:r>
      <w:r w:rsidR="00E7402C" w:rsidRPr="00450283">
        <w:rPr>
          <w:rFonts w:ascii="Times New Roman" w:hAnsi="Times New Roman" w:cs="Times New Roman"/>
        </w:rPr>
        <w:t>indicating that th</w:t>
      </w:r>
      <w:ins w:id="632" w:author="Kendra Dickinson" w:date="2024-04-14T10:28:00Z">
        <w:r w:rsidR="006252DE" w:rsidRPr="00450283">
          <w:rPr>
            <w:rFonts w:ascii="Times New Roman" w:hAnsi="Times New Roman" w:cs="Times New Roman"/>
          </w:rPr>
          <w:t>i</w:t>
        </w:r>
      </w:ins>
      <w:ins w:id="633" w:author="Kendra Dickinson" w:date="2024-04-14T10:29:00Z">
        <w:r w:rsidR="006252DE" w:rsidRPr="00450283">
          <w:rPr>
            <w:rFonts w:ascii="Times New Roman" w:hAnsi="Times New Roman" w:cs="Times New Roman"/>
          </w:rPr>
          <w:t>s</w:t>
        </w:r>
      </w:ins>
      <w:del w:id="634" w:author="Kendra Dickinson" w:date="2024-04-14T10:28:00Z">
        <w:r w:rsidR="00E7402C" w:rsidRPr="00450283" w:rsidDel="006252DE">
          <w:rPr>
            <w:rFonts w:ascii="Times New Roman" w:hAnsi="Times New Roman" w:cs="Times New Roman"/>
          </w:rPr>
          <w:delText>ese</w:delText>
        </w:r>
      </w:del>
      <w:r w:rsidR="00E7402C" w:rsidRPr="00450283">
        <w:rPr>
          <w:rFonts w:ascii="Times New Roman" w:hAnsi="Times New Roman" w:cs="Times New Roman"/>
        </w:rPr>
        <w:t xml:space="preserve"> particular attitude</w:t>
      </w:r>
      <w:del w:id="635" w:author="Kendra Dickinson" w:date="2024-04-14T10:29:00Z">
        <w:r w:rsidR="00E7402C" w:rsidRPr="00450283" w:rsidDel="006252DE">
          <w:rPr>
            <w:rFonts w:ascii="Times New Roman" w:hAnsi="Times New Roman" w:cs="Times New Roman"/>
          </w:rPr>
          <w:delText>s</w:delText>
        </w:r>
      </w:del>
      <w:r w:rsidR="00E7402C" w:rsidRPr="00450283">
        <w:rPr>
          <w:rFonts w:ascii="Times New Roman" w:hAnsi="Times New Roman" w:cs="Times New Roman"/>
        </w:rPr>
        <w:t xml:space="preserve"> </w:t>
      </w:r>
      <w:del w:id="636" w:author="Kendra Dickinson" w:date="2024-04-14T10:29:00Z">
        <w:r w:rsidR="00E7402C" w:rsidRPr="00450283" w:rsidDel="006252DE">
          <w:rPr>
            <w:rFonts w:ascii="Times New Roman" w:hAnsi="Times New Roman" w:cs="Times New Roman"/>
          </w:rPr>
          <w:delText xml:space="preserve">are </w:delText>
        </w:r>
      </w:del>
      <w:ins w:id="637" w:author="Kendra Dickinson" w:date="2024-04-14T10:29:00Z">
        <w:r w:rsidR="006252DE" w:rsidRPr="00450283">
          <w:rPr>
            <w:rFonts w:ascii="Times New Roman" w:hAnsi="Times New Roman" w:cs="Times New Roman"/>
          </w:rPr>
          <w:t xml:space="preserve">is </w:t>
        </w:r>
      </w:ins>
      <w:r w:rsidR="00E7402C" w:rsidRPr="00450283">
        <w:rPr>
          <w:rFonts w:ascii="Times New Roman" w:hAnsi="Times New Roman" w:cs="Times New Roman"/>
        </w:rPr>
        <w:t xml:space="preserve">not connected to political orientation in these data. </w:t>
      </w:r>
      <w:r w:rsidRPr="00450283">
        <w:rPr>
          <w:rFonts w:ascii="Times New Roman" w:hAnsi="Times New Roman" w:cs="Times New Roman"/>
        </w:rPr>
        <w:t xml:space="preserve">However, when presented with the statement ‘I live in the Balearic Islands and, therefore, I need to know, use, and study Catalan’, those participants who identified as progressive (far-left, left, and center-left) indicated a greater level of agreement with it. Conversely, those who </w:t>
      </w:r>
      <w:r w:rsidRPr="00450283">
        <w:rPr>
          <w:rFonts w:ascii="Times New Roman" w:hAnsi="Times New Roman" w:cs="Times New Roman"/>
        </w:rPr>
        <w:lastRenderedPageBreak/>
        <w:t xml:space="preserve">identified as conservative (center, center-right, and right) showed a much lower level of agreement with this statement, as shown in Table </w:t>
      </w:r>
      <w:r w:rsidR="0005100F" w:rsidRPr="00450283">
        <w:rPr>
          <w:rFonts w:ascii="Times New Roman" w:hAnsi="Times New Roman" w:cs="Times New Roman"/>
        </w:rPr>
        <w:t>25</w:t>
      </w:r>
      <w:r w:rsidR="0070546B" w:rsidRPr="00450283">
        <w:rPr>
          <w:rFonts w:ascii="Times New Roman" w:hAnsi="Times New Roman" w:cs="Times New Roman"/>
        </w:rPr>
        <w:t>.</w:t>
      </w:r>
    </w:p>
    <w:p w14:paraId="1A154B42" w14:textId="546CDF5D" w:rsidR="00882DA8" w:rsidRPr="00450283" w:rsidRDefault="00882DA8">
      <w:pPr>
        <w:spacing w:before="240" w:line="480" w:lineRule="auto"/>
        <w:jc w:val="both"/>
        <w:rPr>
          <w:rFonts w:ascii="Times New Roman" w:hAnsi="Times New Roman" w:cs="Times New Roman"/>
        </w:rPr>
        <w:pPrChange w:id="638" w:author="Alejandro Andreas Jaume Losa" w:date="2024-04-16T11:54: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25</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 live in the Balearic Islands and therefore I need to know, use, and study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6EEAC42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DF4F0E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8CAA42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1108955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156A39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43CEC866"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65485AB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F73D08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912B18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w:t>
            </w:r>
          </w:p>
        </w:tc>
        <w:tc>
          <w:tcPr>
            <w:tcW w:w="1870" w:type="dxa"/>
            <w:shd w:val="clear" w:color="auto" w:fill="auto"/>
            <w:vAlign w:val="center"/>
          </w:tcPr>
          <w:p w14:paraId="3D30E7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11.41</w:t>
            </w:r>
          </w:p>
        </w:tc>
        <w:tc>
          <w:tcPr>
            <w:tcW w:w="1870" w:type="dxa"/>
            <w:shd w:val="clear" w:color="auto" w:fill="auto"/>
            <w:vAlign w:val="center"/>
          </w:tcPr>
          <w:p w14:paraId="183A5F7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8.762</w:t>
            </w:r>
          </w:p>
        </w:tc>
        <w:tc>
          <w:tcPr>
            <w:tcW w:w="1870" w:type="dxa"/>
            <w:shd w:val="clear" w:color="auto" w:fill="auto"/>
            <w:vAlign w:val="center"/>
          </w:tcPr>
          <w:p w14:paraId="126C716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8.51e-14</w:t>
            </w:r>
          </w:p>
        </w:tc>
      </w:tr>
      <w:tr w:rsidR="00882DA8" w:rsidRPr="00450283" w14:paraId="23EB2D9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3CCB21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7ED9CCA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-12.52</w:t>
            </w:r>
          </w:p>
        </w:tc>
        <w:tc>
          <w:tcPr>
            <w:tcW w:w="1870" w:type="dxa"/>
            <w:shd w:val="clear" w:color="auto" w:fill="auto"/>
            <w:vAlign w:val="center"/>
          </w:tcPr>
          <w:p w14:paraId="048C7B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12.22</w:t>
            </w:r>
          </w:p>
        </w:tc>
        <w:tc>
          <w:tcPr>
            <w:tcW w:w="1870" w:type="dxa"/>
            <w:shd w:val="clear" w:color="auto" w:fill="auto"/>
            <w:vAlign w:val="center"/>
          </w:tcPr>
          <w:p w14:paraId="1C72973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-1.025</w:t>
            </w:r>
          </w:p>
        </w:tc>
        <w:tc>
          <w:tcPr>
            <w:tcW w:w="1870" w:type="dxa"/>
            <w:shd w:val="clear" w:color="auto" w:fill="auto"/>
            <w:vAlign w:val="center"/>
          </w:tcPr>
          <w:p w14:paraId="731FBEE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0.30810</w:t>
            </w:r>
          </w:p>
        </w:tc>
      </w:tr>
      <w:tr w:rsidR="00882DA8" w:rsidRPr="00450283" w14:paraId="49750DD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040979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904CD0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-13.700</w:t>
            </w:r>
          </w:p>
        </w:tc>
        <w:tc>
          <w:tcPr>
            <w:tcW w:w="1870" w:type="dxa"/>
            <w:shd w:val="clear" w:color="auto" w:fill="auto"/>
            <w:vAlign w:val="center"/>
          </w:tcPr>
          <w:p w14:paraId="683B715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13.261</w:t>
            </w:r>
          </w:p>
        </w:tc>
        <w:tc>
          <w:tcPr>
            <w:tcW w:w="1870" w:type="dxa"/>
            <w:shd w:val="clear" w:color="auto" w:fill="auto"/>
            <w:vAlign w:val="center"/>
          </w:tcPr>
          <w:p w14:paraId="4B772B7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-1.033</w:t>
            </w:r>
          </w:p>
        </w:tc>
        <w:tc>
          <w:tcPr>
            <w:tcW w:w="1870" w:type="dxa"/>
            <w:shd w:val="clear" w:color="auto" w:fill="auto"/>
            <w:vAlign w:val="center"/>
          </w:tcPr>
          <w:p w14:paraId="35CB0B1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0.3042</w:t>
            </w:r>
          </w:p>
        </w:tc>
      </w:tr>
      <w:tr w:rsidR="00882DA8" w:rsidRPr="00450283" w14:paraId="4AF741A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A058C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6479BCA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-42.80</w:t>
            </w:r>
          </w:p>
        </w:tc>
        <w:tc>
          <w:tcPr>
            <w:tcW w:w="1870" w:type="dxa"/>
            <w:shd w:val="clear" w:color="auto" w:fill="auto"/>
            <w:vAlign w:val="center"/>
          </w:tcPr>
          <w:p w14:paraId="2D482D8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17.68</w:t>
            </w:r>
          </w:p>
        </w:tc>
        <w:tc>
          <w:tcPr>
            <w:tcW w:w="1870" w:type="dxa"/>
            <w:shd w:val="clear" w:color="auto" w:fill="auto"/>
            <w:vAlign w:val="center"/>
          </w:tcPr>
          <w:p w14:paraId="4506CD5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-2.421</w:t>
            </w:r>
          </w:p>
        </w:tc>
        <w:tc>
          <w:tcPr>
            <w:tcW w:w="1870" w:type="dxa"/>
            <w:shd w:val="clear" w:color="auto" w:fill="auto"/>
            <w:vAlign w:val="center"/>
          </w:tcPr>
          <w:p w14:paraId="30FF3DE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0.01744</w:t>
            </w:r>
          </w:p>
        </w:tc>
      </w:tr>
      <w:tr w:rsidR="00882DA8" w:rsidRPr="00450283" w14:paraId="3C57E6D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A9D8E7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5970127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-38.25</w:t>
            </w:r>
          </w:p>
        </w:tc>
        <w:tc>
          <w:tcPr>
            <w:tcW w:w="1870" w:type="dxa"/>
            <w:shd w:val="clear" w:color="auto" w:fill="auto"/>
            <w:vAlign w:val="center"/>
          </w:tcPr>
          <w:p w14:paraId="3B8092B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14.36</w:t>
            </w:r>
          </w:p>
        </w:tc>
        <w:tc>
          <w:tcPr>
            <w:tcW w:w="1870" w:type="dxa"/>
            <w:shd w:val="clear" w:color="auto" w:fill="auto"/>
            <w:vAlign w:val="center"/>
          </w:tcPr>
          <w:p w14:paraId="4E89D85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-2.663</w:t>
            </w:r>
          </w:p>
        </w:tc>
        <w:tc>
          <w:tcPr>
            <w:tcW w:w="1870" w:type="dxa"/>
            <w:shd w:val="clear" w:color="auto" w:fill="auto"/>
            <w:vAlign w:val="center"/>
          </w:tcPr>
          <w:p w14:paraId="193C60B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0.00912</w:t>
            </w:r>
          </w:p>
        </w:tc>
      </w:tr>
      <w:tr w:rsidR="00882DA8" w:rsidRPr="00450283" w14:paraId="434EB30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3E7D3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F56CE5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-38.86</w:t>
            </w:r>
          </w:p>
        </w:tc>
        <w:tc>
          <w:tcPr>
            <w:tcW w:w="1870" w:type="dxa"/>
            <w:shd w:val="clear" w:color="auto" w:fill="auto"/>
            <w:vAlign w:val="center"/>
          </w:tcPr>
          <w:p w14:paraId="2037E41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16.14</w:t>
            </w:r>
          </w:p>
        </w:tc>
        <w:tc>
          <w:tcPr>
            <w:tcW w:w="1870" w:type="dxa"/>
            <w:shd w:val="clear" w:color="auto" w:fill="auto"/>
            <w:vAlign w:val="center"/>
          </w:tcPr>
          <w:p w14:paraId="1B36D89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-2.407</w:t>
            </w:r>
          </w:p>
        </w:tc>
        <w:tc>
          <w:tcPr>
            <w:tcW w:w="1870" w:type="dxa"/>
            <w:shd w:val="clear" w:color="auto" w:fill="auto"/>
            <w:vAlign w:val="center"/>
          </w:tcPr>
          <w:p w14:paraId="2220119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0.01804</w:t>
            </w:r>
          </w:p>
        </w:tc>
      </w:tr>
    </w:tbl>
    <w:p w14:paraId="3D37EF96" w14:textId="77777777" w:rsidR="00882DA8" w:rsidRPr="00450283" w:rsidRDefault="00882DA8" w:rsidP="00882DA8">
      <w:pPr>
        <w:spacing w:line="480" w:lineRule="auto"/>
        <w:jc w:val="both"/>
        <w:rPr>
          <w:rFonts w:ascii="Times New Roman" w:hAnsi="Times New Roman" w:cs="Times New Roman"/>
        </w:rPr>
      </w:pPr>
    </w:p>
    <w:p w14:paraId="6129AC0B" w14:textId="350EC7A0"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 xml:space="preserve">As was the case with previous statements, people who identified themselves ideologically as centrist were the ones who showed the greatest degree of disagreement with the statement, even greater than that indicated by those who identified themselves ideologically as center-right and right-wing. These results support the trend observed with previous statements by which participants who identified as centrists, in reality, are closer to more conservative and right-wing positions is seen again with this statement. Additionally, the analysis revealed a strong consensus among those identified as progressive, </w:t>
      </w:r>
      <w:r w:rsidR="00DC4790" w:rsidRPr="00450283">
        <w:rPr>
          <w:rFonts w:ascii="Times New Roman" w:hAnsi="Times New Roman" w:cs="Times New Roman"/>
        </w:rPr>
        <w:t>as shown by the error bars in Figure 27.</w:t>
      </w:r>
    </w:p>
    <w:p w14:paraId="16BA0940"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0432A65E" wp14:editId="26251F0B">
            <wp:extent cx="5943600" cy="3752215"/>
            <wp:effectExtent l="0" t="0" r="0" b="0"/>
            <wp:docPr id="635362565" name="Picture 24"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62565" name="Picture 24" descr="A graph of different colored square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D86AA53" w14:textId="28279B1A" w:rsidR="009F4FE8" w:rsidRPr="00450283" w:rsidRDefault="009F4FE8">
      <w:pPr>
        <w:spacing w:after="240" w:line="480" w:lineRule="auto"/>
        <w:jc w:val="center"/>
        <w:rPr>
          <w:rFonts w:ascii="Times New Roman" w:hAnsi="Times New Roman" w:cs="Times New Roman"/>
        </w:rPr>
        <w:pPrChange w:id="639" w:author="Alejandro Andreas Jaume Losa" w:date="2024-04-16T11:47:00Z">
          <w:pPr>
            <w:spacing w:line="480" w:lineRule="auto"/>
            <w:jc w:val="center"/>
          </w:pPr>
        </w:pPrChange>
      </w:pPr>
      <w:r w:rsidRPr="00450283">
        <w:rPr>
          <w:rFonts w:ascii="Times New Roman" w:hAnsi="Times New Roman" w:cs="Times New Roman"/>
          <w:b/>
          <w:bCs/>
        </w:rPr>
        <w:t>Figure 27.</w:t>
      </w:r>
      <w:r w:rsidRPr="00450283">
        <w:rPr>
          <w:rFonts w:ascii="Times New Roman" w:hAnsi="Times New Roman" w:cs="Times New Roman"/>
        </w:rPr>
        <w:t xml:space="preserve"> Participant responses to the statement ‘I live in the Balearic Islands and therefore I need to know, use, and study Catalan’.</w:t>
      </w:r>
    </w:p>
    <w:p w14:paraId="7A019B43" w14:textId="130D05CB" w:rsidR="00882DA8" w:rsidRPr="00450283" w:rsidRDefault="00532F9B">
      <w:pPr>
        <w:spacing w:line="480" w:lineRule="auto"/>
        <w:jc w:val="both"/>
        <w:rPr>
          <w:rFonts w:ascii="Times New Roman" w:hAnsi="Times New Roman" w:cs="Times New Roman"/>
          <w:i/>
          <w:iCs/>
        </w:rPr>
        <w:pPrChange w:id="640" w:author="Kendra Dickinson" w:date="2024-04-14T10:29:00Z">
          <w:pPr>
            <w:spacing w:line="480" w:lineRule="auto"/>
            <w:ind w:firstLine="720"/>
            <w:jc w:val="both"/>
          </w:pPr>
        </w:pPrChange>
      </w:pPr>
      <w:r w:rsidRPr="00450283">
        <w:rPr>
          <w:rFonts w:ascii="Times New Roman" w:hAnsi="Times New Roman" w:cs="Times New Roman"/>
          <w:i/>
          <w:iCs/>
        </w:rPr>
        <w:t>4.</w:t>
      </w:r>
      <w:r w:rsidR="00E7402C" w:rsidRPr="00450283">
        <w:rPr>
          <w:rFonts w:ascii="Times New Roman" w:hAnsi="Times New Roman" w:cs="Times New Roman"/>
          <w:i/>
          <w:iCs/>
        </w:rPr>
        <w:t>6</w:t>
      </w:r>
      <w:r w:rsidR="009F4FE8" w:rsidRPr="00450283">
        <w:rPr>
          <w:rFonts w:ascii="Times New Roman" w:hAnsi="Times New Roman" w:cs="Times New Roman"/>
          <w:i/>
          <w:iCs/>
        </w:rPr>
        <w:t>.</w:t>
      </w:r>
      <w:r w:rsidRPr="00450283">
        <w:rPr>
          <w:rFonts w:ascii="Times New Roman" w:hAnsi="Times New Roman" w:cs="Times New Roman"/>
          <w:i/>
          <w:iCs/>
        </w:rPr>
        <w:t xml:space="preserve"> </w:t>
      </w:r>
      <w:r w:rsidR="00882DA8" w:rsidRPr="00450283">
        <w:rPr>
          <w:rFonts w:ascii="Times New Roman" w:hAnsi="Times New Roman" w:cs="Times New Roman"/>
          <w:i/>
          <w:iCs/>
        </w:rPr>
        <w:t>Population trends</w:t>
      </w:r>
    </w:p>
    <w:p w14:paraId="7C4C6B12" w14:textId="4A2957AF"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Several of the statements that participants evaluated also related to population trends</w:t>
      </w:r>
      <w:r w:rsidR="00DA406B" w:rsidRPr="00450283">
        <w:rPr>
          <w:rFonts w:ascii="Times New Roman" w:hAnsi="Times New Roman" w:cs="Times New Roman"/>
        </w:rPr>
        <w:t xml:space="preserve"> with regard to use of Catalan and Spanish</w:t>
      </w:r>
      <w:r w:rsidRPr="00450283">
        <w:rPr>
          <w:rFonts w:ascii="Times New Roman" w:hAnsi="Times New Roman" w:cs="Times New Roman"/>
        </w:rPr>
        <w:t xml:space="preserve">. </w:t>
      </w:r>
      <w:del w:id="641" w:author="Kendra Dickinson [2]" w:date="2024-04-14T06:59:00Z">
        <w:r w:rsidRPr="00450283" w:rsidDel="00CC705A">
          <w:rPr>
            <w:rFonts w:ascii="Times New Roman" w:hAnsi="Times New Roman" w:cs="Times New Roman"/>
          </w:rPr>
          <w:delText>These statements are shown</w:delText>
        </w:r>
        <w:r w:rsidR="00DC4790" w:rsidRPr="00450283" w:rsidDel="00CC705A">
          <w:rPr>
            <w:rFonts w:ascii="Times New Roman" w:hAnsi="Times New Roman" w:cs="Times New Roman"/>
          </w:rPr>
          <w:delText xml:space="preserve"> in the Appendix</w:delText>
        </w:r>
        <w:r w:rsidRPr="00450283" w:rsidDel="00CC705A">
          <w:rPr>
            <w:rFonts w:ascii="Times New Roman" w:hAnsi="Times New Roman" w:cs="Times New Roman"/>
          </w:rPr>
          <w:delText xml:space="preserve">. </w:delText>
        </w:r>
      </w:del>
      <w:r w:rsidRPr="00450283">
        <w:rPr>
          <w:rFonts w:ascii="Times New Roman" w:hAnsi="Times New Roman" w:cs="Times New Roman"/>
        </w:rPr>
        <w:t>In what follows, I detail the relationship between participant responses to each of these statements and political orientation.</w:t>
      </w:r>
    </w:p>
    <w:p w14:paraId="2F73A7BF" w14:textId="3197C8ED" w:rsidR="00882DA8" w:rsidRPr="00450283" w:rsidRDefault="00DC4790" w:rsidP="00C542C0">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 xml:space="preserve">Participant </w:t>
      </w:r>
      <w:del w:id="642" w:author="Kendra Dickinson" w:date="2024-04-14T10:30:00Z">
        <w:r w:rsidR="00882DA8" w:rsidRPr="00450283" w:rsidDel="00FD2200">
          <w:rPr>
            <w:rFonts w:ascii="Times New Roman" w:hAnsi="Times New Roman" w:cs="Times New Roman"/>
          </w:rPr>
          <w:delText>responses to</w:delText>
        </w:r>
      </w:del>
      <w:ins w:id="643" w:author="Kendra Dickinson" w:date="2024-04-14T10:30:00Z">
        <w:r w:rsidR="00FD2200" w:rsidRPr="00450283">
          <w:rPr>
            <w:rFonts w:ascii="Times New Roman" w:hAnsi="Times New Roman" w:cs="Times New Roman"/>
          </w:rPr>
          <w:t>evaluated</w:t>
        </w:r>
      </w:ins>
      <w:r w:rsidR="00882DA8" w:rsidRPr="00450283">
        <w:rPr>
          <w:rFonts w:ascii="Times New Roman" w:hAnsi="Times New Roman" w:cs="Times New Roman"/>
        </w:rPr>
        <w:t xml:space="preserve"> the statements ‘Fewer and fewer people know Spanish’ and ‘Fewer and fewer people know Catalan’ </w:t>
      </w:r>
      <w:del w:id="644" w:author="Kendra Dickinson" w:date="2024-04-14T10:30:00Z">
        <w:r w:rsidRPr="00450283" w:rsidDel="00FD2200">
          <w:rPr>
            <w:rFonts w:ascii="Times New Roman" w:hAnsi="Times New Roman" w:cs="Times New Roman"/>
          </w:rPr>
          <w:delText>diverged notably</w:delText>
        </w:r>
      </w:del>
      <w:ins w:id="645" w:author="Kendra Dickinson" w:date="2024-04-14T10:30:00Z">
        <w:r w:rsidR="00FD2200" w:rsidRPr="00450283">
          <w:rPr>
            <w:rFonts w:ascii="Times New Roman" w:hAnsi="Times New Roman" w:cs="Times New Roman"/>
          </w:rPr>
          <w:t>in divergent ways</w:t>
        </w:r>
      </w:ins>
      <w:r w:rsidR="00882DA8" w:rsidRPr="00450283">
        <w:rPr>
          <w:rFonts w:ascii="Times New Roman" w:hAnsi="Times New Roman" w:cs="Times New Roman"/>
        </w:rPr>
        <w:t>. Analysis of the first statement revealed no statistically significant differences in responses with regard to political orientation. All participants, independent of political orientation, showed unfavorable responses to this statement (mean = 11.84)</w:t>
      </w:r>
      <w:r w:rsidR="001D24B0" w:rsidRPr="00450283">
        <w:rPr>
          <w:rFonts w:ascii="Times New Roman" w:hAnsi="Times New Roman" w:cs="Times New Roman"/>
        </w:rPr>
        <w:t xml:space="preserve">. </w:t>
      </w:r>
      <w:r w:rsidR="00882DA8" w:rsidRPr="00450283">
        <w:rPr>
          <w:rFonts w:ascii="Times New Roman" w:hAnsi="Times New Roman" w:cs="Times New Roman"/>
        </w:rPr>
        <w:t xml:space="preserve">However, when participants were presented with the statement “Fewer and fewer people know Catalan,” progressive participants (far-left, left, and center-left) expressed a greater </w:t>
      </w:r>
      <w:r w:rsidR="00882DA8" w:rsidRPr="00450283">
        <w:rPr>
          <w:rFonts w:ascii="Times New Roman" w:hAnsi="Times New Roman" w:cs="Times New Roman"/>
        </w:rPr>
        <w:lastRenderedPageBreak/>
        <w:t>agreement</w:t>
      </w:r>
      <w:del w:id="646" w:author="Kendra Dickinson" w:date="2024-04-14T10:30:00Z">
        <w:r w:rsidR="00882DA8" w:rsidRPr="00450283" w:rsidDel="00FD2200">
          <w:rPr>
            <w:rFonts w:ascii="Times New Roman" w:hAnsi="Times New Roman" w:cs="Times New Roman"/>
          </w:rPr>
          <w:delText xml:space="preserve"> with it</w:delText>
        </w:r>
      </w:del>
      <w:r w:rsidR="00882DA8" w:rsidRPr="00450283">
        <w:rPr>
          <w:rFonts w:ascii="Times New Roman" w:hAnsi="Times New Roman" w:cs="Times New Roman"/>
        </w:rPr>
        <w:t xml:space="preserve">. Conversely, those participants who identified as more conservative (center, center-right, and right) showed a greater disagreement with this statement, as presented in Table </w:t>
      </w:r>
      <w:r w:rsidR="0070546B" w:rsidRPr="00450283">
        <w:rPr>
          <w:rFonts w:ascii="Times New Roman" w:hAnsi="Times New Roman" w:cs="Times New Roman"/>
        </w:rPr>
        <w:t>32.</w:t>
      </w:r>
    </w:p>
    <w:p w14:paraId="02F723C8" w14:textId="33BC0AD7" w:rsidR="00882DA8" w:rsidRPr="00450283" w:rsidRDefault="00882DA8">
      <w:pPr>
        <w:spacing w:before="240" w:line="480" w:lineRule="auto"/>
        <w:jc w:val="both"/>
        <w:rPr>
          <w:rFonts w:ascii="Times New Roman" w:hAnsi="Times New Roman" w:cs="Times New Roman"/>
        </w:rPr>
        <w:pPrChange w:id="647" w:author="Alejandro Andreas Jaume Losa" w:date="2024-04-16T11:54: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26</w:t>
      </w:r>
      <w:r w:rsidR="0070546B" w:rsidRPr="00450283">
        <w:rPr>
          <w:rFonts w:ascii="Times New Roman" w:hAnsi="Times New Roman" w:cs="Times New Roman"/>
        </w:rPr>
        <w:t>. Best fit linear regression model output for the statement ‘Fewer and fewer people know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5F8E5F4E"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E245784"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33E551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7952768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6B99A42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003A81B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3EFC5E5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EB24C7"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EEECEA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99.86</w:t>
            </w:r>
          </w:p>
        </w:tc>
        <w:tc>
          <w:tcPr>
            <w:tcW w:w="1870" w:type="dxa"/>
            <w:shd w:val="clear" w:color="auto" w:fill="auto"/>
            <w:vAlign w:val="center"/>
          </w:tcPr>
          <w:p w14:paraId="4A7B510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12.57</w:t>
            </w:r>
          </w:p>
        </w:tc>
        <w:tc>
          <w:tcPr>
            <w:tcW w:w="1870" w:type="dxa"/>
            <w:shd w:val="clear" w:color="auto" w:fill="auto"/>
            <w:vAlign w:val="center"/>
          </w:tcPr>
          <w:p w14:paraId="77DFA03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7.947</w:t>
            </w:r>
          </w:p>
        </w:tc>
        <w:tc>
          <w:tcPr>
            <w:tcW w:w="1870" w:type="dxa"/>
            <w:shd w:val="clear" w:color="auto" w:fill="auto"/>
            <w:vAlign w:val="center"/>
          </w:tcPr>
          <w:p w14:paraId="5912BD7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4.38e-12</w:t>
            </w:r>
          </w:p>
        </w:tc>
      </w:tr>
      <w:tr w:rsidR="00882DA8" w:rsidRPr="00450283" w14:paraId="6646AE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2BB379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34FB65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-28.73</w:t>
            </w:r>
          </w:p>
        </w:tc>
        <w:tc>
          <w:tcPr>
            <w:tcW w:w="1870" w:type="dxa"/>
            <w:shd w:val="clear" w:color="auto" w:fill="auto"/>
            <w:vAlign w:val="center"/>
          </w:tcPr>
          <w:p w14:paraId="741289B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13.45</w:t>
            </w:r>
          </w:p>
        </w:tc>
        <w:tc>
          <w:tcPr>
            <w:tcW w:w="1870" w:type="dxa"/>
            <w:shd w:val="clear" w:color="auto" w:fill="auto"/>
            <w:vAlign w:val="center"/>
          </w:tcPr>
          <w:p w14:paraId="0639D2C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-2.136</w:t>
            </w:r>
          </w:p>
        </w:tc>
        <w:tc>
          <w:tcPr>
            <w:tcW w:w="1870" w:type="dxa"/>
            <w:shd w:val="clear" w:color="auto" w:fill="auto"/>
            <w:vAlign w:val="center"/>
          </w:tcPr>
          <w:p w14:paraId="7356DC1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0.03530</w:t>
            </w:r>
          </w:p>
        </w:tc>
      </w:tr>
      <w:tr w:rsidR="00882DA8" w:rsidRPr="00450283" w14:paraId="666DDF7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0ACFB4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7301EC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-19.257</w:t>
            </w:r>
          </w:p>
        </w:tc>
        <w:tc>
          <w:tcPr>
            <w:tcW w:w="1870" w:type="dxa"/>
            <w:shd w:val="clear" w:color="auto" w:fill="auto"/>
            <w:vAlign w:val="center"/>
          </w:tcPr>
          <w:p w14:paraId="1C1A295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14.600</w:t>
            </w:r>
          </w:p>
        </w:tc>
        <w:tc>
          <w:tcPr>
            <w:tcW w:w="1870" w:type="dxa"/>
            <w:shd w:val="clear" w:color="auto" w:fill="auto"/>
            <w:vAlign w:val="center"/>
          </w:tcPr>
          <w:p w14:paraId="32B0AF0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-1.319</w:t>
            </w:r>
          </w:p>
        </w:tc>
        <w:tc>
          <w:tcPr>
            <w:tcW w:w="1870" w:type="dxa"/>
            <w:shd w:val="clear" w:color="auto" w:fill="auto"/>
            <w:vAlign w:val="center"/>
          </w:tcPr>
          <w:p w14:paraId="3F381AE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0.19041</w:t>
            </w:r>
          </w:p>
        </w:tc>
      </w:tr>
      <w:tr w:rsidR="00882DA8" w:rsidRPr="00450283" w14:paraId="32FC766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22011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53909FA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-72.26</w:t>
            </w:r>
          </w:p>
        </w:tc>
        <w:tc>
          <w:tcPr>
            <w:tcW w:w="1870" w:type="dxa"/>
            <w:shd w:val="clear" w:color="auto" w:fill="auto"/>
            <w:vAlign w:val="center"/>
          </w:tcPr>
          <w:p w14:paraId="6E4AA54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19.47</w:t>
            </w:r>
          </w:p>
        </w:tc>
        <w:tc>
          <w:tcPr>
            <w:tcW w:w="1870" w:type="dxa"/>
            <w:shd w:val="clear" w:color="auto" w:fill="auto"/>
            <w:vAlign w:val="center"/>
          </w:tcPr>
          <w:p w14:paraId="40B2C70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-3.712</w:t>
            </w:r>
          </w:p>
        </w:tc>
        <w:tc>
          <w:tcPr>
            <w:tcW w:w="1870" w:type="dxa"/>
            <w:shd w:val="clear" w:color="auto" w:fill="auto"/>
            <w:vAlign w:val="center"/>
          </w:tcPr>
          <w:p w14:paraId="2589CFF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0.00035</w:t>
            </w:r>
          </w:p>
        </w:tc>
      </w:tr>
      <w:tr w:rsidR="00882DA8" w:rsidRPr="00450283" w14:paraId="4AE9586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A56F2F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14B37AE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-50.02</w:t>
            </w:r>
          </w:p>
        </w:tc>
        <w:tc>
          <w:tcPr>
            <w:tcW w:w="1870" w:type="dxa"/>
            <w:shd w:val="clear" w:color="auto" w:fill="auto"/>
            <w:vAlign w:val="center"/>
          </w:tcPr>
          <w:p w14:paraId="447F620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15.81</w:t>
            </w:r>
          </w:p>
        </w:tc>
        <w:tc>
          <w:tcPr>
            <w:tcW w:w="1870" w:type="dxa"/>
            <w:shd w:val="clear" w:color="auto" w:fill="auto"/>
            <w:vAlign w:val="center"/>
          </w:tcPr>
          <w:p w14:paraId="65DFE25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-3.164</w:t>
            </w:r>
          </w:p>
        </w:tc>
        <w:tc>
          <w:tcPr>
            <w:tcW w:w="1870" w:type="dxa"/>
            <w:shd w:val="clear" w:color="auto" w:fill="auto"/>
            <w:vAlign w:val="center"/>
          </w:tcPr>
          <w:p w14:paraId="58FBB20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0.00210</w:t>
            </w:r>
          </w:p>
        </w:tc>
      </w:tr>
      <w:tr w:rsidR="00882DA8" w:rsidRPr="00450283" w14:paraId="2C2E18B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4F191E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7276477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-47.00</w:t>
            </w:r>
          </w:p>
        </w:tc>
        <w:tc>
          <w:tcPr>
            <w:tcW w:w="1870" w:type="dxa"/>
            <w:shd w:val="clear" w:color="auto" w:fill="auto"/>
            <w:vAlign w:val="center"/>
          </w:tcPr>
          <w:p w14:paraId="3EA1963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17.77</w:t>
            </w:r>
          </w:p>
        </w:tc>
        <w:tc>
          <w:tcPr>
            <w:tcW w:w="1870" w:type="dxa"/>
            <w:shd w:val="clear" w:color="auto" w:fill="auto"/>
            <w:vAlign w:val="center"/>
          </w:tcPr>
          <w:p w14:paraId="580BEBE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-2.645</w:t>
            </w:r>
          </w:p>
        </w:tc>
        <w:tc>
          <w:tcPr>
            <w:tcW w:w="1870" w:type="dxa"/>
            <w:shd w:val="clear" w:color="auto" w:fill="auto"/>
            <w:vAlign w:val="center"/>
          </w:tcPr>
          <w:p w14:paraId="5C65104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0.00960</w:t>
            </w:r>
          </w:p>
        </w:tc>
      </w:tr>
    </w:tbl>
    <w:p w14:paraId="7F77ACD3" w14:textId="77777777" w:rsidR="00882DA8" w:rsidRPr="00450283" w:rsidRDefault="00882DA8" w:rsidP="00882DA8">
      <w:pPr>
        <w:spacing w:line="480" w:lineRule="auto"/>
        <w:jc w:val="both"/>
        <w:rPr>
          <w:rFonts w:ascii="Times New Roman" w:hAnsi="Times New Roman" w:cs="Times New Roman"/>
        </w:rPr>
      </w:pPr>
    </w:p>
    <w:p w14:paraId="2D2E1443" w14:textId="1F15F3C5" w:rsidR="00882DA8" w:rsidRPr="00450283" w:rsidRDefault="00DC4790"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to previously mentioned trend of centrists’ alignment with conservative attitudes. </w:t>
      </w:r>
      <w:r w:rsidR="00882DA8" w:rsidRPr="00450283">
        <w:rPr>
          <w:rFonts w:ascii="Times New Roman" w:hAnsi="Times New Roman" w:cs="Times New Roman"/>
        </w:rPr>
        <w:t xml:space="preserve">Additionally, the analysis revealed a strong consensus among those who self-identified ideologically as far-left, as shown in Figure </w:t>
      </w:r>
      <w:r w:rsidR="007A177F" w:rsidRPr="00450283">
        <w:rPr>
          <w:rFonts w:ascii="Times New Roman" w:hAnsi="Times New Roman" w:cs="Times New Roman"/>
        </w:rPr>
        <w:t>28</w:t>
      </w:r>
      <w:r w:rsidR="00882DA8" w:rsidRPr="00450283">
        <w:rPr>
          <w:rFonts w:ascii="Times New Roman" w:hAnsi="Times New Roman" w:cs="Times New Roman"/>
        </w:rPr>
        <w:t>.</w:t>
      </w:r>
    </w:p>
    <w:p w14:paraId="410ECB51"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7924B9FE" wp14:editId="11002CAD">
            <wp:extent cx="5943600" cy="3752215"/>
            <wp:effectExtent l="0" t="0" r="0" b="0"/>
            <wp:docPr id="80329762" name="Picture 25"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9762" name="Picture 25" descr="A graph of different colored squares&#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BB29B13" w14:textId="0460B62A" w:rsidR="009F4FE8" w:rsidRPr="00450283" w:rsidRDefault="009F4FE8">
      <w:pPr>
        <w:spacing w:after="240" w:line="480" w:lineRule="auto"/>
        <w:jc w:val="center"/>
        <w:rPr>
          <w:rFonts w:ascii="Times New Roman" w:hAnsi="Times New Roman" w:cs="Times New Roman"/>
        </w:rPr>
        <w:pPrChange w:id="648" w:author="Alejandro Andreas Jaume Losa" w:date="2024-04-16T11:47:00Z">
          <w:pPr>
            <w:spacing w:line="480" w:lineRule="auto"/>
            <w:jc w:val="center"/>
          </w:pPr>
        </w:pPrChange>
      </w:pPr>
      <w:r w:rsidRPr="00450283">
        <w:rPr>
          <w:rFonts w:ascii="Times New Roman" w:hAnsi="Times New Roman" w:cs="Times New Roman"/>
          <w:b/>
          <w:bCs/>
        </w:rPr>
        <w:t>Figure 28.</w:t>
      </w:r>
      <w:r w:rsidRPr="00450283">
        <w:rPr>
          <w:rFonts w:ascii="Times New Roman" w:hAnsi="Times New Roman" w:cs="Times New Roman"/>
        </w:rPr>
        <w:t xml:space="preserve"> Participant responses to the statement ‘Fewer and fewer people know Catalan’.</w:t>
      </w:r>
    </w:p>
    <w:p w14:paraId="6F9AB1EC" w14:textId="603766BE"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‘Spanish is in danger of disappearing in the Balearic Islands’ and ‘Catalan is in danger of disappearing in the Balearic Islands’ also</w:t>
      </w:r>
      <w:r w:rsidR="00DC4790" w:rsidRPr="00450283">
        <w:rPr>
          <w:rFonts w:ascii="Times New Roman" w:hAnsi="Times New Roman" w:cs="Times New Roman"/>
        </w:rPr>
        <w:t xml:space="preserve"> revealed</w:t>
      </w:r>
      <w:r w:rsidRPr="00450283">
        <w:rPr>
          <w:rFonts w:ascii="Times New Roman" w:hAnsi="Times New Roman" w:cs="Times New Roman"/>
        </w:rPr>
        <w:t xml:space="preserve"> interesting differences. Analysis of the first statement revealed no statistically significant differences in responses with regard to political orientation. All participants, independent of political orientation, showed unfavorable responses to this statement (mean = 10.61), </w:t>
      </w:r>
      <w:r w:rsidR="00E7402C" w:rsidRPr="00450283">
        <w:rPr>
          <w:rFonts w:ascii="Times New Roman" w:hAnsi="Times New Roman" w:cs="Times New Roman"/>
        </w:rPr>
        <w:t>indicating that th</w:t>
      </w:r>
      <w:ins w:id="649" w:author="Kendra Dickinson" w:date="2024-04-14T10:31:00Z">
        <w:r w:rsidR="00FD2200" w:rsidRPr="00450283">
          <w:rPr>
            <w:rFonts w:ascii="Times New Roman" w:hAnsi="Times New Roman" w:cs="Times New Roman"/>
          </w:rPr>
          <w:t>is</w:t>
        </w:r>
      </w:ins>
      <w:del w:id="650" w:author="Kendra Dickinson" w:date="2024-04-14T10:31:00Z">
        <w:r w:rsidR="00E7402C" w:rsidRPr="00450283" w:rsidDel="00FD2200">
          <w:rPr>
            <w:rFonts w:ascii="Times New Roman" w:hAnsi="Times New Roman" w:cs="Times New Roman"/>
          </w:rPr>
          <w:delText>ese</w:delText>
        </w:r>
      </w:del>
      <w:r w:rsidR="00E7402C" w:rsidRPr="00450283">
        <w:rPr>
          <w:rFonts w:ascii="Times New Roman" w:hAnsi="Times New Roman" w:cs="Times New Roman"/>
        </w:rPr>
        <w:t xml:space="preserve"> particular attitude</w:t>
      </w:r>
      <w:del w:id="651" w:author="Kendra Dickinson" w:date="2024-04-14T10:31:00Z">
        <w:r w:rsidR="00E7402C" w:rsidRPr="00450283" w:rsidDel="00FD2200">
          <w:rPr>
            <w:rFonts w:ascii="Times New Roman" w:hAnsi="Times New Roman" w:cs="Times New Roman"/>
          </w:rPr>
          <w:delText>s</w:delText>
        </w:r>
      </w:del>
      <w:r w:rsidR="00E7402C" w:rsidRPr="00450283">
        <w:rPr>
          <w:rFonts w:ascii="Times New Roman" w:hAnsi="Times New Roman" w:cs="Times New Roman"/>
        </w:rPr>
        <w:t xml:space="preserve"> </w:t>
      </w:r>
      <w:ins w:id="652" w:author="Kendra Dickinson" w:date="2024-04-14T10:31:00Z">
        <w:r w:rsidR="00FD2200" w:rsidRPr="00450283">
          <w:rPr>
            <w:rFonts w:ascii="Times New Roman" w:hAnsi="Times New Roman" w:cs="Times New Roman"/>
          </w:rPr>
          <w:t>is</w:t>
        </w:r>
      </w:ins>
      <w:del w:id="653" w:author="Kendra Dickinson" w:date="2024-04-14T10:31:00Z">
        <w:r w:rsidR="00E7402C" w:rsidRPr="00450283" w:rsidDel="00FD2200">
          <w:rPr>
            <w:rFonts w:ascii="Times New Roman" w:hAnsi="Times New Roman" w:cs="Times New Roman"/>
          </w:rPr>
          <w:delText>are</w:delText>
        </w:r>
      </w:del>
      <w:r w:rsidR="00E7402C" w:rsidRPr="00450283">
        <w:rPr>
          <w:rFonts w:ascii="Times New Roman" w:hAnsi="Times New Roman" w:cs="Times New Roman"/>
        </w:rPr>
        <w:t xml:space="preserve"> not connected to political orientation in these data.</w:t>
      </w:r>
      <w:r w:rsidR="00B32285" w:rsidRPr="00450283">
        <w:rPr>
          <w:rFonts w:ascii="Times New Roman" w:hAnsi="Times New Roman" w:cs="Times New Roman"/>
        </w:rPr>
        <w:t xml:space="preserve"> </w:t>
      </w:r>
      <w:r w:rsidRPr="00450283">
        <w:rPr>
          <w:rFonts w:ascii="Times New Roman" w:hAnsi="Times New Roman" w:cs="Times New Roman"/>
        </w:rPr>
        <w:t xml:space="preserve">However, when participants were presented with the statement ‘Catalan is in danger of disappearing in the Balearic Islands’, progressive participants far-left, left, and center-left) showed a significantly greater agreement with this than those who identified as conservative (center, center-right, and right), as shown in Table </w:t>
      </w:r>
      <w:r w:rsidR="0005100F" w:rsidRPr="00450283">
        <w:rPr>
          <w:rFonts w:ascii="Times New Roman" w:hAnsi="Times New Roman" w:cs="Times New Roman"/>
        </w:rPr>
        <w:t>27</w:t>
      </w:r>
      <w:r w:rsidR="0070546B" w:rsidRPr="00450283">
        <w:rPr>
          <w:rFonts w:ascii="Times New Roman" w:hAnsi="Times New Roman" w:cs="Times New Roman"/>
        </w:rPr>
        <w:t>.</w:t>
      </w:r>
    </w:p>
    <w:p w14:paraId="1CA8A039" w14:textId="4C1B3479"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lastRenderedPageBreak/>
        <w:t>Table</w:t>
      </w:r>
      <w:r w:rsidR="0070546B" w:rsidRPr="00450283">
        <w:rPr>
          <w:rFonts w:ascii="Times New Roman" w:hAnsi="Times New Roman" w:cs="Times New Roman"/>
          <w:b/>
          <w:bCs/>
        </w:rPr>
        <w:t xml:space="preserve"> </w:t>
      </w:r>
      <w:r w:rsidR="0005100F" w:rsidRPr="00450283">
        <w:rPr>
          <w:rFonts w:ascii="Times New Roman" w:hAnsi="Times New Roman" w:cs="Times New Roman"/>
          <w:b/>
          <w:bCs/>
        </w:rPr>
        <w:t>27</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in danger of disappearing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3F90AD5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C177D5B"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C30CCF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7733454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04F61EF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710DF58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71CB3D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57652F"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2FD18FD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97.71</w:t>
            </w:r>
          </w:p>
        </w:tc>
        <w:tc>
          <w:tcPr>
            <w:tcW w:w="1870" w:type="dxa"/>
            <w:shd w:val="clear" w:color="auto" w:fill="auto"/>
            <w:vAlign w:val="center"/>
          </w:tcPr>
          <w:p w14:paraId="15882E2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12.93</w:t>
            </w:r>
          </w:p>
        </w:tc>
        <w:tc>
          <w:tcPr>
            <w:tcW w:w="1870" w:type="dxa"/>
            <w:shd w:val="clear" w:color="auto" w:fill="auto"/>
            <w:vAlign w:val="center"/>
          </w:tcPr>
          <w:p w14:paraId="245F827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7.559</w:t>
            </w:r>
          </w:p>
        </w:tc>
        <w:tc>
          <w:tcPr>
            <w:tcW w:w="1870" w:type="dxa"/>
            <w:shd w:val="clear" w:color="auto" w:fill="auto"/>
            <w:vAlign w:val="center"/>
          </w:tcPr>
          <w:p w14:paraId="7F1C98B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2.80e-11</w:t>
            </w:r>
          </w:p>
        </w:tc>
      </w:tr>
      <w:tr w:rsidR="00882DA8" w:rsidRPr="00450283" w14:paraId="6402A24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2C6B5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0A1FBF5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-27.03</w:t>
            </w:r>
          </w:p>
        </w:tc>
        <w:tc>
          <w:tcPr>
            <w:tcW w:w="1870" w:type="dxa"/>
            <w:shd w:val="clear" w:color="auto" w:fill="auto"/>
            <w:vAlign w:val="center"/>
          </w:tcPr>
          <w:p w14:paraId="7EFBCCC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13.84</w:t>
            </w:r>
          </w:p>
        </w:tc>
        <w:tc>
          <w:tcPr>
            <w:tcW w:w="1870" w:type="dxa"/>
            <w:shd w:val="clear" w:color="auto" w:fill="auto"/>
            <w:vAlign w:val="center"/>
          </w:tcPr>
          <w:p w14:paraId="1CEB271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-1.953</w:t>
            </w:r>
          </w:p>
        </w:tc>
        <w:tc>
          <w:tcPr>
            <w:tcW w:w="1870" w:type="dxa"/>
            <w:shd w:val="clear" w:color="auto" w:fill="auto"/>
            <w:vAlign w:val="center"/>
          </w:tcPr>
          <w:p w14:paraId="0448481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0.053815</w:t>
            </w:r>
          </w:p>
        </w:tc>
      </w:tr>
      <w:tr w:rsidR="00882DA8" w:rsidRPr="00450283" w14:paraId="534CA03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418444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20114E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-25.164</w:t>
            </w:r>
          </w:p>
        </w:tc>
        <w:tc>
          <w:tcPr>
            <w:tcW w:w="1870" w:type="dxa"/>
            <w:shd w:val="clear" w:color="auto" w:fill="auto"/>
            <w:vAlign w:val="center"/>
          </w:tcPr>
          <w:p w14:paraId="3E8B3D4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15.020</w:t>
            </w:r>
          </w:p>
        </w:tc>
        <w:tc>
          <w:tcPr>
            <w:tcW w:w="1870" w:type="dxa"/>
            <w:shd w:val="clear" w:color="auto" w:fill="auto"/>
            <w:vAlign w:val="center"/>
          </w:tcPr>
          <w:p w14:paraId="7EBAAD7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-1.675</w:t>
            </w:r>
          </w:p>
        </w:tc>
        <w:tc>
          <w:tcPr>
            <w:tcW w:w="1870" w:type="dxa"/>
            <w:shd w:val="clear" w:color="auto" w:fill="auto"/>
            <w:vAlign w:val="center"/>
          </w:tcPr>
          <w:p w14:paraId="5A9CFAC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0.09722</w:t>
            </w:r>
          </w:p>
        </w:tc>
      </w:tr>
      <w:tr w:rsidR="00882DA8" w:rsidRPr="00450283" w14:paraId="4E72B01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AA6F1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E747F6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-84.51</w:t>
            </w:r>
          </w:p>
        </w:tc>
        <w:tc>
          <w:tcPr>
            <w:tcW w:w="1870" w:type="dxa"/>
            <w:shd w:val="clear" w:color="auto" w:fill="auto"/>
            <w:vAlign w:val="center"/>
          </w:tcPr>
          <w:p w14:paraId="664949A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20.03</w:t>
            </w:r>
          </w:p>
        </w:tc>
        <w:tc>
          <w:tcPr>
            <w:tcW w:w="1870" w:type="dxa"/>
            <w:shd w:val="clear" w:color="auto" w:fill="auto"/>
            <w:vAlign w:val="center"/>
          </w:tcPr>
          <w:p w14:paraId="249C137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-4.220</w:t>
            </w:r>
          </w:p>
        </w:tc>
        <w:tc>
          <w:tcPr>
            <w:tcW w:w="1870" w:type="dxa"/>
            <w:shd w:val="clear" w:color="auto" w:fill="auto"/>
            <w:vAlign w:val="center"/>
          </w:tcPr>
          <w:p w14:paraId="12A4919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5.68e-05</w:t>
            </w:r>
          </w:p>
        </w:tc>
      </w:tr>
      <w:tr w:rsidR="00882DA8" w:rsidRPr="00450283" w14:paraId="1439A1B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D93DF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492AF2A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-65.46</w:t>
            </w:r>
          </w:p>
        </w:tc>
        <w:tc>
          <w:tcPr>
            <w:tcW w:w="1870" w:type="dxa"/>
            <w:shd w:val="clear" w:color="auto" w:fill="auto"/>
            <w:vAlign w:val="center"/>
          </w:tcPr>
          <w:p w14:paraId="0FAB431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16.27</w:t>
            </w:r>
          </w:p>
        </w:tc>
        <w:tc>
          <w:tcPr>
            <w:tcW w:w="1870" w:type="dxa"/>
            <w:shd w:val="clear" w:color="auto" w:fill="auto"/>
            <w:vAlign w:val="center"/>
          </w:tcPr>
          <w:p w14:paraId="383A789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-4.024</w:t>
            </w:r>
          </w:p>
        </w:tc>
        <w:tc>
          <w:tcPr>
            <w:tcW w:w="1870" w:type="dxa"/>
            <w:shd w:val="clear" w:color="auto" w:fill="auto"/>
            <w:vAlign w:val="center"/>
          </w:tcPr>
          <w:p w14:paraId="3631168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0.000116</w:t>
            </w:r>
          </w:p>
        </w:tc>
      </w:tr>
      <w:tr w:rsidR="00882DA8" w:rsidRPr="00450283" w14:paraId="7E4C138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1FEBD0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4A7A36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-43.14</w:t>
            </w:r>
          </w:p>
        </w:tc>
        <w:tc>
          <w:tcPr>
            <w:tcW w:w="1870" w:type="dxa"/>
            <w:shd w:val="clear" w:color="auto" w:fill="auto"/>
            <w:vAlign w:val="center"/>
          </w:tcPr>
          <w:p w14:paraId="4E3517D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18.28</w:t>
            </w:r>
          </w:p>
        </w:tc>
        <w:tc>
          <w:tcPr>
            <w:tcW w:w="1870" w:type="dxa"/>
            <w:shd w:val="clear" w:color="auto" w:fill="auto"/>
            <w:vAlign w:val="center"/>
          </w:tcPr>
          <w:p w14:paraId="65E0670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-2.360</w:t>
            </w:r>
          </w:p>
        </w:tc>
        <w:tc>
          <w:tcPr>
            <w:tcW w:w="1870" w:type="dxa"/>
            <w:shd w:val="clear" w:color="auto" w:fill="auto"/>
            <w:vAlign w:val="center"/>
          </w:tcPr>
          <w:p w14:paraId="6CDD3B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0.020373</w:t>
            </w:r>
          </w:p>
        </w:tc>
      </w:tr>
    </w:tbl>
    <w:p w14:paraId="4795AC75" w14:textId="77777777" w:rsidR="00882DA8" w:rsidRPr="00450283" w:rsidRDefault="00882DA8" w:rsidP="00882DA8">
      <w:pPr>
        <w:spacing w:line="480" w:lineRule="auto"/>
        <w:jc w:val="both"/>
        <w:rPr>
          <w:rFonts w:ascii="Times New Roman" w:hAnsi="Times New Roman" w:cs="Times New Roman"/>
        </w:rPr>
      </w:pPr>
    </w:p>
    <w:p w14:paraId="5405E7EF" w14:textId="6758BD04" w:rsidR="00882DA8" w:rsidRPr="00450283" w:rsidRDefault="00DC4790"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to previously mentioned trend of centrists’ alignment with conservative attitudes. </w:t>
      </w:r>
      <w:r w:rsidR="00882DA8" w:rsidRPr="00450283">
        <w:rPr>
          <w:rFonts w:ascii="Times New Roman" w:hAnsi="Times New Roman" w:cs="Times New Roman"/>
        </w:rPr>
        <w:t xml:space="preserve">Additionally, the analysis revealed a strong consensus among those who self-identified ideologically as far-left, as shown in Figure </w:t>
      </w:r>
      <w:r w:rsidR="007A177F" w:rsidRPr="00450283">
        <w:rPr>
          <w:rFonts w:ascii="Times New Roman" w:hAnsi="Times New Roman" w:cs="Times New Roman"/>
        </w:rPr>
        <w:t>29</w:t>
      </w:r>
      <w:r w:rsidR="00882DA8" w:rsidRPr="00450283">
        <w:rPr>
          <w:rFonts w:ascii="Times New Roman" w:hAnsi="Times New Roman" w:cs="Times New Roman"/>
        </w:rPr>
        <w:t>.</w:t>
      </w:r>
    </w:p>
    <w:p w14:paraId="627409F8" w14:textId="77777777" w:rsidR="00882DA8" w:rsidRPr="00450283" w:rsidRDefault="00882DA8">
      <w:pPr>
        <w:spacing w:line="480" w:lineRule="auto"/>
        <w:jc w:val="center"/>
        <w:rPr>
          <w:rFonts w:ascii="Times New Roman" w:hAnsi="Times New Roman" w:cs="Times New Roman"/>
        </w:rPr>
        <w:pPrChange w:id="654" w:author="Alejandro Andreas Jaume Losa" w:date="2024-04-16T11:54:00Z">
          <w:pPr>
            <w:spacing w:line="480" w:lineRule="auto"/>
            <w:jc w:val="both"/>
          </w:pPr>
        </w:pPrChange>
      </w:pPr>
      <w:r w:rsidRPr="00450283">
        <w:rPr>
          <w:rFonts w:ascii="Times New Roman" w:hAnsi="Times New Roman" w:cs="Times New Roman"/>
          <w:noProof/>
        </w:rPr>
        <w:drawing>
          <wp:inline distT="0" distB="0" distL="0" distR="0" wp14:anchorId="4EBEB5CC" wp14:editId="52E39C00">
            <wp:extent cx="5034224" cy="3178122"/>
            <wp:effectExtent l="0" t="0" r="0" b="0"/>
            <wp:docPr id="1845710830" name="Picture 26"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10830" name="Picture 26" descr="A graph of different colored squares&#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40865" cy="3182315"/>
                    </a:xfrm>
                    <a:prstGeom prst="rect">
                      <a:avLst/>
                    </a:prstGeom>
                  </pic:spPr>
                </pic:pic>
              </a:graphicData>
            </a:graphic>
          </wp:inline>
        </w:drawing>
      </w:r>
    </w:p>
    <w:p w14:paraId="0C6AF75D" w14:textId="7B12FA2A" w:rsidR="009F4FE8" w:rsidRPr="00450283" w:rsidRDefault="009F4FE8">
      <w:pPr>
        <w:spacing w:after="240" w:line="480" w:lineRule="auto"/>
        <w:jc w:val="center"/>
        <w:rPr>
          <w:rFonts w:ascii="Times New Roman" w:hAnsi="Times New Roman" w:cs="Times New Roman"/>
        </w:rPr>
        <w:pPrChange w:id="655" w:author="Alejandro Andreas Jaume Losa" w:date="2024-04-16T11:48:00Z">
          <w:pPr>
            <w:spacing w:line="480" w:lineRule="auto"/>
            <w:jc w:val="center"/>
          </w:pPr>
        </w:pPrChange>
      </w:pPr>
      <w:r w:rsidRPr="00450283">
        <w:rPr>
          <w:rFonts w:ascii="Times New Roman" w:hAnsi="Times New Roman" w:cs="Times New Roman"/>
          <w:b/>
          <w:bCs/>
        </w:rPr>
        <w:t>Figure 29.</w:t>
      </w:r>
      <w:r w:rsidRPr="00450283">
        <w:rPr>
          <w:rFonts w:ascii="Times New Roman" w:hAnsi="Times New Roman" w:cs="Times New Roman"/>
        </w:rPr>
        <w:t xml:space="preserve"> Participant responses to the statement ‘Catalan is in danger of disappearing in the Balearic Islands’.</w:t>
      </w:r>
    </w:p>
    <w:p w14:paraId="18AF6D47" w14:textId="3184B32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 xml:space="preserve">Participant responses to the statements ‘People should put more effort into using Catalan’ and ‘People should put more effort into using Spanish’ also </w:t>
      </w:r>
      <w:del w:id="656" w:author="Kendra Dickinson" w:date="2024-04-14T10:32:00Z">
        <w:r w:rsidRPr="00450283" w:rsidDel="008B5658">
          <w:rPr>
            <w:rFonts w:ascii="Times New Roman" w:hAnsi="Times New Roman" w:cs="Times New Roman"/>
          </w:rPr>
          <w:delText xml:space="preserve">revealed </w:delText>
        </w:r>
      </w:del>
      <w:ins w:id="657" w:author="Kendra Dickinson" w:date="2024-04-14T10:32:00Z">
        <w:r w:rsidR="008B5658" w:rsidRPr="00450283">
          <w:rPr>
            <w:rFonts w:ascii="Times New Roman" w:hAnsi="Times New Roman" w:cs="Times New Roman"/>
          </w:rPr>
          <w:t xml:space="preserve">showed </w:t>
        </w:r>
      </w:ins>
      <w:del w:id="658" w:author="Kendra Dickinson" w:date="2024-04-14T10:32:00Z">
        <w:r w:rsidRPr="00450283" w:rsidDel="008B5658">
          <w:rPr>
            <w:rFonts w:ascii="Times New Roman" w:hAnsi="Times New Roman" w:cs="Times New Roman"/>
          </w:rPr>
          <w:delText xml:space="preserve">interesting </w:delText>
        </w:r>
      </w:del>
      <w:ins w:id="659" w:author="Kendra Dickinson" w:date="2024-04-14T10:32:00Z">
        <w:r w:rsidR="008B5658" w:rsidRPr="00450283">
          <w:rPr>
            <w:rFonts w:ascii="Times New Roman" w:hAnsi="Times New Roman" w:cs="Times New Roman"/>
          </w:rPr>
          <w:t xml:space="preserve">clear </w:t>
        </w:r>
      </w:ins>
      <w:r w:rsidRPr="00450283">
        <w:rPr>
          <w:rFonts w:ascii="Times New Roman" w:hAnsi="Times New Roman" w:cs="Times New Roman"/>
        </w:rPr>
        <w:t xml:space="preserve">differences. When people were presented with the statement ‘People should put more effort into using Catalan’, progressive participants showed a greater level of agreement with it than conservative participants, who showed a much lower level of agreement, as presented in Table </w:t>
      </w:r>
      <w:r w:rsidR="0005100F" w:rsidRPr="00450283">
        <w:rPr>
          <w:rFonts w:ascii="Times New Roman" w:hAnsi="Times New Roman" w:cs="Times New Roman"/>
        </w:rPr>
        <w:t>28</w:t>
      </w:r>
      <w:r w:rsidR="0070546B" w:rsidRPr="00450283">
        <w:rPr>
          <w:rFonts w:ascii="Times New Roman" w:hAnsi="Times New Roman" w:cs="Times New Roman"/>
        </w:rPr>
        <w:t>.</w:t>
      </w:r>
    </w:p>
    <w:p w14:paraId="1CFFF73D" w14:textId="005650FF" w:rsidR="00882DA8" w:rsidRPr="00450283" w:rsidRDefault="00882DA8">
      <w:pPr>
        <w:spacing w:before="240" w:line="480" w:lineRule="auto"/>
        <w:jc w:val="both"/>
        <w:rPr>
          <w:rFonts w:ascii="Times New Roman" w:hAnsi="Times New Roman" w:cs="Times New Roman"/>
        </w:rPr>
        <w:pPrChange w:id="660" w:author="Alejandro Andreas Jaume Losa" w:date="2024-04-16T11:55: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28</w:t>
      </w:r>
      <w:r w:rsidR="0070546B" w:rsidRPr="00450283">
        <w:rPr>
          <w:rFonts w:ascii="Times New Roman" w:hAnsi="Times New Roman" w:cs="Times New Roman"/>
        </w:rPr>
        <w:t>. Best fit linear regression model output for the statement ‘People should put more effort into using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A6C5D5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2BCACB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B3A9BE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27AF7C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281775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4BCC5F2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659C4FB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45FFEB"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A77931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98.29</w:t>
            </w:r>
          </w:p>
        </w:tc>
        <w:tc>
          <w:tcPr>
            <w:tcW w:w="1870" w:type="dxa"/>
            <w:shd w:val="clear" w:color="auto" w:fill="auto"/>
            <w:vAlign w:val="center"/>
          </w:tcPr>
          <w:p w14:paraId="3852C67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12.55</w:t>
            </w:r>
          </w:p>
        </w:tc>
        <w:tc>
          <w:tcPr>
            <w:tcW w:w="1870" w:type="dxa"/>
            <w:shd w:val="clear" w:color="auto" w:fill="auto"/>
            <w:vAlign w:val="center"/>
          </w:tcPr>
          <w:p w14:paraId="5A94159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7.829</w:t>
            </w:r>
          </w:p>
        </w:tc>
        <w:tc>
          <w:tcPr>
            <w:tcW w:w="1870" w:type="dxa"/>
            <w:shd w:val="clear" w:color="auto" w:fill="auto"/>
            <w:vAlign w:val="center"/>
          </w:tcPr>
          <w:p w14:paraId="7E0D770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7.69e-12</w:t>
            </w:r>
          </w:p>
        </w:tc>
      </w:tr>
      <w:tr w:rsidR="00882DA8" w:rsidRPr="00450283" w14:paraId="4B9A0D4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8A9EE6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A2C9D1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-21.37</w:t>
            </w:r>
          </w:p>
        </w:tc>
        <w:tc>
          <w:tcPr>
            <w:tcW w:w="1870" w:type="dxa"/>
            <w:shd w:val="clear" w:color="auto" w:fill="auto"/>
            <w:vAlign w:val="center"/>
          </w:tcPr>
          <w:p w14:paraId="4C9479B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13.44</w:t>
            </w:r>
          </w:p>
        </w:tc>
        <w:tc>
          <w:tcPr>
            <w:tcW w:w="1870" w:type="dxa"/>
            <w:shd w:val="clear" w:color="auto" w:fill="auto"/>
            <w:vAlign w:val="center"/>
          </w:tcPr>
          <w:p w14:paraId="770E37F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-1.590</w:t>
            </w:r>
          </w:p>
        </w:tc>
        <w:tc>
          <w:tcPr>
            <w:tcW w:w="1870" w:type="dxa"/>
            <w:shd w:val="clear" w:color="auto" w:fill="auto"/>
            <w:vAlign w:val="center"/>
          </w:tcPr>
          <w:p w14:paraId="7785304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0.11518</w:t>
            </w:r>
          </w:p>
        </w:tc>
      </w:tr>
      <w:tr w:rsidR="00882DA8" w:rsidRPr="00450283" w14:paraId="58B3E13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FFB3B0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41428C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-23.786</w:t>
            </w:r>
          </w:p>
        </w:tc>
        <w:tc>
          <w:tcPr>
            <w:tcW w:w="1870" w:type="dxa"/>
            <w:shd w:val="clear" w:color="auto" w:fill="auto"/>
            <w:vAlign w:val="center"/>
          </w:tcPr>
          <w:p w14:paraId="646E0F3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14.586</w:t>
            </w:r>
          </w:p>
        </w:tc>
        <w:tc>
          <w:tcPr>
            <w:tcW w:w="1870" w:type="dxa"/>
            <w:shd w:val="clear" w:color="auto" w:fill="auto"/>
            <w:vAlign w:val="center"/>
          </w:tcPr>
          <w:p w14:paraId="6D4AD3D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-1.631</w:t>
            </w:r>
          </w:p>
        </w:tc>
        <w:tc>
          <w:tcPr>
            <w:tcW w:w="1870" w:type="dxa"/>
            <w:shd w:val="clear" w:color="auto" w:fill="auto"/>
            <w:vAlign w:val="center"/>
          </w:tcPr>
          <w:p w14:paraId="6AAF0DD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0.1063</w:t>
            </w:r>
          </w:p>
        </w:tc>
      </w:tr>
      <w:tr w:rsidR="00882DA8" w:rsidRPr="00450283" w14:paraId="61800B5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7D4574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7824CC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-62.09</w:t>
            </w:r>
          </w:p>
        </w:tc>
        <w:tc>
          <w:tcPr>
            <w:tcW w:w="1870" w:type="dxa"/>
            <w:shd w:val="clear" w:color="auto" w:fill="auto"/>
            <w:vAlign w:val="center"/>
          </w:tcPr>
          <w:p w14:paraId="36D1D36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19.45</w:t>
            </w:r>
          </w:p>
        </w:tc>
        <w:tc>
          <w:tcPr>
            <w:tcW w:w="1870" w:type="dxa"/>
            <w:shd w:val="clear" w:color="auto" w:fill="auto"/>
            <w:vAlign w:val="center"/>
          </w:tcPr>
          <w:p w14:paraId="2AA7E4D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-3.192</w:t>
            </w:r>
          </w:p>
        </w:tc>
        <w:tc>
          <w:tcPr>
            <w:tcW w:w="1870" w:type="dxa"/>
            <w:shd w:val="clear" w:color="auto" w:fill="auto"/>
            <w:vAlign w:val="center"/>
          </w:tcPr>
          <w:p w14:paraId="0603F94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0.00193</w:t>
            </w:r>
          </w:p>
        </w:tc>
      </w:tr>
      <w:tr w:rsidR="00882DA8" w:rsidRPr="00450283" w14:paraId="5EB6F07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3EDE1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6EDA227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-52.54</w:t>
            </w:r>
          </w:p>
        </w:tc>
        <w:tc>
          <w:tcPr>
            <w:tcW w:w="1870" w:type="dxa"/>
            <w:shd w:val="clear" w:color="auto" w:fill="auto"/>
            <w:vAlign w:val="center"/>
          </w:tcPr>
          <w:p w14:paraId="416A205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15.80</w:t>
            </w:r>
          </w:p>
        </w:tc>
        <w:tc>
          <w:tcPr>
            <w:tcW w:w="1870" w:type="dxa"/>
            <w:shd w:val="clear" w:color="auto" w:fill="auto"/>
            <w:vAlign w:val="center"/>
          </w:tcPr>
          <w:p w14:paraId="1F67075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-3.326</w:t>
            </w:r>
          </w:p>
        </w:tc>
        <w:tc>
          <w:tcPr>
            <w:tcW w:w="1870" w:type="dxa"/>
            <w:shd w:val="clear" w:color="auto" w:fill="auto"/>
            <w:vAlign w:val="center"/>
          </w:tcPr>
          <w:p w14:paraId="4E92544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0.00126</w:t>
            </w:r>
          </w:p>
        </w:tc>
      </w:tr>
      <w:tr w:rsidR="00882DA8" w:rsidRPr="00450283" w14:paraId="6CC01DEA"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B330D0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608851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-51.43</w:t>
            </w:r>
          </w:p>
        </w:tc>
        <w:tc>
          <w:tcPr>
            <w:tcW w:w="1870" w:type="dxa"/>
            <w:shd w:val="clear" w:color="auto" w:fill="auto"/>
            <w:vAlign w:val="center"/>
          </w:tcPr>
          <w:p w14:paraId="68B3907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17.75</w:t>
            </w:r>
          </w:p>
        </w:tc>
        <w:tc>
          <w:tcPr>
            <w:tcW w:w="1870" w:type="dxa"/>
            <w:shd w:val="clear" w:color="auto" w:fill="auto"/>
            <w:vAlign w:val="center"/>
          </w:tcPr>
          <w:p w14:paraId="4BBA7E9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-2.897</w:t>
            </w:r>
          </w:p>
        </w:tc>
        <w:tc>
          <w:tcPr>
            <w:tcW w:w="1870" w:type="dxa"/>
            <w:shd w:val="clear" w:color="auto" w:fill="auto"/>
            <w:vAlign w:val="center"/>
          </w:tcPr>
          <w:p w14:paraId="4C978B1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0.00470</w:t>
            </w:r>
          </w:p>
        </w:tc>
      </w:tr>
    </w:tbl>
    <w:p w14:paraId="21488010" w14:textId="77777777" w:rsidR="00882DA8" w:rsidRPr="00450283" w:rsidRDefault="00882DA8" w:rsidP="00882DA8">
      <w:pPr>
        <w:spacing w:line="480" w:lineRule="auto"/>
        <w:jc w:val="both"/>
        <w:rPr>
          <w:rFonts w:ascii="Times New Roman" w:hAnsi="Times New Roman" w:cs="Times New Roman"/>
        </w:rPr>
      </w:pPr>
    </w:p>
    <w:p w14:paraId="7565A892" w14:textId="721A79CD" w:rsidR="00882DA8" w:rsidRPr="00450283" w:rsidRDefault="00DC4790"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to previously mentioned trend of centrists’ alignment with conservative attitudes. </w:t>
      </w:r>
      <w:r w:rsidR="00882DA8" w:rsidRPr="00450283">
        <w:rPr>
          <w:rFonts w:ascii="Times New Roman" w:hAnsi="Times New Roman" w:cs="Times New Roman"/>
        </w:rPr>
        <w:t>Additionally, the analysis revealed a strong consensus among those who self-identified ideologically as far-left, as shown</w:t>
      </w:r>
      <w:r w:rsidRPr="00450283">
        <w:rPr>
          <w:rFonts w:ascii="Times New Roman" w:hAnsi="Times New Roman" w:cs="Times New Roman"/>
        </w:rPr>
        <w:t xml:space="preserve"> by the error bars</w:t>
      </w:r>
      <w:r w:rsidR="00882DA8" w:rsidRPr="00450283">
        <w:rPr>
          <w:rFonts w:ascii="Times New Roman" w:hAnsi="Times New Roman" w:cs="Times New Roman"/>
        </w:rPr>
        <w:t xml:space="preserve"> in Figure </w:t>
      </w:r>
      <w:r w:rsidR="007A177F" w:rsidRPr="00450283">
        <w:rPr>
          <w:rFonts w:ascii="Times New Roman" w:hAnsi="Times New Roman" w:cs="Times New Roman"/>
        </w:rPr>
        <w:t>30.</w:t>
      </w:r>
    </w:p>
    <w:p w14:paraId="1443A801" w14:textId="4458579C" w:rsidR="009F4FE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195833DF" wp14:editId="67CAA629">
            <wp:extent cx="5943600" cy="3752215"/>
            <wp:effectExtent l="0" t="0" r="0" b="0"/>
            <wp:docPr id="1741196948" name="Picture 2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96948" name="Picture 27" descr="A graph of different colored squares&#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EC2ACC1" w14:textId="77777777" w:rsidR="009F4FE8" w:rsidRPr="00450283" w:rsidRDefault="009F4FE8">
      <w:pPr>
        <w:spacing w:after="240" w:line="480" w:lineRule="auto"/>
        <w:jc w:val="center"/>
        <w:rPr>
          <w:rFonts w:ascii="Times New Roman" w:hAnsi="Times New Roman" w:cs="Times New Roman"/>
        </w:rPr>
        <w:pPrChange w:id="661" w:author="Alejandro Andreas Jaume Losa" w:date="2024-04-16T11:48:00Z">
          <w:pPr>
            <w:spacing w:line="480" w:lineRule="auto"/>
            <w:jc w:val="center"/>
          </w:pPr>
        </w:pPrChange>
      </w:pPr>
      <w:r w:rsidRPr="00450283">
        <w:rPr>
          <w:rFonts w:ascii="Times New Roman" w:hAnsi="Times New Roman" w:cs="Times New Roman"/>
          <w:b/>
          <w:bCs/>
        </w:rPr>
        <w:t>Figure 30.</w:t>
      </w:r>
      <w:r w:rsidRPr="00450283">
        <w:rPr>
          <w:rFonts w:ascii="Times New Roman" w:hAnsi="Times New Roman" w:cs="Times New Roman"/>
        </w:rPr>
        <w:t xml:space="preserve"> Participant responses to the statement ‘People should put more effort into using Catalan’.</w:t>
      </w:r>
    </w:p>
    <w:p w14:paraId="71BEB326" w14:textId="0C25E15A"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Conversely, when participants were presented with the statement ‘People should put more effort into using Spanish’, progressive participants showed a much lower level of agreement with it than conservative participants, as presented in Table </w:t>
      </w:r>
      <w:r w:rsidR="0005100F" w:rsidRPr="00450283">
        <w:rPr>
          <w:rFonts w:ascii="Times New Roman" w:hAnsi="Times New Roman" w:cs="Times New Roman"/>
        </w:rPr>
        <w:t>29</w:t>
      </w:r>
      <w:r w:rsidR="0070546B" w:rsidRPr="00450283">
        <w:rPr>
          <w:rFonts w:ascii="Times New Roman" w:hAnsi="Times New Roman" w:cs="Times New Roman"/>
        </w:rPr>
        <w:t>.</w:t>
      </w:r>
    </w:p>
    <w:p w14:paraId="3BEBAD2B" w14:textId="2442FFD5" w:rsidR="00882DA8" w:rsidRPr="00450283" w:rsidRDefault="00882DA8">
      <w:pPr>
        <w:spacing w:before="240" w:line="480" w:lineRule="auto"/>
        <w:jc w:val="both"/>
        <w:rPr>
          <w:rFonts w:ascii="Times New Roman" w:hAnsi="Times New Roman" w:cs="Times New Roman"/>
        </w:rPr>
        <w:pPrChange w:id="662" w:author="Alejandro Andreas Jaume Losa" w:date="2024-04-16T11:55: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29</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‘People should put more effort into using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211CDD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B5F27E8"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C8ACE96"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2424527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207D8B4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0B561FE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56867B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0124F15"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9707EE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21.000</w:t>
            </w:r>
          </w:p>
        </w:tc>
        <w:tc>
          <w:tcPr>
            <w:tcW w:w="1870" w:type="dxa"/>
            <w:shd w:val="clear" w:color="auto" w:fill="auto"/>
            <w:vAlign w:val="center"/>
          </w:tcPr>
          <w:p w14:paraId="4BC1E73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12.542</w:t>
            </w:r>
          </w:p>
        </w:tc>
        <w:tc>
          <w:tcPr>
            <w:tcW w:w="1870" w:type="dxa"/>
            <w:shd w:val="clear" w:color="auto" w:fill="auto"/>
            <w:vAlign w:val="center"/>
          </w:tcPr>
          <w:p w14:paraId="68D0F15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1.674</w:t>
            </w:r>
          </w:p>
        </w:tc>
        <w:tc>
          <w:tcPr>
            <w:tcW w:w="1870" w:type="dxa"/>
            <w:shd w:val="clear" w:color="auto" w:fill="auto"/>
            <w:vAlign w:val="center"/>
          </w:tcPr>
          <w:p w14:paraId="32C6885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0.0974</w:t>
            </w:r>
          </w:p>
        </w:tc>
      </w:tr>
      <w:tr w:rsidR="00882DA8" w:rsidRPr="00450283" w14:paraId="2F4CF0F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1608F1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05EE9A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3.563</w:t>
            </w:r>
          </w:p>
        </w:tc>
        <w:tc>
          <w:tcPr>
            <w:tcW w:w="1870" w:type="dxa"/>
            <w:shd w:val="clear" w:color="auto" w:fill="auto"/>
            <w:vAlign w:val="center"/>
          </w:tcPr>
          <w:p w14:paraId="1436AC9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13.426</w:t>
            </w:r>
          </w:p>
        </w:tc>
        <w:tc>
          <w:tcPr>
            <w:tcW w:w="1870" w:type="dxa"/>
            <w:shd w:val="clear" w:color="auto" w:fill="auto"/>
            <w:vAlign w:val="center"/>
          </w:tcPr>
          <w:p w14:paraId="10891A6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0.265</w:t>
            </w:r>
          </w:p>
        </w:tc>
        <w:tc>
          <w:tcPr>
            <w:tcW w:w="1870" w:type="dxa"/>
            <w:shd w:val="clear" w:color="auto" w:fill="auto"/>
            <w:vAlign w:val="center"/>
          </w:tcPr>
          <w:p w14:paraId="76C644D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0.7913</w:t>
            </w:r>
          </w:p>
        </w:tc>
      </w:tr>
      <w:tr w:rsidR="00882DA8" w:rsidRPr="00450283" w14:paraId="595A950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C5C29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7EC7334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2.200</w:t>
            </w:r>
          </w:p>
        </w:tc>
        <w:tc>
          <w:tcPr>
            <w:tcW w:w="1870" w:type="dxa"/>
            <w:shd w:val="clear" w:color="auto" w:fill="auto"/>
            <w:vAlign w:val="center"/>
          </w:tcPr>
          <w:p w14:paraId="3B06565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14.573</w:t>
            </w:r>
          </w:p>
        </w:tc>
        <w:tc>
          <w:tcPr>
            <w:tcW w:w="1870" w:type="dxa"/>
            <w:shd w:val="clear" w:color="auto" w:fill="auto"/>
            <w:vAlign w:val="center"/>
          </w:tcPr>
          <w:p w14:paraId="7D2B79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0.151</w:t>
            </w:r>
          </w:p>
        </w:tc>
        <w:tc>
          <w:tcPr>
            <w:tcW w:w="1870" w:type="dxa"/>
            <w:shd w:val="clear" w:color="auto" w:fill="auto"/>
            <w:vAlign w:val="center"/>
          </w:tcPr>
          <w:p w14:paraId="07DD8C4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0.88033</w:t>
            </w:r>
          </w:p>
        </w:tc>
      </w:tr>
      <w:tr w:rsidR="00882DA8" w:rsidRPr="00450283" w14:paraId="717BD03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313C0E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27DB25F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16.800</w:t>
            </w:r>
          </w:p>
        </w:tc>
        <w:tc>
          <w:tcPr>
            <w:tcW w:w="1870" w:type="dxa"/>
            <w:shd w:val="clear" w:color="auto" w:fill="auto"/>
            <w:vAlign w:val="center"/>
          </w:tcPr>
          <w:p w14:paraId="1D4C77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19.430</w:t>
            </w:r>
          </w:p>
        </w:tc>
        <w:tc>
          <w:tcPr>
            <w:tcW w:w="1870" w:type="dxa"/>
            <w:shd w:val="clear" w:color="auto" w:fill="auto"/>
            <w:vAlign w:val="center"/>
          </w:tcPr>
          <w:p w14:paraId="199938B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0.865</w:t>
            </w:r>
          </w:p>
        </w:tc>
        <w:tc>
          <w:tcPr>
            <w:tcW w:w="1870" w:type="dxa"/>
            <w:shd w:val="clear" w:color="auto" w:fill="auto"/>
            <w:vAlign w:val="center"/>
          </w:tcPr>
          <w:p w14:paraId="262195C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0.3895</w:t>
            </w:r>
          </w:p>
        </w:tc>
      </w:tr>
      <w:tr w:rsidR="00882DA8" w:rsidRPr="00450283" w14:paraId="3F362E37"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EF3DB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61FAC2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33.833</w:t>
            </w:r>
          </w:p>
        </w:tc>
        <w:tc>
          <w:tcPr>
            <w:tcW w:w="1870" w:type="dxa"/>
            <w:shd w:val="clear" w:color="auto" w:fill="auto"/>
            <w:vAlign w:val="center"/>
          </w:tcPr>
          <w:p w14:paraId="781C857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15.782</w:t>
            </w:r>
          </w:p>
        </w:tc>
        <w:tc>
          <w:tcPr>
            <w:tcW w:w="1870" w:type="dxa"/>
            <w:shd w:val="clear" w:color="auto" w:fill="auto"/>
            <w:vAlign w:val="center"/>
          </w:tcPr>
          <w:p w14:paraId="79385D7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2.144</w:t>
            </w:r>
          </w:p>
        </w:tc>
        <w:tc>
          <w:tcPr>
            <w:tcW w:w="1870" w:type="dxa"/>
            <w:shd w:val="clear" w:color="auto" w:fill="auto"/>
            <w:vAlign w:val="center"/>
          </w:tcPr>
          <w:p w14:paraId="0266DCE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0.0347</w:t>
            </w:r>
          </w:p>
        </w:tc>
      </w:tr>
      <w:tr w:rsidR="00882DA8" w:rsidRPr="00450283" w14:paraId="2CC7CDE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97BDB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0455D5C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32.000</w:t>
            </w:r>
          </w:p>
        </w:tc>
        <w:tc>
          <w:tcPr>
            <w:tcW w:w="1870" w:type="dxa"/>
            <w:shd w:val="clear" w:color="auto" w:fill="auto"/>
            <w:vAlign w:val="center"/>
          </w:tcPr>
          <w:p w14:paraId="6BF6BA8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17.737</w:t>
            </w:r>
          </w:p>
        </w:tc>
        <w:tc>
          <w:tcPr>
            <w:tcW w:w="1870" w:type="dxa"/>
            <w:shd w:val="clear" w:color="auto" w:fill="auto"/>
            <w:vAlign w:val="center"/>
          </w:tcPr>
          <w:p w14:paraId="735FF18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1.804</w:t>
            </w:r>
          </w:p>
        </w:tc>
        <w:tc>
          <w:tcPr>
            <w:tcW w:w="1870" w:type="dxa"/>
            <w:shd w:val="clear" w:color="auto" w:fill="auto"/>
            <w:vAlign w:val="center"/>
          </w:tcPr>
          <w:p w14:paraId="42C2230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0.0745</w:t>
            </w:r>
          </w:p>
        </w:tc>
      </w:tr>
    </w:tbl>
    <w:p w14:paraId="13E67C7A" w14:textId="7BB471DC" w:rsidR="00882DA8" w:rsidRPr="00450283" w:rsidRDefault="009F4FE8" w:rsidP="00C542C0">
      <w:pPr>
        <w:spacing w:line="480" w:lineRule="auto"/>
        <w:jc w:val="both"/>
        <w:rPr>
          <w:rFonts w:ascii="Times New Roman" w:hAnsi="Times New Roman" w:cs="Times New Roman"/>
        </w:rPr>
      </w:pPr>
      <w:r w:rsidRPr="00450283">
        <w:rPr>
          <w:rFonts w:ascii="Times New Roman" w:hAnsi="Times New Roman" w:cs="Times New Roman"/>
        </w:rPr>
        <w:lastRenderedPageBreak/>
        <w:tab/>
      </w:r>
      <w:r w:rsidR="00882DA8" w:rsidRPr="00450283">
        <w:rPr>
          <w:rFonts w:ascii="Times New Roman" w:hAnsi="Times New Roman" w:cs="Times New Roman"/>
        </w:rPr>
        <w:t xml:space="preserve">It is worth noting that, despite agreeing more with this statement, the mean score of the responses from conservative participants </w:t>
      </w:r>
      <w:del w:id="663" w:author="Kendra Dickinson" w:date="2024-04-14T10:32:00Z">
        <w:r w:rsidR="00882DA8" w:rsidRPr="00450283" w:rsidDel="000A7409">
          <w:rPr>
            <w:rFonts w:ascii="Times New Roman" w:hAnsi="Times New Roman" w:cs="Times New Roman"/>
          </w:rPr>
          <w:delText xml:space="preserve">barely </w:delText>
        </w:r>
      </w:del>
      <w:ins w:id="664" w:author="Kendra Dickinson" w:date="2024-04-14T10:32:00Z">
        <w:r w:rsidR="000A7409" w:rsidRPr="00450283">
          <w:rPr>
            <w:rFonts w:ascii="Times New Roman" w:hAnsi="Times New Roman" w:cs="Times New Roman"/>
          </w:rPr>
          <w:t>only sli</w:t>
        </w:r>
      </w:ins>
      <w:ins w:id="665" w:author="Kendra Dickinson" w:date="2024-04-14T10:33:00Z">
        <w:r w:rsidR="000A7409" w:rsidRPr="00450283">
          <w:rPr>
            <w:rFonts w:ascii="Times New Roman" w:hAnsi="Times New Roman" w:cs="Times New Roman"/>
          </w:rPr>
          <w:t xml:space="preserve">ghtly </w:t>
        </w:r>
      </w:ins>
      <w:r w:rsidR="00882DA8" w:rsidRPr="00450283">
        <w:rPr>
          <w:rFonts w:ascii="Times New Roman" w:hAnsi="Times New Roman" w:cs="Times New Roman"/>
        </w:rPr>
        <w:t xml:space="preserve">exceeds 50 points out of 100. The highest mean corresponds to those who self- identified as center-right (mean = 54.83). This indicates a </w:t>
      </w:r>
      <w:r w:rsidR="00B32285" w:rsidRPr="00450283">
        <w:rPr>
          <w:rFonts w:ascii="Times New Roman" w:hAnsi="Times New Roman" w:cs="Times New Roman"/>
        </w:rPr>
        <w:t>general agreement</w:t>
      </w:r>
      <w:r w:rsidR="00882DA8" w:rsidRPr="00450283">
        <w:rPr>
          <w:rFonts w:ascii="Times New Roman" w:hAnsi="Times New Roman" w:cs="Times New Roman"/>
        </w:rPr>
        <w:t xml:space="preserve"> that </w:t>
      </w:r>
      <w:r w:rsidR="00B32285" w:rsidRPr="00450283">
        <w:rPr>
          <w:rFonts w:ascii="Times New Roman" w:hAnsi="Times New Roman" w:cs="Times New Roman"/>
        </w:rPr>
        <w:t xml:space="preserve">the presence of </w:t>
      </w:r>
      <w:r w:rsidR="00882DA8" w:rsidRPr="00450283">
        <w:rPr>
          <w:rFonts w:ascii="Times New Roman" w:hAnsi="Times New Roman" w:cs="Times New Roman"/>
        </w:rPr>
        <w:t xml:space="preserve">Spanish </w:t>
      </w:r>
      <w:r w:rsidR="00B32285" w:rsidRPr="00450283">
        <w:rPr>
          <w:rFonts w:ascii="Times New Roman" w:hAnsi="Times New Roman" w:cs="Times New Roman"/>
        </w:rPr>
        <w:t>strong</w:t>
      </w:r>
      <w:r w:rsidR="00882DA8" w:rsidRPr="00450283">
        <w:rPr>
          <w:rFonts w:ascii="Times New Roman" w:hAnsi="Times New Roman" w:cs="Times New Roman"/>
        </w:rPr>
        <w:t xml:space="preserve"> in the Balearic Islands and, therefore, the need for people to use is lower than the need to use more Catalan. Additionally, the analysis revealed  a greater level of consensus among participants in both extremes, far-left and right, as shown by the much wider range of responses in Figure </w:t>
      </w:r>
      <w:r w:rsidR="007A177F" w:rsidRPr="00450283">
        <w:rPr>
          <w:rFonts w:ascii="Times New Roman" w:hAnsi="Times New Roman" w:cs="Times New Roman"/>
        </w:rPr>
        <w:t>31</w:t>
      </w:r>
      <w:r w:rsidR="00882DA8" w:rsidRPr="00450283">
        <w:rPr>
          <w:rFonts w:ascii="Times New Roman" w:hAnsi="Times New Roman" w:cs="Times New Roman"/>
        </w:rPr>
        <w:t>.</w:t>
      </w:r>
    </w:p>
    <w:p w14:paraId="1E307C87" w14:textId="1AF7FF6A" w:rsidR="00976190" w:rsidRPr="00450283" w:rsidRDefault="00882DA8">
      <w:pPr>
        <w:spacing w:line="480" w:lineRule="auto"/>
        <w:jc w:val="center"/>
        <w:rPr>
          <w:rFonts w:ascii="Times New Roman" w:hAnsi="Times New Roman" w:cs="Times New Roman"/>
        </w:rPr>
        <w:pPrChange w:id="666" w:author="Alejandro Andreas Jaume Losa" w:date="2024-04-16T12:20:00Z">
          <w:pPr>
            <w:spacing w:line="480" w:lineRule="auto"/>
            <w:jc w:val="both"/>
          </w:pPr>
        </w:pPrChange>
      </w:pPr>
      <w:r w:rsidRPr="00450283">
        <w:rPr>
          <w:rFonts w:ascii="Times New Roman" w:hAnsi="Times New Roman" w:cs="Times New Roman"/>
          <w:noProof/>
        </w:rPr>
        <w:drawing>
          <wp:inline distT="0" distB="0" distL="0" distR="0" wp14:anchorId="64555CEB" wp14:editId="39DA7E09">
            <wp:extent cx="5717406" cy="3609418"/>
            <wp:effectExtent l="0" t="0" r="0" b="0"/>
            <wp:docPr id="891317369" name="Picture 2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17369" name="Picture 28" descr="A graph of different colored squares&#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719995" cy="3611053"/>
                    </a:xfrm>
                    <a:prstGeom prst="rect">
                      <a:avLst/>
                    </a:prstGeom>
                  </pic:spPr>
                </pic:pic>
              </a:graphicData>
            </a:graphic>
          </wp:inline>
        </w:drawing>
      </w:r>
    </w:p>
    <w:p w14:paraId="1AEAC572" w14:textId="77777777" w:rsidR="009F4FE8" w:rsidRPr="00450283" w:rsidDel="00450283" w:rsidRDefault="009F4FE8">
      <w:pPr>
        <w:spacing w:after="240" w:line="480" w:lineRule="auto"/>
        <w:jc w:val="center"/>
        <w:rPr>
          <w:del w:id="667" w:author="Alejandro Andreas Jaume Losa" w:date="2024-04-16T11:48:00Z"/>
          <w:rFonts w:ascii="Times New Roman" w:hAnsi="Times New Roman" w:cs="Times New Roman"/>
        </w:rPr>
        <w:pPrChange w:id="668" w:author="Alejandro Andreas Jaume Losa" w:date="2024-04-16T11:48:00Z">
          <w:pPr>
            <w:spacing w:line="480" w:lineRule="auto"/>
            <w:jc w:val="center"/>
          </w:pPr>
        </w:pPrChange>
      </w:pPr>
      <w:r w:rsidRPr="00450283">
        <w:rPr>
          <w:rFonts w:ascii="Times New Roman" w:hAnsi="Times New Roman" w:cs="Times New Roman"/>
          <w:b/>
          <w:bCs/>
        </w:rPr>
        <w:t>Figure 31.</w:t>
      </w:r>
      <w:r w:rsidRPr="00450283">
        <w:rPr>
          <w:rFonts w:ascii="Times New Roman" w:hAnsi="Times New Roman" w:cs="Times New Roman"/>
        </w:rPr>
        <w:t xml:space="preserve"> Participant responses to the statement ‘People should put more effort into using Spanish’.</w:t>
      </w:r>
    </w:p>
    <w:p w14:paraId="6CD84648" w14:textId="77777777" w:rsidR="009F4FE8" w:rsidRPr="00450283" w:rsidRDefault="009F4FE8">
      <w:pPr>
        <w:spacing w:after="240" w:line="480" w:lineRule="auto"/>
        <w:jc w:val="center"/>
        <w:rPr>
          <w:rFonts w:ascii="Times New Roman" w:hAnsi="Times New Roman" w:cs="Times New Roman"/>
        </w:rPr>
        <w:pPrChange w:id="669" w:author="Alejandro Andreas Jaume Losa" w:date="2024-04-16T11:48:00Z">
          <w:pPr>
            <w:spacing w:line="480" w:lineRule="auto"/>
            <w:jc w:val="both"/>
          </w:pPr>
        </w:pPrChange>
      </w:pPr>
    </w:p>
    <w:p w14:paraId="7A475A0B" w14:textId="5FD44141" w:rsidR="00882DA8" w:rsidRPr="00450283" w:rsidRDefault="00532F9B" w:rsidP="00882DA8">
      <w:pPr>
        <w:spacing w:line="480" w:lineRule="auto"/>
        <w:jc w:val="both"/>
        <w:rPr>
          <w:rFonts w:ascii="Times New Roman" w:hAnsi="Times New Roman" w:cs="Times New Roman"/>
          <w:b/>
          <w:bCs/>
        </w:rPr>
      </w:pPr>
      <w:r w:rsidRPr="00450283">
        <w:rPr>
          <w:rFonts w:ascii="Times New Roman" w:hAnsi="Times New Roman" w:cs="Times New Roman"/>
          <w:b/>
          <w:bCs/>
        </w:rPr>
        <w:t xml:space="preserve">5. </w:t>
      </w:r>
      <w:r w:rsidR="00882DA8" w:rsidRPr="00450283">
        <w:rPr>
          <w:rFonts w:ascii="Times New Roman" w:hAnsi="Times New Roman" w:cs="Times New Roman"/>
          <w:b/>
          <w:bCs/>
        </w:rPr>
        <w:t>Discussion</w:t>
      </w:r>
    </w:p>
    <w:p w14:paraId="5D65A517" w14:textId="24707EFF" w:rsidR="00C63FED" w:rsidRPr="00450283" w:rsidRDefault="00882DA8" w:rsidP="00882DA8">
      <w:pPr>
        <w:spacing w:line="480" w:lineRule="auto"/>
        <w:jc w:val="both"/>
        <w:rPr>
          <w:ins w:id="670" w:author="Kendra Dickinson" w:date="2024-04-14T10:58:00Z"/>
          <w:rFonts w:ascii="Times New Roman" w:hAnsi="Times New Roman" w:cs="Times New Roman"/>
          <w:rPrChange w:id="671" w:author="Alejandro Andreas Jaume Losa" w:date="2024-04-16T11:37:00Z">
            <w:rPr>
              <w:ins w:id="672" w:author="Kendra Dickinson" w:date="2024-04-14T10:58:00Z"/>
              <w:rFonts w:ascii="Times New Roman" w:hAnsi="Times New Roman" w:cs="Times New Roman"/>
              <w:highlight w:val="yellow"/>
            </w:rPr>
          </w:rPrChange>
        </w:rPr>
      </w:pPr>
      <w:r w:rsidRPr="00450283">
        <w:rPr>
          <w:rFonts w:ascii="Times New Roman" w:hAnsi="Times New Roman" w:cs="Times New Roman"/>
          <w:b/>
          <w:bCs/>
        </w:rPr>
        <w:tab/>
      </w:r>
      <w:r w:rsidRPr="00450283">
        <w:rPr>
          <w:rFonts w:ascii="Times New Roman" w:hAnsi="Times New Roman" w:cs="Times New Roman"/>
        </w:rPr>
        <w:t>The current study was designed to ascertain whether political orientation is a significant predictor of the language attitudes toward Catalan and Spanish in Palma</w:t>
      </w:r>
      <w:r w:rsidR="00602CE1" w:rsidRPr="00450283">
        <w:rPr>
          <w:rFonts w:ascii="Times New Roman" w:hAnsi="Times New Roman" w:cs="Times New Roman"/>
        </w:rPr>
        <w:t xml:space="preserve"> </w:t>
      </w:r>
      <w:r w:rsidRPr="00450283">
        <w:rPr>
          <w:rFonts w:ascii="Times New Roman" w:hAnsi="Times New Roman" w:cs="Times New Roman"/>
        </w:rPr>
        <w:t xml:space="preserve">(RQ1) and, if so, to </w:t>
      </w:r>
      <w:r w:rsidRPr="00450283">
        <w:rPr>
          <w:rFonts w:ascii="Times New Roman" w:hAnsi="Times New Roman" w:cs="Times New Roman"/>
        </w:rPr>
        <w:lastRenderedPageBreak/>
        <w:t>explore what the relationship is between different political orientations and attitudes toward both languages (RQ2). With respect to RQ1, results revealed a significant association between political orientation and the language attitudes of the population of Palma</w:t>
      </w:r>
      <w:r w:rsidR="009865F1" w:rsidRPr="00450283">
        <w:rPr>
          <w:rFonts w:ascii="Times New Roman" w:hAnsi="Times New Roman" w:cs="Times New Roman"/>
        </w:rPr>
        <w:t xml:space="preserve"> </w:t>
      </w:r>
      <w:r w:rsidRPr="00450283">
        <w:rPr>
          <w:rFonts w:ascii="Times New Roman" w:hAnsi="Times New Roman" w:cs="Times New Roman"/>
        </w:rPr>
        <w:t>toward Catalan and Spanish.</w:t>
      </w:r>
      <w:r w:rsidRPr="00450283">
        <w:rPr>
          <w:rFonts w:ascii="Times New Roman" w:hAnsi="Times New Roman" w:cs="Times New Roman"/>
          <w:rPrChange w:id="673" w:author="Alejandro Andreas Jaume Losa" w:date="2024-04-16T11:37:00Z">
            <w:rPr/>
          </w:rPrChange>
        </w:rPr>
        <w:t xml:space="preserve"> </w:t>
      </w:r>
      <w:r w:rsidRPr="00450283">
        <w:rPr>
          <w:rFonts w:ascii="Times New Roman" w:hAnsi="Times New Roman" w:cs="Times New Roman"/>
        </w:rPr>
        <w:t xml:space="preserve">These results are in line with previous studies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{"citationID":"ttGTmUA9","properties":{"formattedCitation":"(Aguil\\uc0\\u243{}-Mora &amp; Lynch, 2017; Castell et al., 2023; Ib\\uc0\\u225{}\\uc0\\u241{}ez Ferret\\uc0\\u233{}, 2014)","plainCitation":"(Aguiló-Mora &amp; Lynch, 2017; Castell et al., 2023; Ibáñez Ferreté, 2014)","noteIndex":0},"citationItems":[{"id":122,"uris":["http://zotero.org/users/13397765/items/UAS77JPX"],"itemData":{"id":122,"type":"article-journal","abstract":"Resumen\n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(Aguiló-Mora &amp; Lynch, 2017; Castell et al., 2023; Ibáñez Ferreté, 2014)</w:t>
      </w:r>
      <w:r w:rsidRPr="00450283">
        <w:rPr>
          <w:rFonts w:ascii="Times New Roman" w:hAnsi="Times New Roman" w:cs="Times New Roman"/>
        </w:rPr>
        <w:fldChar w:fldCharType="end"/>
      </w:r>
      <w:r w:rsidRPr="00450283">
        <w:rPr>
          <w:rFonts w:ascii="Times New Roman" w:hAnsi="Times New Roman" w:cs="Times New Roman"/>
        </w:rPr>
        <w:t xml:space="preserve"> and help us understand (1)</w:t>
      </w:r>
      <w:r w:rsidR="009865F1" w:rsidRPr="00450283">
        <w:rPr>
          <w:rFonts w:ascii="Times New Roman" w:hAnsi="Times New Roman" w:cs="Times New Roman"/>
        </w:rPr>
        <w:t xml:space="preserve"> the political motivations for current language policy in the Balearic Islands, and (2) the views and reactions of the population toward these policies and their implementation. </w:t>
      </w:r>
      <w:r w:rsidRPr="00450283">
        <w:rPr>
          <w:rFonts w:ascii="Times New Roman" w:hAnsi="Times New Roman" w:cs="Times New Roman"/>
        </w:rPr>
        <w:t xml:space="preserve">With respect to RQ2, results reveal </w:t>
      </w:r>
      <w:r w:rsidR="00675109" w:rsidRPr="00450283">
        <w:rPr>
          <w:rFonts w:ascii="Times New Roman" w:hAnsi="Times New Roman" w:cs="Times New Roman"/>
        </w:rPr>
        <w:t>three main findings</w:t>
      </w:r>
      <w:r w:rsidRPr="00450283">
        <w:rPr>
          <w:rFonts w:ascii="Times New Roman" w:hAnsi="Times New Roman" w:cs="Times New Roman"/>
        </w:rPr>
        <w:t xml:space="preserve"> regarding the association between political orientation and language attitudes toward Catalan and Spanish in Palma</w:t>
      </w:r>
      <w:ins w:id="674" w:author="Kendra Dickinson" w:date="2024-04-14T10:58:00Z">
        <w:r w:rsidR="00C63FED" w:rsidRPr="00450283">
          <w:rPr>
            <w:rFonts w:ascii="Times New Roman" w:hAnsi="Times New Roman" w:cs="Times New Roman"/>
            <w:rPrChange w:id="675" w:author="Alejandro Andreas Jaume Losa" w:date="2024-04-16T11:37:00Z">
              <w:rPr>
                <w:rFonts w:ascii="Times New Roman" w:hAnsi="Times New Roman" w:cs="Times New Roman"/>
                <w:highlight w:val="yellow"/>
              </w:rPr>
            </w:rPrChange>
          </w:rPr>
          <w:t xml:space="preserve">, </w:t>
        </w:r>
        <w:commentRangeStart w:id="676"/>
        <w:r w:rsidR="00C63FED" w:rsidRPr="00450283">
          <w:rPr>
            <w:rFonts w:ascii="Times New Roman" w:hAnsi="Times New Roman" w:cs="Times New Roman"/>
            <w:rPrChange w:id="677" w:author="Alejandro Andreas Jaume Losa" w:date="2024-04-16T11:37:00Z">
              <w:rPr>
                <w:rFonts w:ascii="Times New Roman" w:hAnsi="Times New Roman" w:cs="Times New Roman"/>
                <w:highlight w:val="yellow"/>
              </w:rPr>
            </w:rPrChange>
          </w:rPr>
          <w:t xml:space="preserve">namely that (1) there are clear </w:t>
        </w:r>
      </w:ins>
      <w:commentRangeEnd w:id="676"/>
      <w:ins w:id="678" w:author="Kendra Dickinson" w:date="2024-04-14T11:04:00Z">
        <w:r w:rsidR="00C63FED" w:rsidRPr="00450283">
          <w:rPr>
            <w:rStyle w:val="CommentReference"/>
            <w:rFonts w:ascii="Times New Roman" w:eastAsia="Times New Roman" w:hAnsi="Times New Roman" w:cs="Times New Roman"/>
            <w:kern w:val="0"/>
            <w:sz w:val="24"/>
            <w:szCs w:val="24"/>
            <w14:ligatures w14:val="none"/>
            <w:rPrChange w:id="679" w:author="Alejandro Andreas Jaume Losa" w:date="2024-04-16T11:37:00Z">
              <w:rPr>
                <w:rStyle w:val="CommentReference"/>
                <w:rFonts w:ascii="Times New Roman" w:eastAsia="Times New Roman" w:hAnsi="Times New Roman" w:cs="Times New Roman"/>
                <w:kern w:val="0"/>
                <w14:ligatures w14:val="none"/>
              </w:rPr>
            </w:rPrChange>
          </w:rPr>
          <w:commentReference w:id="676"/>
        </w:r>
      </w:ins>
      <w:ins w:id="680" w:author="Kendra Dickinson" w:date="2024-04-14T10:58:00Z">
        <w:r w:rsidR="00C63FED" w:rsidRPr="00450283">
          <w:rPr>
            <w:rFonts w:ascii="Times New Roman" w:hAnsi="Times New Roman" w:cs="Times New Roman"/>
            <w:rPrChange w:id="681" w:author="Alejandro Andreas Jaume Losa" w:date="2024-04-16T11:37:00Z">
              <w:rPr>
                <w:rFonts w:ascii="Times New Roman" w:hAnsi="Times New Roman" w:cs="Times New Roman"/>
                <w:highlight w:val="yellow"/>
              </w:rPr>
            </w:rPrChange>
          </w:rPr>
          <w:t xml:space="preserve">political divisions with regard to </w:t>
        </w:r>
      </w:ins>
      <w:ins w:id="682" w:author="Kendra Dickinson" w:date="2024-04-14T10:59:00Z">
        <w:r w:rsidR="00C63FED" w:rsidRPr="00450283">
          <w:rPr>
            <w:rFonts w:ascii="Times New Roman" w:hAnsi="Times New Roman" w:cs="Times New Roman"/>
            <w:rPrChange w:id="683" w:author="Alejandro Andreas Jaume Losa" w:date="2024-04-16T11:37:00Z">
              <w:rPr>
                <w:rFonts w:ascii="Times New Roman" w:hAnsi="Times New Roman" w:cs="Times New Roman"/>
                <w:highlight w:val="yellow"/>
              </w:rPr>
            </w:rPrChange>
          </w:rPr>
          <w:t xml:space="preserve">language attitudes, (2) </w:t>
        </w:r>
      </w:ins>
      <w:ins w:id="684" w:author="Kendra Dickinson" w:date="2024-04-14T11:01:00Z">
        <w:r w:rsidR="00C63FED" w:rsidRPr="00450283">
          <w:rPr>
            <w:rFonts w:ascii="Times New Roman" w:hAnsi="Times New Roman" w:cs="Times New Roman"/>
            <w:rPrChange w:id="685" w:author="Alejandro Andreas Jaume Losa" w:date="2024-04-16T11:37:00Z">
              <w:rPr>
                <w:rFonts w:ascii="Times New Roman" w:hAnsi="Times New Roman" w:cs="Times New Roman"/>
                <w:highlight w:val="yellow"/>
              </w:rPr>
            </w:rPrChange>
          </w:rPr>
          <w:t>differing attitudes towards Catalan and Spanish reflect their</w:t>
        </w:r>
      </w:ins>
      <w:ins w:id="686" w:author="Kendra Dickinson" w:date="2024-04-14T11:03:00Z">
        <w:r w:rsidR="00C63FED" w:rsidRPr="00450283">
          <w:rPr>
            <w:rFonts w:ascii="Times New Roman" w:hAnsi="Times New Roman" w:cs="Times New Roman"/>
            <w:rPrChange w:id="687" w:author="Alejandro Andreas Jaume Losa" w:date="2024-04-16T11:37:00Z">
              <w:rPr>
                <w:rFonts w:ascii="Times New Roman" w:hAnsi="Times New Roman" w:cs="Times New Roman"/>
                <w:highlight w:val="yellow"/>
              </w:rPr>
            </w:rPrChange>
          </w:rPr>
          <w:t xml:space="preserve"> social and cultural positions in the community, </w:t>
        </w:r>
      </w:ins>
      <w:ins w:id="688" w:author="Kendra Dickinson" w:date="2024-04-14T10:59:00Z">
        <w:r w:rsidR="00C63FED" w:rsidRPr="00450283">
          <w:rPr>
            <w:rFonts w:ascii="Times New Roman" w:hAnsi="Times New Roman" w:cs="Times New Roman"/>
            <w:rPrChange w:id="689" w:author="Alejandro Andreas Jaume Losa" w:date="2024-04-16T11:37:00Z">
              <w:rPr>
                <w:rFonts w:ascii="Times New Roman" w:hAnsi="Times New Roman" w:cs="Times New Roman"/>
                <w:highlight w:val="yellow"/>
              </w:rPr>
            </w:rPrChange>
          </w:rPr>
          <w:t xml:space="preserve">and </w:t>
        </w:r>
      </w:ins>
      <w:ins w:id="690" w:author="Kendra Dickinson" w:date="2024-04-14T11:00:00Z">
        <w:r w:rsidR="00C63FED" w:rsidRPr="00450283">
          <w:rPr>
            <w:rFonts w:ascii="Times New Roman" w:hAnsi="Times New Roman" w:cs="Times New Roman"/>
            <w:rPrChange w:id="691" w:author="Alejandro Andreas Jaume Losa" w:date="2024-04-16T11:37:00Z">
              <w:rPr>
                <w:rFonts w:ascii="Times New Roman" w:hAnsi="Times New Roman" w:cs="Times New Roman"/>
                <w:highlight w:val="yellow"/>
              </w:rPr>
            </w:rPrChange>
          </w:rPr>
          <w:t>(3) individuals language attitudes need not always align with usage patterns</w:t>
        </w:r>
      </w:ins>
      <w:ins w:id="692" w:author="Alejandro Andreas Jaume Losa" w:date="2024-04-16T12:22:00Z">
        <w:r w:rsidR="004F7E6E">
          <w:rPr>
            <w:rFonts w:ascii="Times New Roman" w:hAnsi="Times New Roman" w:cs="Times New Roman"/>
          </w:rPr>
          <w:t>.</w:t>
        </w:r>
      </w:ins>
      <w:del w:id="693" w:author="Kendra Dickinson" w:date="2024-04-14T10:58:00Z">
        <w:r w:rsidRPr="00450283" w:rsidDel="00C63FED">
          <w:rPr>
            <w:rFonts w:ascii="Times New Roman" w:hAnsi="Times New Roman" w:cs="Times New Roman"/>
          </w:rPr>
          <w:delText xml:space="preserve">. </w:delText>
        </w:r>
      </w:del>
    </w:p>
    <w:p w14:paraId="4056271B" w14:textId="258794D6" w:rsidR="00C00239" w:rsidRPr="00450283" w:rsidRDefault="00675109">
      <w:pPr>
        <w:spacing w:line="480" w:lineRule="auto"/>
        <w:ind w:firstLine="720"/>
        <w:jc w:val="both"/>
        <w:rPr>
          <w:rFonts w:ascii="Times New Roman" w:hAnsi="Times New Roman" w:cs="Times New Roman"/>
        </w:rPr>
        <w:pPrChange w:id="694" w:author="Kendra Dickinson" w:date="2024-04-14T10:58:00Z">
          <w:pPr>
            <w:spacing w:line="480" w:lineRule="auto"/>
            <w:jc w:val="both"/>
          </w:pPr>
        </w:pPrChange>
      </w:pPr>
      <w:r w:rsidRPr="00450283">
        <w:rPr>
          <w:rFonts w:ascii="Times New Roman" w:hAnsi="Times New Roman" w:cs="Times New Roman"/>
        </w:rPr>
        <w:t>With respect to the first finding</w:t>
      </w:r>
      <w:r w:rsidR="00882DA8" w:rsidRPr="00450283">
        <w:rPr>
          <w:rFonts w:ascii="Times New Roman" w:hAnsi="Times New Roman" w:cs="Times New Roman"/>
        </w:rPr>
        <w:t xml:space="preserve">, there seems to be a clear division between progressive and conservative </w:t>
      </w:r>
      <w:r w:rsidR="0086057E" w:rsidRPr="00450283">
        <w:rPr>
          <w:rFonts w:ascii="Times New Roman" w:hAnsi="Times New Roman" w:cs="Times New Roman"/>
        </w:rPr>
        <w:t xml:space="preserve">participants </w:t>
      </w:r>
      <w:r w:rsidR="00882DA8" w:rsidRPr="00450283">
        <w:rPr>
          <w:rFonts w:ascii="Times New Roman" w:hAnsi="Times New Roman" w:cs="Times New Roman"/>
        </w:rPr>
        <w:t xml:space="preserve">in terms of language attitudes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{"citationID":"OLpQ58z6","properties":{"formattedCitation":"(Ib\\uc0\\u225{}\\uc0\\u241{}ez Ferret\\uc0\\u233{}, 2014)","plainCitation":"(Ibáñez Ferreté, 2014)","noteIndex":0},"citationItems":[{"id":120,"uris":["http://zotero.org/users/13397765/items/LD9IZTC5"],"itemData":{"id":120,"type":"article-journal","container-title":"Treballs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(Ibáñez Ferreté, 2014)</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w:t>
      </w:r>
      <w:r w:rsidR="0086057E"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progressive exhibit positive language attitudes toward both Catalan and Spanish, with a stronger preference for Catalan, </w:t>
      </w:r>
      <w:r w:rsidR="00C00239" w:rsidRPr="00450283">
        <w:rPr>
          <w:rFonts w:ascii="Times New Roman" w:hAnsi="Times New Roman" w:cs="Times New Roman"/>
        </w:rPr>
        <w:t xml:space="preserve">whereas </w:t>
      </w:r>
      <w:r w:rsidR="0086057E" w:rsidRPr="00450283">
        <w:rPr>
          <w:rFonts w:ascii="Times New Roman" w:hAnsi="Times New Roman" w:cs="Times New Roman"/>
        </w:rPr>
        <w:t>participants</w:t>
      </w:r>
      <w:r w:rsidR="00C00239" w:rsidRPr="00450283">
        <w:rPr>
          <w:rFonts w:ascii="Times New Roman" w:hAnsi="Times New Roman" w:cs="Times New Roman"/>
        </w:rPr>
        <w:t xml:space="preserve"> who self-identify as conservative demonstrate very positive attitudes toward Spanish and comparatively less positive attitudes toward Catalan.</w:t>
      </w:r>
    </w:p>
    <w:p w14:paraId="6F1E29E5" w14:textId="2E0F27EA"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These findings reflect the current political debate in the Balearic Islands regarding the status and the presence that each language should have both at a societal and political level. Those initiatives and language policies aimed at promoting the normalization of Catalan and its presence in the Balearic society tend to be supported by progressive governments, progressive political parties, and the progressive sector of the society </w:t>
      </w:r>
      <w:r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{"citationID":"EUSLGrSd","properties":{"formattedCitation":"(Amor\\uc0\\u243{}s, 2017; Colmenero, 2018; Colom, 2023; Galv\\uc0\\u237{}n, 2017)","plainCitation":"(Amorós, 2017; Colmenero, 2018; Colom, 2023; Galvín, 2017)","noteIndex":0},"citationItems":[{"id":181,"uris":["http://zotero.org/users/13397765/items/LTFB7N6F"],"itemData":{"id":181,"type":"article-newspaper","abstract":"La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 xml:space="preserve">(Amorós, 2017; Colmenero, 2018; Colom, 2023; </w:t>
      </w:r>
      <w:r w:rsidRPr="00450283">
        <w:rPr>
          <w:rFonts w:ascii="Times New Roman" w:hAnsi="Times New Roman" w:cs="Times New Roman"/>
          <w:kern w:val="0"/>
        </w:rPr>
        <w:lastRenderedPageBreak/>
        <w:t>Galvín, 2017)</w:t>
      </w:r>
      <w:r w:rsidRPr="00450283">
        <w:rPr>
          <w:rFonts w:ascii="Times New Roman" w:hAnsi="Times New Roman" w:cs="Times New Roman"/>
        </w:rPr>
        <w:fldChar w:fldCharType="end"/>
      </w:r>
      <w:r w:rsidRPr="00450283">
        <w:rPr>
          <w:rFonts w:ascii="Times New Roman" w:hAnsi="Times New Roman" w:cs="Times New Roman"/>
        </w:rPr>
        <w:t xml:space="preserve">. On the other hand, those initiatives and language policies aimed at expanding the presence of Spanish tend to be supported by conservative governments, conservative parties, and the conservative sector of the society </w:t>
      </w:r>
      <w:r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{"citationID":"C4cve0CL","properties":{"formattedCitation":"(Gentili, 2013; Manresa, 2015; Olaizola, 2013)","plainCitation":"(Gentili, 2013; Manresa, 2015; Olaizola, 2013)","noteIndex":0},"citationItems":[{"id":171,"uris":["http://zotero.org/users/13397765/items/ANEEDYVL"],"itemData":{"id":171,"type":"article-newspaper","title":"Baleares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(Gentili, 2013; Manresa, 2015; Olaizola, 2013)</w:t>
      </w:r>
      <w:r w:rsidRPr="00450283">
        <w:rPr>
          <w:rFonts w:ascii="Times New Roman" w:hAnsi="Times New Roman" w:cs="Times New Roman"/>
        </w:rPr>
        <w:fldChar w:fldCharType="end"/>
      </w:r>
      <w:r w:rsidRPr="00450283">
        <w:rPr>
          <w:rFonts w:ascii="Times New Roman" w:hAnsi="Times New Roman" w:cs="Times New Roman"/>
        </w:rPr>
        <w:t xml:space="preserve">. For instance, the current conservative government of the Balearic Islands, Popular Party (PP), supported by the far-right political party Vox, is working to implement free choice of language in the schools of the Balearic Islands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{"citationID":"oCbyNPfJ","properties":{"formattedCitation":"(Boh\\uc0\\u243{}rquez, 2023; Calleja, 2023; Ribas, 2023)","plainCitation":"(Bohórquez, 2023; Calleja, 2023; Ribas, 2023)","noteIndex":0},"citationItems":[{"id":313,"uris":["http://zotero.org/users/13397765/items/ZW5WID5M"],"itemData":{"id":313,"type":"article-newspaper","title":"El PP exige a Vox que retire su propuesta para imponer el uso del castellano en las administraciones de Baleares | España | EL PAÍS","URL":"https://elpais.com/espana/2023-09-22/el-pp-exige-a-vox-que-retire-su-propuesta-para-imponer-el-uso-del-castellano-en-las-administraciones-de-baleares.html","author":[{"family":"Bohórquez","given":"Lucía"}],"accessed":{"date-parts":[["2024",3,9]]},"issued":{"date-parts":[["2023"]]}}},{"id":314,"uris":["http://zotero.org/users/13397765/items/IW2GZ7ZU"],"itemData":{"id":314,"type":"article-newspaper","abstract":"El Ejecutivo de Marga Prohens pondrá en marcha de forma escalonada un plan piloto en los centros educativos. El acuerdo facilita la negociación para la aprobación de los presupuestos en las islas","container-title":"elconfidencial.com","language":"es","note":"section: españa","title":"El PP pacta con Vox la libre elección de la lengua en Baleares y sofoca la crisis en el Govern","URL":"https://www.elconfidencial.com/espana/2023-11-03/el-pp-pacta-con-vox-la-libre-eleccion-de-la-lengua-en-baleares-y-sofoca-la-crisis-en-el-govern_3767271/","author":[{"family":"Calleja","given":"Ignacio"}],"accessed":{"date-parts":[["2024",3,9]]},"issued":{"date-parts":[["2023",11,3]]}}},{"id":312,"uris":["http://zotero.org/users/13397765/items/WS3VLBME"],"itemData":{"id":312,"type":"article-newspaper","title":"PP y Vox acuerdan eliminar el catalán como única lengua en la escuela a cambio de tramitar los presupuestos en Balears","URL":"https://www.eldiario.es/illes-balears/politica/pp-vox-cierran-acuerdo-libre-eleccion-lengua-garantiza-aprobacion-techo-gasto-baleares_1_10653754.html","author":[{"family":"Ribas","given":"Nicolás"}],"accessed":{"date-parts":[["2024",3,9]]},"issued":{"date-parts":[["2023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(Bohórquez, 2023; Calleja, 2023; Ribas, 2023)</w:t>
      </w:r>
      <w:r w:rsidRPr="00450283">
        <w:rPr>
          <w:rFonts w:ascii="Times New Roman" w:hAnsi="Times New Roman" w:cs="Times New Roman"/>
        </w:rPr>
        <w:fldChar w:fldCharType="end"/>
      </w:r>
      <w:r w:rsidRPr="00450283">
        <w:rPr>
          <w:rFonts w:ascii="Times New Roman" w:hAnsi="Times New Roman" w:cs="Times New Roman"/>
        </w:rPr>
        <w:t xml:space="preserve">. This new language policy would give parents the possibility to choose the language in which they would like their children to study, which would imply a segregation of students based </w:t>
      </w:r>
      <w:r w:rsidR="00BB090F" w:rsidRPr="00450283">
        <w:rPr>
          <w:rFonts w:ascii="Times New Roman" w:hAnsi="Times New Roman" w:cs="Times New Roman"/>
        </w:rPr>
        <w:t>on their parents’</w:t>
      </w:r>
      <w:r w:rsidRPr="00450283">
        <w:rPr>
          <w:rFonts w:ascii="Times New Roman" w:hAnsi="Times New Roman" w:cs="Times New Roman"/>
        </w:rPr>
        <w:t xml:space="preserve"> language choice. Both the PP and Vox, as well as the more conservative sectors of the society, see in this measure an opportunity to put an end to the imposition of Catalan and to be free to choose the language of instruction. </w:t>
      </w:r>
      <w:r w:rsidR="00BB090F" w:rsidRPr="00450283">
        <w:rPr>
          <w:rFonts w:ascii="Times New Roman" w:hAnsi="Times New Roman" w:cs="Times New Roman"/>
        </w:rPr>
        <w:t>Conversely</w:t>
      </w:r>
      <w:r w:rsidRPr="00450283">
        <w:rPr>
          <w:rFonts w:ascii="Times New Roman" w:hAnsi="Times New Roman" w:cs="Times New Roman"/>
        </w:rPr>
        <w:t xml:space="preserve">, the progressive political parties of the Balearic Islands, as well as the progressive sector of the society, argue that this measure will only lead to situations of linguistic discrimination and inequality of opportunities. Furthermore, they consider it an attack on the linguistic legal framework established in the Balearic Islands more than forty years ago. This situation serves as an example of how language policy and language attitudes </w:t>
      </w:r>
      <w:r w:rsidR="00BB090F" w:rsidRPr="00450283">
        <w:rPr>
          <w:rFonts w:ascii="Times New Roman" w:hAnsi="Times New Roman" w:cs="Times New Roman"/>
        </w:rPr>
        <w:t xml:space="preserve">can </w:t>
      </w:r>
      <w:r w:rsidRPr="00450283">
        <w:rPr>
          <w:rFonts w:ascii="Times New Roman" w:hAnsi="Times New Roman" w:cs="Times New Roman"/>
        </w:rPr>
        <w:t xml:space="preserve">mutually influence each </w:t>
      </w:r>
      <w:commentRangeStart w:id="695"/>
      <w:r w:rsidRPr="00450283">
        <w:rPr>
          <w:rFonts w:ascii="Times New Roman" w:hAnsi="Times New Roman" w:cs="Times New Roman"/>
        </w:rPr>
        <w:t>other.</w:t>
      </w:r>
      <w:commentRangeEnd w:id="695"/>
      <w:r w:rsidR="00D44484" w:rsidRPr="00450283">
        <w:rPr>
          <w:rStyle w:val="CommentReference"/>
          <w:rFonts w:ascii="Times New Roman" w:eastAsia="Times New Roman" w:hAnsi="Times New Roman" w:cs="Times New Roman"/>
          <w:kern w:val="0"/>
          <w:sz w:val="24"/>
          <w:szCs w:val="24"/>
          <w14:ligatures w14:val="none"/>
          <w:rPrChange w:id="696" w:author="Alejandro Andreas Jaume Losa" w:date="2024-04-16T11:37:00Z">
            <w:rPr>
              <w:rStyle w:val="CommentReference"/>
              <w:rFonts w:ascii="Times New Roman" w:eastAsia="Times New Roman" w:hAnsi="Times New Roman" w:cs="Times New Roman"/>
              <w:kern w:val="0"/>
              <w14:ligatures w14:val="none"/>
            </w:rPr>
          </w:rPrChange>
        </w:rPr>
        <w:commentReference w:id="695"/>
      </w:r>
    </w:p>
    <w:p w14:paraId="75DE8EA0" w14:textId="04DBD57D" w:rsidR="00C00239"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This dynamic was also found in each of the six categories in which the statements on language attitudes were organized. </w:t>
      </w:r>
      <w:r w:rsidR="0086057E" w:rsidRPr="00450283">
        <w:rPr>
          <w:rFonts w:ascii="Times New Roman" w:hAnsi="Times New Roman" w:cs="Times New Roman"/>
        </w:rPr>
        <w:t>For example, it was found that political orientation is associated with the language attitudes of Palma’s population in terms of language preference. Accordingly, it was found that</w:t>
      </w:r>
      <w:r w:rsidRPr="00450283">
        <w:rPr>
          <w:rFonts w:ascii="Times New Roman" w:hAnsi="Times New Roman" w:cs="Times New Roman"/>
        </w:rPr>
        <w:t xml:space="preserve"> progressive </w:t>
      </w:r>
      <w:r w:rsidR="00277566" w:rsidRPr="00450283">
        <w:rPr>
          <w:rFonts w:ascii="Times New Roman" w:hAnsi="Times New Roman" w:cs="Times New Roman"/>
        </w:rPr>
        <w:t xml:space="preserve">participants </w:t>
      </w:r>
      <w:r w:rsidRPr="00450283">
        <w:rPr>
          <w:rFonts w:ascii="Times New Roman" w:hAnsi="Times New Roman" w:cs="Times New Roman"/>
        </w:rPr>
        <w:t>like to listen to and use both Catalan and Spanish and enjoy it when others use either language as well. They also believe that there is nothing wrong with passive bilingualism</w:t>
      </w:r>
      <w:r w:rsidR="00C00239" w:rsidRPr="00450283">
        <w:rPr>
          <w:rFonts w:ascii="Times New Roman" w:hAnsi="Times New Roman" w:cs="Times New Roman"/>
        </w:rPr>
        <w:t xml:space="preserve"> (i.e., a state where an individual has the ability to comprehend or understand two languages but may not necessarily actively use both languages for speaking or writing)</w:t>
      </w:r>
      <w:ins w:id="697" w:author="Kendra Dickinson" w:date="2024-04-14T10:36:00Z">
        <w:r w:rsidR="00D44484" w:rsidRPr="00450283">
          <w:rPr>
            <w:rFonts w:ascii="Times New Roman" w:hAnsi="Times New Roman" w:cs="Times New Roman"/>
          </w:rPr>
          <w:t xml:space="preserve"> </w:t>
        </w:r>
        <w:commentRangeStart w:id="698"/>
        <w:r w:rsidR="00D44484" w:rsidRPr="00450283">
          <w:rPr>
            <w:rFonts w:ascii="Times New Roman" w:hAnsi="Times New Roman" w:cs="Times New Roman"/>
          </w:rPr>
          <w:t>as measured by t</w:t>
        </w:r>
      </w:ins>
      <w:ins w:id="699" w:author="Kendra Dickinson" w:date="2024-04-14T10:37:00Z">
        <w:r w:rsidR="00D44484" w:rsidRPr="00450283">
          <w:rPr>
            <w:rFonts w:ascii="Times New Roman" w:hAnsi="Times New Roman" w:cs="Times New Roman"/>
          </w:rPr>
          <w:t xml:space="preserve">heir general agreement with the appropriateness of responding in Spanish when </w:t>
        </w:r>
        <w:r w:rsidR="00D44484" w:rsidRPr="00450283">
          <w:rPr>
            <w:rFonts w:ascii="Times New Roman" w:hAnsi="Times New Roman" w:cs="Times New Roman"/>
          </w:rPr>
          <w:lastRenderedPageBreak/>
          <w:t>spoken to in Catalan</w:t>
        </w:r>
        <w:commentRangeEnd w:id="698"/>
        <w:r w:rsidR="00D44484" w:rsidRPr="00450283">
          <w:rPr>
            <w:rStyle w:val="CommentReference"/>
            <w:rFonts w:ascii="Times New Roman" w:eastAsia="Times New Roman" w:hAnsi="Times New Roman" w:cs="Times New Roman"/>
            <w:kern w:val="0"/>
            <w:sz w:val="24"/>
            <w:szCs w:val="24"/>
            <w14:ligatures w14:val="none"/>
            <w:rPrChange w:id="700" w:author="Alejandro Andreas Jaume Losa" w:date="2024-04-16T11:37:00Z">
              <w:rPr>
                <w:rStyle w:val="CommentReference"/>
                <w:rFonts w:ascii="Times New Roman" w:eastAsia="Times New Roman" w:hAnsi="Times New Roman" w:cs="Times New Roman"/>
                <w:kern w:val="0"/>
                <w14:ligatures w14:val="none"/>
              </w:rPr>
            </w:rPrChange>
          </w:rPr>
          <w:commentReference w:id="698"/>
        </w:r>
        <w:r w:rsidR="00D44484" w:rsidRPr="00450283">
          <w:rPr>
            <w:rFonts w:ascii="Times New Roman" w:hAnsi="Times New Roman" w:cs="Times New Roman"/>
          </w:rPr>
          <w:t>,</w:t>
        </w:r>
      </w:ins>
      <w:r w:rsidR="00C00239" w:rsidRPr="00450283">
        <w:rPr>
          <w:rFonts w:ascii="Times New Roman" w:hAnsi="Times New Roman" w:cs="Times New Roman"/>
        </w:rPr>
        <w:t xml:space="preserve"> a</w:t>
      </w:r>
      <w:r w:rsidRPr="00450283">
        <w:rPr>
          <w:rFonts w:ascii="Times New Roman" w:hAnsi="Times New Roman" w:cs="Times New Roman"/>
        </w:rPr>
        <w:t xml:space="preserve">nd are happy with the idea of their children speaking both languages. Interestingly, however, they report feeling compelled to use Spanish in certain situations, but not Catalan. Conversely, conservative </w:t>
      </w:r>
      <w:r w:rsidR="0086057E" w:rsidRPr="00450283">
        <w:rPr>
          <w:rFonts w:ascii="Times New Roman" w:hAnsi="Times New Roman" w:cs="Times New Roman"/>
        </w:rPr>
        <w:t xml:space="preserve">participants </w:t>
      </w:r>
      <w:r w:rsidRPr="00450283">
        <w:rPr>
          <w:rFonts w:ascii="Times New Roman" w:hAnsi="Times New Roman" w:cs="Times New Roman"/>
        </w:rPr>
        <w:t xml:space="preserve">exhibit a preference for listening to and using Spanish over Catalan and seem to enjoy it more when others use Spanish and not Catalan. They also believe that passive bilingualism is not appropriate if someone starts a conversation in Spanish and the other person responds in Catalan, but they believe that it is appropriate when someone starts a conversation in Catalan and the other person responds in Spanish. </w:t>
      </w:r>
      <w:r w:rsidR="0086057E" w:rsidRPr="00450283">
        <w:rPr>
          <w:rFonts w:ascii="Times New Roman" w:hAnsi="Times New Roman" w:cs="Times New Roman"/>
        </w:rPr>
        <w:t xml:space="preserve">Conservative participants </w:t>
      </w:r>
      <w:r w:rsidRPr="00450283">
        <w:rPr>
          <w:rFonts w:ascii="Times New Roman" w:hAnsi="Times New Roman" w:cs="Times New Roman"/>
        </w:rPr>
        <w:t>also seem to express a preference for their children speaking Spanish over Catalan. Interestingly, conservative people do not seem compelled to use either Catalan or Spanish.</w:t>
      </w:r>
    </w:p>
    <w:p w14:paraId="733A18F2" w14:textId="54CACE4E" w:rsidR="00882DA8" w:rsidRPr="00450283" w:rsidRDefault="0086057E" w:rsidP="00C542C0">
      <w:pPr>
        <w:spacing w:line="480" w:lineRule="auto"/>
        <w:ind w:firstLine="720"/>
        <w:jc w:val="both"/>
        <w:rPr>
          <w:rFonts w:ascii="Times New Roman" w:hAnsi="Times New Roman" w:cs="Times New Roman"/>
        </w:rPr>
      </w:pPr>
      <w:r w:rsidRPr="00450283">
        <w:rPr>
          <w:rFonts w:ascii="Times New Roman" w:hAnsi="Times New Roman" w:cs="Times New Roman"/>
        </w:rPr>
        <w:t>Results also revealed a significant association between political orientation and language attitudes i</w:t>
      </w:r>
      <w:r w:rsidR="00882DA8" w:rsidRPr="00450283">
        <w:rPr>
          <w:rFonts w:ascii="Times New Roman" w:hAnsi="Times New Roman" w:cs="Times New Roman"/>
        </w:rPr>
        <w:t>n terms of language difficulty and enjoyment</w:t>
      </w:r>
      <w:r w:rsidRPr="00450283">
        <w:rPr>
          <w:rFonts w:ascii="Times New Roman" w:hAnsi="Times New Roman" w:cs="Times New Roman"/>
        </w:rPr>
        <w:t>. Consequently, participants</w:t>
      </w:r>
      <w:r w:rsidR="00882DA8" w:rsidRPr="00450283">
        <w:rPr>
          <w:rFonts w:ascii="Times New Roman" w:hAnsi="Times New Roman" w:cs="Times New Roman"/>
        </w:rPr>
        <w:t xml:space="preserve"> who self-identify as progressive consider that it is not unpleasant or boring to learn Catalan and Spanish and agree with the idea that both languages are beautiful. They also disagree with the idea that an outsider will find it less difficult to learn Spanish than Catalan. </w:t>
      </w:r>
      <w:r w:rsidR="00277566" w:rsidRPr="00450283">
        <w:rPr>
          <w:rFonts w:ascii="Times New Roman" w:hAnsi="Times New Roman" w:cs="Times New Roman"/>
        </w:rPr>
        <w:t>Opposingly</w:t>
      </w:r>
      <w:r w:rsidR="00882DA8" w:rsidRPr="00450283">
        <w:rPr>
          <w:rFonts w:ascii="Times New Roman" w:hAnsi="Times New Roman" w:cs="Times New Roman"/>
        </w:rPr>
        <w:t xml:space="preserve">, </w:t>
      </w:r>
      <w:r w:rsidRPr="00450283">
        <w:rPr>
          <w:rFonts w:ascii="Times New Roman" w:hAnsi="Times New Roman" w:cs="Times New Roman"/>
        </w:rPr>
        <w:t xml:space="preserve">participants </w:t>
      </w:r>
      <w:r w:rsidR="00882DA8" w:rsidRPr="00450283">
        <w:rPr>
          <w:rFonts w:ascii="Times New Roman" w:hAnsi="Times New Roman" w:cs="Times New Roman"/>
        </w:rPr>
        <w:t>who self-identify as conservative agree more with the idea that it is unpleasant and boring to learn Catalan, but not Spanish. They also do</w:t>
      </w:r>
      <w:r w:rsidR="00277566" w:rsidRPr="00450283">
        <w:rPr>
          <w:rFonts w:ascii="Times New Roman" w:hAnsi="Times New Roman" w:cs="Times New Roman"/>
        </w:rPr>
        <w:t xml:space="preserve"> not tend to</w:t>
      </w:r>
      <w:r w:rsidR="00882DA8" w:rsidRPr="00450283">
        <w:rPr>
          <w:rFonts w:ascii="Times New Roman" w:hAnsi="Times New Roman" w:cs="Times New Roman"/>
        </w:rPr>
        <w:t xml:space="preserve"> consider the </w:t>
      </w:r>
      <w:r w:rsidRPr="00450283">
        <w:rPr>
          <w:rFonts w:ascii="Times New Roman" w:hAnsi="Times New Roman" w:cs="Times New Roman"/>
        </w:rPr>
        <w:t xml:space="preserve">Catalan </w:t>
      </w:r>
      <w:r w:rsidR="00882DA8" w:rsidRPr="00450283">
        <w:rPr>
          <w:rFonts w:ascii="Times New Roman" w:hAnsi="Times New Roman" w:cs="Times New Roman"/>
        </w:rPr>
        <w:t xml:space="preserve">a beautiful language, but they do </w:t>
      </w:r>
      <w:r w:rsidRPr="00450283">
        <w:rPr>
          <w:rFonts w:ascii="Times New Roman" w:hAnsi="Times New Roman" w:cs="Times New Roman"/>
        </w:rPr>
        <w:t>think that Spanish is</w:t>
      </w:r>
      <w:r w:rsidR="00882DA8" w:rsidRPr="00450283">
        <w:rPr>
          <w:rFonts w:ascii="Times New Roman" w:hAnsi="Times New Roman" w:cs="Times New Roman"/>
        </w:rPr>
        <w:t>. Likewise,</w:t>
      </w:r>
      <w:r w:rsidR="00C00239" w:rsidRPr="00450283">
        <w:rPr>
          <w:rFonts w:ascii="Times New Roman" w:hAnsi="Times New Roman" w:cs="Times New Roman"/>
        </w:rPr>
        <w:t xml:space="preserve"> conservative participants</w:t>
      </w:r>
      <w:r w:rsidR="00882DA8" w:rsidRPr="00450283">
        <w:rPr>
          <w:rFonts w:ascii="Times New Roman" w:hAnsi="Times New Roman" w:cs="Times New Roman"/>
        </w:rPr>
        <w:t xml:space="preserve"> also tend to believe that that </w:t>
      </w:r>
      <w:r w:rsidRPr="00450283">
        <w:rPr>
          <w:rFonts w:ascii="Times New Roman" w:hAnsi="Times New Roman" w:cs="Times New Roman"/>
        </w:rPr>
        <w:t xml:space="preserve">a foreigner </w:t>
      </w:r>
      <w:r w:rsidR="00882DA8" w:rsidRPr="00450283">
        <w:rPr>
          <w:rFonts w:ascii="Times New Roman" w:hAnsi="Times New Roman" w:cs="Times New Roman"/>
        </w:rPr>
        <w:t xml:space="preserve">will find it less difficult to learn Spanish than Catalan. </w:t>
      </w:r>
      <w:r w:rsidRPr="00450283">
        <w:rPr>
          <w:rFonts w:ascii="Times New Roman" w:hAnsi="Times New Roman" w:cs="Times New Roman"/>
        </w:rPr>
        <w:t>Additionally, political orientation was also found to be associated with language attitudes i</w:t>
      </w:r>
      <w:r w:rsidR="00882DA8" w:rsidRPr="00450283">
        <w:rPr>
          <w:rFonts w:ascii="Times New Roman" w:hAnsi="Times New Roman" w:cs="Times New Roman"/>
        </w:rPr>
        <w:t>n terms of language importance and usefulness</w:t>
      </w:r>
      <w:r w:rsidRPr="00450283">
        <w:rPr>
          <w:rFonts w:ascii="Times New Roman" w:hAnsi="Times New Roman" w:cs="Times New Roman"/>
        </w:rPr>
        <w:t>. Essentially, it was found that</w:t>
      </w:r>
      <w:r w:rsidR="00882DA8" w:rsidRPr="00450283">
        <w:rPr>
          <w:rFonts w:ascii="Times New Roman" w:hAnsi="Times New Roman" w:cs="Times New Roman"/>
        </w:rPr>
        <w:t xml:space="preserve"> </w:t>
      </w:r>
      <w:r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progressive believe that both Catalan and Spanish can become important language in the European context. They also believe that both languages are as important as English and that it is worth learning both of them. Conversely, </w:t>
      </w:r>
      <w:r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conservative believe that only Spanish can become an important </w:t>
      </w:r>
      <w:r w:rsidR="00882DA8" w:rsidRPr="00450283">
        <w:rPr>
          <w:rFonts w:ascii="Times New Roman" w:hAnsi="Times New Roman" w:cs="Times New Roman"/>
        </w:rPr>
        <w:lastRenderedPageBreak/>
        <w:t>language in the European context. Likewise, they also believe that only Spanish is as important as English, and they value learning it over Catalan.</w:t>
      </w:r>
    </w:p>
    <w:p w14:paraId="61D0CD63" w14:textId="3CADEBE5" w:rsidR="0086057E" w:rsidRPr="00450283" w:rsidRDefault="0086057E" w:rsidP="00882DA8">
      <w:pPr>
        <w:spacing w:line="480" w:lineRule="auto"/>
        <w:ind w:firstLine="720"/>
        <w:jc w:val="both"/>
        <w:rPr>
          <w:rFonts w:ascii="Times New Roman" w:hAnsi="Times New Roman" w:cs="Times New Roman"/>
        </w:rPr>
      </w:pPr>
      <w:r w:rsidRPr="00450283">
        <w:rPr>
          <w:rFonts w:ascii="Times New Roman" w:hAnsi="Times New Roman" w:cs="Times New Roman"/>
        </w:rPr>
        <w:t>Results also revealed a significant association between political orientation and language attitudes i</w:t>
      </w:r>
      <w:r w:rsidR="00882DA8" w:rsidRPr="00450283">
        <w:rPr>
          <w:rFonts w:ascii="Times New Roman" w:hAnsi="Times New Roman" w:cs="Times New Roman"/>
        </w:rPr>
        <w:t>n terms of language policy and integration</w:t>
      </w:r>
      <w:r w:rsidRPr="00450283">
        <w:rPr>
          <w:rFonts w:ascii="Times New Roman" w:hAnsi="Times New Roman" w:cs="Times New Roman"/>
        </w:rPr>
        <w:t>. It was found that participants</w:t>
      </w:r>
      <w:r w:rsidR="00882DA8" w:rsidRPr="00450283">
        <w:rPr>
          <w:rFonts w:ascii="Times New Roman" w:hAnsi="Times New Roman" w:cs="Times New Roman"/>
        </w:rPr>
        <w:t xml:space="preserve"> who self-identify as progressive believe that at least 50% of the subjects taught in school should be in Catalan, but not in Spanish. They also agree with the idea that Catalan must be a requirement to hold a job in the public administration, especially in the healthcare field. Moreover, </w:t>
      </w:r>
      <w:r w:rsidR="00C00239" w:rsidRPr="00450283">
        <w:rPr>
          <w:rFonts w:ascii="Times New Roman" w:hAnsi="Times New Roman" w:cs="Times New Roman"/>
        </w:rPr>
        <w:t xml:space="preserve">progressive participants </w:t>
      </w:r>
      <w:r w:rsidR="00882DA8" w:rsidRPr="00450283">
        <w:rPr>
          <w:rFonts w:ascii="Times New Roman" w:hAnsi="Times New Roman" w:cs="Times New Roman"/>
        </w:rPr>
        <w:t xml:space="preserve">believe that it is necessary for people coming from Spanish-speaking areas to learn Catalan to fully integrate in the Balearic Islands. Contrary, </w:t>
      </w:r>
      <w:r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conservative believe that at least 50% of the subjects taught in school should be in Spanish. They also disagree with the idea that Catalan should be a requirement to hold a job in the public administration, especially in the healthcare field. Likewise, </w:t>
      </w:r>
      <w:r w:rsidR="00C00239" w:rsidRPr="00450283">
        <w:rPr>
          <w:rFonts w:ascii="Times New Roman" w:hAnsi="Times New Roman" w:cs="Times New Roman"/>
        </w:rPr>
        <w:t xml:space="preserve">conservative participants </w:t>
      </w:r>
      <w:r w:rsidR="00882DA8" w:rsidRPr="00450283">
        <w:rPr>
          <w:rFonts w:ascii="Times New Roman" w:hAnsi="Times New Roman" w:cs="Times New Roman"/>
        </w:rPr>
        <w:t xml:space="preserve">believe that it is not necessary for people coming from Spanish-speaking areas to learn Catalan to fully integrate in the Balearic Islands. </w:t>
      </w:r>
    </w:p>
    <w:p w14:paraId="54D4F7DB" w14:textId="2D5E7BB1" w:rsidR="00C00239" w:rsidRPr="00450283" w:rsidRDefault="0086057E" w:rsidP="00882DA8">
      <w:pPr>
        <w:spacing w:line="480" w:lineRule="auto"/>
        <w:ind w:firstLine="720"/>
        <w:jc w:val="both"/>
        <w:rPr>
          <w:rFonts w:ascii="Times New Roman" w:hAnsi="Times New Roman" w:cs="Times New Roman"/>
        </w:rPr>
      </w:pPr>
      <w:r w:rsidRPr="00450283">
        <w:rPr>
          <w:rFonts w:ascii="Times New Roman" w:hAnsi="Times New Roman" w:cs="Times New Roman"/>
        </w:rPr>
        <w:t>Moreover, political orientation was also found to be associated with language attitudes i</w:t>
      </w:r>
      <w:r w:rsidR="00882DA8" w:rsidRPr="00450283">
        <w:rPr>
          <w:rFonts w:ascii="Times New Roman" w:hAnsi="Times New Roman" w:cs="Times New Roman"/>
        </w:rPr>
        <w:t>n</w:t>
      </w:r>
      <w:r w:rsidRPr="00450283">
        <w:rPr>
          <w:rFonts w:ascii="Times New Roman" w:hAnsi="Times New Roman" w:cs="Times New Roman"/>
        </w:rPr>
        <w:t xml:space="preserve"> </w:t>
      </w:r>
      <w:r w:rsidR="00882DA8" w:rsidRPr="00450283">
        <w:rPr>
          <w:rFonts w:ascii="Times New Roman" w:hAnsi="Times New Roman" w:cs="Times New Roman"/>
        </w:rPr>
        <w:t>terms of cultural and identity aspects</w:t>
      </w:r>
      <w:r w:rsidRPr="00450283">
        <w:rPr>
          <w:rFonts w:ascii="Times New Roman" w:hAnsi="Times New Roman" w:cs="Times New Roman"/>
        </w:rPr>
        <w:t>. Consequently, participants</w:t>
      </w:r>
      <w:r w:rsidR="00882DA8" w:rsidRPr="00450283">
        <w:rPr>
          <w:rFonts w:ascii="Times New Roman" w:hAnsi="Times New Roman" w:cs="Times New Roman"/>
        </w:rPr>
        <w:t xml:space="preserve"> who self-identify as progressive strongly believe that Catalan is an identity element of the Balearic Islands and that, therefore, it is the language that should predominate in the archipelago. They also believe that it is necessary to learn Catalan to fully integrate in the Balearic society and that all residents need to know, use, and study both languages. Contrary, </w:t>
      </w:r>
      <w:r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conservative express a much lower agreement with the idea that Catalan is an identity element of the Balearic Islands, and they do not consider that it is the language that should predominate in the archipelago. They also believe </w:t>
      </w:r>
      <w:r w:rsidR="00882DA8" w:rsidRPr="00450283">
        <w:rPr>
          <w:rFonts w:ascii="Times New Roman" w:hAnsi="Times New Roman" w:cs="Times New Roman"/>
        </w:rPr>
        <w:lastRenderedPageBreak/>
        <w:t xml:space="preserve">that it is not that necessary to learn Catalan to fully integrate in the Balearic society and that all resident need to know, use, and study Catalan. </w:t>
      </w:r>
    </w:p>
    <w:p w14:paraId="16DBE557" w14:textId="3C2EEF0E" w:rsidR="00882DA8" w:rsidRPr="00450283" w:rsidRDefault="00C00239" w:rsidP="00882DA8">
      <w:pPr>
        <w:spacing w:line="480" w:lineRule="auto"/>
        <w:ind w:firstLine="720"/>
        <w:jc w:val="both"/>
        <w:rPr>
          <w:rFonts w:ascii="Times New Roman" w:hAnsi="Times New Roman" w:cs="Times New Roman"/>
        </w:rPr>
      </w:pPr>
      <w:r w:rsidRPr="00450283">
        <w:rPr>
          <w:rFonts w:ascii="Times New Roman" w:hAnsi="Times New Roman" w:cs="Times New Roman"/>
        </w:rPr>
        <w:t>Finally,</w:t>
      </w:r>
      <w:r w:rsidR="00882DA8" w:rsidRPr="00450283">
        <w:rPr>
          <w:rFonts w:ascii="Times New Roman" w:hAnsi="Times New Roman" w:cs="Times New Roman"/>
        </w:rPr>
        <w:t xml:space="preserve"> </w:t>
      </w:r>
      <w:r w:rsidR="0086057E" w:rsidRPr="00450283">
        <w:rPr>
          <w:rFonts w:ascii="Times New Roman" w:hAnsi="Times New Roman" w:cs="Times New Roman"/>
        </w:rPr>
        <w:t xml:space="preserve">results also revealed that political orientation is significantly associated with language attitudes </w:t>
      </w:r>
      <w:r w:rsidR="00882DA8" w:rsidRPr="00450283">
        <w:rPr>
          <w:rFonts w:ascii="Times New Roman" w:hAnsi="Times New Roman" w:cs="Times New Roman"/>
        </w:rPr>
        <w:t>in terms of population trends</w:t>
      </w:r>
      <w:r w:rsidR="0086057E" w:rsidRPr="00450283">
        <w:rPr>
          <w:rFonts w:ascii="Times New Roman" w:hAnsi="Times New Roman" w:cs="Times New Roman"/>
        </w:rPr>
        <w:t>. Accordingly, participants</w:t>
      </w:r>
      <w:r w:rsidR="00882DA8" w:rsidRPr="00450283">
        <w:rPr>
          <w:rFonts w:ascii="Times New Roman" w:hAnsi="Times New Roman" w:cs="Times New Roman"/>
        </w:rPr>
        <w:t xml:space="preserve"> who self-identify as progressive strongly believe that fewer and fewer people know Catalan, but not Spanish, and that, therefore, Catalan is in danger of disappearing in the archipelago. Likewise, they consider that people should put more effort into using Catalan and not Spanish. Conversely, </w:t>
      </w:r>
      <w:r w:rsidR="0086057E"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conservative do not really believe that fewer and fewer people are using Catalan, and that this language is in danger of disappearing in the Balearic Islands. Additionally, they do not believe that people should put more effort into using Catalan, but they overall think that people should put more effort into using Spanish. </w:t>
      </w:r>
    </w:p>
    <w:p w14:paraId="41DB66B5" w14:textId="30B42381" w:rsidR="00045E30" w:rsidRPr="00450283" w:rsidRDefault="00882DA8" w:rsidP="00C00239">
      <w:pPr>
        <w:spacing w:line="480" w:lineRule="auto"/>
        <w:ind w:firstLine="720"/>
        <w:jc w:val="both"/>
        <w:rPr>
          <w:rFonts w:ascii="Times New Roman" w:hAnsi="Times New Roman" w:cs="Times New Roman"/>
        </w:rPr>
      </w:pPr>
      <w:r w:rsidRPr="00450283">
        <w:rPr>
          <w:rFonts w:ascii="Times New Roman" w:hAnsi="Times New Roman" w:cs="Times New Roman"/>
        </w:rPr>
        <w:t xml:space="preserve">Altogether, </w:t>
      </w:r>
      <w:r w:rsidR="00277566" w:rsidRPr="00450283">
        <w:rPr>
          <w:rFonts w:ascii="Times New Roman" w:hAnsi="Times New Roman" w:cs="Times New Roman"/>
        </w:rPr>
        <w:t xml:space="preserve">these data </w:t>
      </w:r>
      <w:del w:id="701" w:author="Kendra Dickinson" w:date="2024-04-14T10:40:00Z">
        <w:r w:rsidR="0086057E" w:rsidRPr="00450283" w:rsidDel="00D44484">
          <w:rPr>
            <w:rFonts w:ascii="Times New Roman" w:hAnsi="Times New Roman" w:cs="Times New Roman"/>
          </w:rPr>
          <w:delText xml:space="preserve">seem to </w:delText>
        </w:r>
      </w:del>
      <w:r w:rsidR="00277566" w:rsidRPr="00450283">
        <w:rPr>
          <w:rFonts w:ascii="Times New Roman" w:hAnsi="Times New Roman" w:cs="Times New Roman"/>
        </w:rPr>
        <w:t>indicate</w:t>
      </w:r>
      <w:r w:rsidRPr="00450283">
        <w:rPr>
          <w:rFonts w:ascii="Times New Roman" w:hAnsi="Times New Roman" w:cs="Times New Roman"/>
        </w:rPr>
        <w:t xml:space="preserve"> that people who self-identify as progressive exhibit more positive attitudes toward bilingualism in the Balearic Islands</w:t>
      </w:r>
      <w:r w:rsidR="00277566" w:rsidRPr="00450283">
        <w:rPr>
          <w:rFonts w:ascii="Times New Roman" w:hAnsi="Times New Roman" w:cs="Times New Roman"/>
        </w:rPr>
        <w:t xml:space="preserve"> than those</w:t>
      </w:r>
      <w:r w:rsidR="00C00239" w:rsidRPr="00450283">
        <w:rPr>
          <w:rFonts w:ascii="Times New Roman" w:hAnsi="Times New Roman" w:cs="Times New Roman"/>
        </w:rPr>
        <w:t xml:space="preserve"> </w:t>
      </w:r>
      <w:r w:rsidRPr="00450283">
        <w:rPr>
          <w:rFonts w:ascii="Times New Roman" w:hAnsi="Times New Roman" w:cs="Times New Roman"/>
        </w:rPr>
        <w:t xml:space="preserve">people who self-identify as conservative. The analysis of the different statements in each category shows that even though progressive people have a preference for Catalan, in reality, they have positive attitudes towards both languages. Their preference for Catalan could be due to many reasons. </w:t>
      </w:r>
      <w:r w:rsidR="0086057E" w:rsidRPr="00450283">
        <w:rPr>
          <w:rFonts w:ascii="Times New Roman" w:hAnsi="Times New Roman" w:cs="Times New Roman"/>
        </w:rPr>
        <w:t xml:space="preserve">One of them could be related to their mother tongue. It is important to note that </w:t>
      </w:r>
      <w:r w:rsidRPr="00450283">
        <w:rPr>
          <w:rFonts w:ascii="Times New Roman" w:hAnsi="Times New Roman" w:cs="Times New Roman"/>
        </w:rPr>
        <w:t xml:space="preserve">the majority </w:t>
      </w:r>
      <w:r w:rsidR="0086057E" w:rsidRPr="00450283">
        <w:rPr>
          <w:rFonts w:ascii="Times New Roman" w:hAnsi="Times New Roman" w:cs="Times New Roman"/>
        </w:rPr>
        <w:t xml:space="preserve">(53.3%) </w:t>
      </w:r>
      <w:r w:rsidRPr="00450283">
        <w:rPr>
          <w:rFonts w:ascii="Times New Roman" w:hAnsi="Times New Roman" w:cs="Times New Roman"/>
        </w:rPr>
        <w:t xml:space="preserve">of people who identified as progressive </w:t>
      </w:r>
      <w:ins w:id="702" w:author="Kendra Dickinson" w:date="2024-04-14T10:40:00Z">
        <w:r w:rsidR="00D44484" w:rsidRPr="00450283">
          <w:rPr>
            <w:rFonts w:ascii="Times New Roman" w:hAnsi="Times New Roman" w:cs="Times New Roman"/>
          </w:rPr>
          <w:t>also reported</w:t>
        </w:r>
      </w:ins>
      <w:del w:id="703" w:author="Kendra Dickinson" w:date="2024-04-14T10:40:00Z">
        <w:r w:rsidRPr="00450283" w:rsidDel="00D44484">
          <w:rPr>
            <w:rFonts w:ascii="Times New Roman" w:hAnsi="Times New Roman" w:cs="Times New Roman"/>
          </w:rPr>
          <w:delText>had</w:delText>
        </w:r>
      </w:del>
      <w:r w:rsidRPr="00450283">
        <w:rPr>
          <w:rFonts w:ascii="Times New Roman" w:hAnsi="Times New Roman" w:cs="Times New Roman"/>
        </w:rPr>
        <w:t xml:space="preserve"> Catalan as their mother tongue, a factor</w:t>
      </w:r>
      <w:r w:rsidR="00045E30" w:rsidRPr="00450283">
        <w:rPr>
          <w:rFonts w:ascii="Times New Roman" w:hAnsi="Times New Roman" w:cs="Times New Roman"/>
        </w:rPr>
        <w:t xml:space="preserve"> shown in previous studies to be</w:t>
      </w:r>
      <w:r w:rsidRPr="00450283">
        <w:rPr>
          <w:rFonts w:ascii="Times New Roman" w:hAnsi="Times New Roman" w:cs="Times New Roman"/>
        </w:rPr>
        <w:t xml:space="preserve"> related to the formation of language attitudes toward Catalan and Spanish in the Balearic Islands. Accordingly, those who have Catalan as their L1 show more positive attitudes toward </w:t>
      </w:r>
      <w:r w:rsidR="00C00239" w:rsidRPr="00450283">
        <w:rPr>
          <w:rFonts w:ascii="Times New Roman" w:hAnsi="Times New Roman" w:cs="Times New Roman"/>
        </w:rPr>
        <w:t>Catalan</w:t>
      </w:r>
      <w:r w:rsidRPr="00450283">
        <w:rPr>
          <w:rFonts w:ascii="Times New Roman" w:hAnsi="Times New Roman" w:cs="Times New Roman"/>
        </w:rPr>
        <w:t xml:space="preserve">, whereas those who have Spanish </w:t>
      </w:r>
      <w:r w:rsidR="00C00239" w:rsidRPr="00450283">
        <w:rPr>
          <w:rFonts w:ascii="Times New Roman" w:hAnsi="Times New Roman" w:cs="Times New Roman"/>
        </w:rPr>
        <w:t xml:space="preserve">as their </w:t>
      </w:r>
      <w:r w:rsidRPr="00450283">
        <w:rPr>
          <w:rFonts w:ascii="Times New Roman" w:hAnsi="Times New Roman" w:cs="Times New Roman"/>
        </w:rPr>
        <w:t xml:space="preserve">L1 show more positive attitudes toward </w:t>
      </w:r>
      <w:r w:rsidR="00C00239" w:rsidRPr="00450283">
        <w:rPr>
          <w:rFonts w:ascii="Times New Roman" w:hAnsi="Times New Roman" w:cs="Times New Roman"/>
        </w:rPr>
        <w:t>Spanish</w:t>
      </w:r>
      <w:r w:rsidRPr="00450283">
        <w:rPr>
          <w:rFonts w:ascii="Times New Roman" w:hAnsi="Times New Roman" w:cs="Times New Roman"/>
        </w:rPr>
        <w:t xml:space="preserv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{"citationID":"30ITe8Ix","properties":{"formattedCitation":"(Aguil\\uc0\\u243{}-Mora &amp; Lynch, 2017; Calafat Vila &amp; Calero-Pons, 2019; Ib\\uc0\\u225{}\\uc0\\u241{}ez Ferret\\uc0\\u233{}, 2014; Tudela Isanta, 2021)","plainCitation":"(Aguiló-Mora &amp; Lynch, 2017; Calafat Vila &amp; Calero-Pons, 2019;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w:instrText>
      </w:r>
      <w:r w:rsidRPr="00450283">
        <w:rPr>
          <w:rFonts w:ascii="Times New Roman" w:hAnsi="Times New Roman" w:cs="Times New Roman"/>
          <w:lang w:val="es-ES_tradnl"/>
        </w:rPr>
        <w:instrText xml:space="preserve">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lang w:val="es-ES_tradnl"/>
        </w:rPr>
        <w:t>(Aguiló-Mora &amp; Lynch, 2017; Calafat Vila &amp; Calero-Pons, 2019; Ibáñez Ferreté, 2014; Tudela Isanta, 2021)</w:t>
      </w:r>
      <w:r w:rsidRPr="00450283">
        <w:rPr>
          <w:rFonts w:ascii="Times New Roman" w:hAnsi="Times New Roman" w:cs="Times New Roman"/>
        </w:rPr>
        <w:fldChar w:fldCharType="end"/>
      </w:r>
      <w:r w:rsidRPr="00450283">
        <w:rPr>
          <w:rFonts w:ascii="Times New Roman" w:hAnsi="Times New Roman" w:cs="Times New Roman"/>
          <w:lang w:val="es-ES_tradnl"/>
        </w:rPr>
        <w:t xml:space="preserve">. </w:t>
      </w:r>
      <w:r w:rsidR="00045E30" w:rsidRPr="00450283">
        <w:rPr>
          <w:rFonts w:ascii="Times New Roman" w:hAnsi="Times New Roman" w:cs="Times New Roman"/>
        </w:rPr>
        <w:t xml:space="preserve">Overall, the participants in these data show general preference for their own </w:t>
      </w:r>
      <w:r w:rsidR="00045E30" w:rsidRPr="00450283">
        <w:rPr>
          <w:rFonts w:ascii="Times New Roman" w:hAnsi="Times New Roman" w:cs="Times New Roman"/>
        </w:rPr>
        <w:lastRenderedPageBreak/>
        <w:t>mother tongue, but those speakers of the socially minoritized language, in this case Catalan, show more favorable attitudes towards bilingualism.</w:t>
      </w:r>
    </w:p>
    <w:p w14:paraId="60BBD6AD" w14:textId="7CD36658" w:rsidR="00B65998" w:rsidRPr="00450283" w:rsidRDefault="00C00239" w:rsidP="00B65998">
      <w:pPr>
        <w:spacing w:line="480" w:lineRule="auto"/>
        <w:ind w:firstLine="720"/>
        <w:jc w:val="both"/>
        <w:rPr>
          <w:rFonts w:ascii="Times New Roman" w:hAnsi="Times New Roman" w:cs="Times New Roman"/>
        </w:rPr>
      </w:pPr>
      <w:r w:rsidRPr="00450283">
        <w:rPr>
          <w:rFonts w:ascii="Times New Roman" w:hAnsi="Times New Roman" w:cs="Times New Roman"/>
        </w:rPr>
        <w:t>A</w:t>
      </w:r>
      <w:r w:rsidR="00675109" w:rsidRPr="00450283">
        <w:rPr>
          <w:rFonts w:ascii="Times New Roman" w:hAnsi="Times New Roman" w:cs="Times New Roman"/>
        </w:rPr>
        <w:t>nother</w:t>
      </w:r>
      <w:r w:rsidRPr="00450283">
        <w:rPr>
          <w:rFonts w:ascii="Times New Roman" w:hAnsi="Times New Roman" w:cs="Times New Roman"/>
        </w:rPr>
        <w:t xml:space="preserve"> potential explanation </w:t>
      </w:r>
      <w:r w:rsidR="00B65998" w:rsidRPr="00450283">
        <w:rPr>
          <w:rFonts w:ascii="Times New Roman" w:hAnsi="Times New Roman" w:cs="Times New Roman"/>
        </w:rPr>
        <w:t xml:space="preserve">as to why </w:t>
      </w:r>
      <w:r w:rsidR="00882DA8" w:rsidRPr="00450283">
        <w:rPr>
          <w:rFonts w:ascii="Times New Roman" w:hAnsi="Times New Roman" w:cs="Times New Roman"/>
        </w:rPr>
        <w:t xml:space="preserve">progressive people exhibit a preference for Catalan </w:t>
      </w:r>
      <w:del w:id="704" w:author="Kendra Dickinson" w:date="2024-04-14T10:41:00Z">
        <w:r w:rsidR="00882DA8" w:rsidRPr="00450283" w:rsidDel="00F4691A">
          <w:rPr>
            <w:rFonts w:ascii="Times New Roman" w:hAnsi="Times New Roman" w:cs="Times New Roman"/>
          </w:rPr>
          <w:delText>could be</w:delText>
        </w:r>
      </w:del>
      <w:ins w:id="705" w:author="Kendra Dickinson" w:date="2024-04-14T10:41:00Z">
        <w:r w:rsidR="00F4691A" w:rsidRPr="00450283">
          <w:rPr>
            <w:rFonts w:ascii="Times New Roman" w:hAnsi="Times New Roman" w:cs="Times New Roman"/>
          </w:rPr>
          <w:t>i</w:t>
        </w:r>
        <w:commentRangeStart w:id="706"/>
        <w:r w:rsidR="00F4691A" w:rsidRPr="00450283">
          <w:rPr>
            <w:rFonts w:ascii="Times New Roman" w:hAnsi="Times New Roman" w:cs="Times New Roman"/>
          </w:rPr>
          <w:t>s</w:t>
        </w:r>
      </w:ins>
      <w:r w:rsidR="00882DA8" w:rsidRPr="00450283">
        <w:rPr>
          <w:rFonts w:ascii="Times New Roman" w:hAnsi="Times New Roman" w:cs="Times New Roman"/>
        </w:rPr>
        <w:t xml:space="preserve"> </w:t>
      </w:r>
      <w:commentRangeEnd w:id="706"/>
      <w:r w:rsidR="002913CB" w:rsidRPr="00450283">
        <w:rPr>
          <w:rStyle w:val="CommentReference"/>
          <w:rFonts w:ascii="Times New Roman" w:eastAsia="Times New Roman" w:hAnsi="Times New Roman" w:cs="Times New Roman"/>
          <w:kern w:val="0"/>
          <w:sz w:val="24"/>
          <w:szCs w:val="24"/>
          <w14:ligatures w14:val="none"/>
          <w:rPrChange w:id="707" w:author="Alejandro Andreas Jaume Losa" w:date="2024-04-16T11:37:00Z">
            <w:rPr>
              <w:rStyle w:val="CommentReference"/>
              <w:rFonts w:ascii="Times New Roman" w:eastAsia="Times New Roman" w:hAnsi="Times New Roman" w:cs="Times New Roman"/>
              <w:kern w:val="0"/>
              <w14:ligatures w14:val="none"/>
            </w:rPr>
          </w:rPrChange>
        </w:rPr>
        <w:commentReference w:id="706"/>
      </w:r>
      <w:r w:rsidR="00882DA8" w:rsidRPr="00450283">
        <w:rPr>
          <w:rFonts w:ascii="Times New Roman" w:hAnsi="Times New Roman" w:cs="Times New Roman"/>
        </w:rPr>
        <w:t xml:space="preserve">related to identity. While the present study did not </w:t>
      </w:r>
      <w:ins w:id="708" w:author="Kendra Dickinson" w:date="2024-04-14T10:41:00Z">
        <w:r w:rsidR="002913CB" w:rsidRPr="00450283">
          <w:rPr>
            <w:rFonts w:ascii="Times New Roman" w:hAnsi="Times New Roman" w:cs="Times New Roman"/>
          </w:rPr>
          <w:t xml:space="preserve">directly </w:t>
        </w:r>
      </w:ins>
      <w:r w:rsidR="00882DA8" w:rsidRPr="00450283">
        <w:rPr>
          <w:rFonts w:ascii="Times New Roman" w:hAnsi="Times New Roman" w:cs="Times New Roman"/>
        </w:rPr>
        <w:t>explore how identity is associated with the formation of language attitudes toward Catalan and Spanish in the Balearic Islands, previous studies have found that identity can be a significant predictor.</w:t>
      </w:r>
      <w:r w:rsidRPr="00450283">
        <w:rPr>
          <w:rFonts w:ascii="Times New Roman" w:hAnsi="Times New Roman" w:cs="Times New Roman"/>
        </w:rPr>
        <w:t xml:space="preserve"> </w:t>
      </w:r>
      <w:r w:rsidR="00B65998" w:rsidRPr="00450283">
        <w:rPr>
          <w:rFonts w:ascii="Times New Roman" w:hAnsi="Times New Roman" w:cs="Times New Roman"/>
        </w:rPr>
        <w:t xml:space="preserve">In their study,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{"citationID":"iqSI3LUj","properties":{"formattedCitation":"(Ib\\uc0\\u225{}\\uc0\\u241{}ez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Ibáñez Ferreté (2014)</w:t>
      </w:r>
      <w:r w:rsidR="00882DA8" w:rsidRPr="00450283">
        <w:rPr>
          <w:rFonts w:ascii="Times New Roman" w:hAnsi="Times New Roman" w:cs="Times New Roman"/>
        </w:rPr>
        <w:fldChar w:fldCharType="end"/>
      </w:r>
      <w:r w:rsidR="00B65998" w:rsidRPr="00450283">
        <w:rPr>
          <w:rFonts w:ascii="Times New Roman" w:hAnsi="Times New Roman" w:cs="Times New Roman"/>
        </w:rPr>
        <w:t xml:space="preserve"> r</w:t>
      </w:r>
      <w:r w:rsidR="00882DA8" w:rsidRPr="00450283">
        <w:rPr>
          <w:rFonts w:ascii="Times New Roman" w:hAnsi="Times New Roman" w:cs="Times New Roman"/>
        </w:rPr>
        <w:t xml:space="preserve">eported the existence of two identity groups in Mallorca, the “Mallorcans” and the “non-Mallorcans”. The former include people born in Mallorca to Mallorcan parents, who speak Catalan, and identify with the island’s culture. The latter, on the other hand, are people from or born to people from mainland Spain, who speak Spanish, and whose culture has been imported from outside of the island. </w:t>
      </w:r>
      <w:r w:rsidR="00B65998" w:rsidRPr="00450283">
        <w:rPr>
          <w:rFonts w:ascii="Times New Roman" w:hAnsi="Times New Roman" w:cs="Times New Roman"/>
        </w:rPr>
        <w:t xml:space="preserve">One of the main findings </w:t>
      </w:r>
      <w:r w:rsidR="00675109" w:rsidRPr="00450283">
        <w:rPr>
          <w:rFonts w:ascii="Times New Roman" w:hAnsi="Times New Roman" w:cs="Times New Roman"/>
        </w:rPr>
        <w:t>in</w:t>
      </w:r>
      <w:r w:rsidR="00B65998" w:rsidRPr="00450283">
        <w:rPr>
          <w:rFonts w:ascii="Times New Roman" w:hAnsi="Times New Roman" w:cs="Times New Roman"/>
        </w:rPr>
        <w:t xml:space="preserve"> </w:t>
      </w:r>
      <w:r w:rsidR="001D24B0" w:rsidRPr="00450283">
        <w:rPr>
          <w:rFonts w:ascii="Times New Roman" w:hAnsi="Times New Roman" w:cs="Times New Roman"/>
        </w:rPr>
        <w:t xml:space="preserve">Ibáñez Ferreté’s (2014) </w:t>
      </w:r>
      <w:r w:rsidR="00B65998" w:rsidRPr="00450283">
        <w:rPr>
          <w:rFonts w:ascii="Times New Roman" w:hAnsi="Times New Roman" w:cs="Times New Roman"/>
        </w:rPr>
        <w:t xml:space="preserve">study was that these two separate identity groups </w:t>
      </w:r>
      <w:r w:rsidR="00882DA8" w:rsidRPr="00450283">
        <w:rPr>
          <w:rFonts w:ascii="Times New Roman" w:hAnsi="Times New Roman" w:cs="Times New Roman"/>
        </w:rPr>
        <w:t xml:space="preserve">exhibited different language attitudes toward Catalan and Spanish, the former exhibiting mainly positive attitudes toward Catalan, and the latter toward Spanish. </w:t>
      </w:r>
      <w:r w:rsidR="00B65998" w:rsidRPr="00450283">
        <w:rPr>
          <w:rFonts w:ascii="Times New Roman" w:hAnsi="Times New Roman" w:cs="Times New Roman"/>
        </w:rPr>
        <w:t xml:space="preserve">This dichotomy in terms of language attitudes toward Catalan and Spanish relates to the findings of the present study, and it could offer a potential explanation as to why progressive people tend to have more favorable attitudes toward Catalan and conservative people toward Spanish. In this sense, it could be that the “Mallorcans” see in a progressive political orientation, and consequently in progressive political parties, a way to safeguard and protect their own language and culture, in this case Catalan. On the other hand, the “non-Mallorcans” would see in a conservative political orientation, and consequently in conservative political parties, a way to safeguard and protect their own language and culture, in this case </w:t>
      </w:r>
      <w:commentRangeStart w:id="709"/>
      <w:r w:rsidR="00B65998" w:rsidRPr="00450283">
        <w:rPr>
          <w:rFonts w:ascii="Times New Roman" w:hAnsi="Times New Roman" w:cs="Times New Roman"/>
        </w:rPr>
        <w:t>Spanish</w:t>
      </w:r>
      <w:commentRangeEnd w:id="709"/>
      <w:r w:rsidR="002913CB" w:rsidRPr="00450283">
        <w:rPr>
          <w:rStyle w:val="CommentReference"/>
          <w:rFonts w:ascii="Times New Roman" w:eastAsia="Times New Roman" w:hAnsi="Times New Roman" w:cs="Times New Roman"/>
          <w:kern w:val="0"/>
          <w:sz w:val="24"/>
          <w:szCs w:val="24"/>
          <w14:ligatures w14:val="none"/>
          <w:rPrChange w:id="710" w:author="Alejandro Andreas Jaume Losa" w:date="2024-04-16T11:37:00Z">
            <w:rPr>
              <w:rStyle w:val="CommentReference"/>
              <w:rFonts w:ascii="Times New Roman" w:eastAsia="Times New Roman" w:hAnsi="Times New Roman" w:cs="Times New Roman"/>
              <w:kern w:val="0"/>
              <w14:ligatures w14:val="none"/>
            </w:rPr>
          </w:rPrChange>
        </w:rPr>
        <w:commentReference w:id="709"/>
      </w:r>
      <w:r w:rsidR="00B65998" w:rsidRPr="00450283">
        <w:rPr>
          <w:rFonts w:ascii="Times New Roman" w:hAnsi="Times New Roman" w:cs="Times New Roman"/>
        </w:rPr>
        <w:t>.</w:t>
      </w:r>
    </w:p>
    <w:p w14:paraId="20ADDD76" w14:textId="10A866E6" w:rsidR="00B65998" w:rsidRPr="00450283" w:rsidRDefault="00675109" w:rsidP="006668D8">
      <w:pPr>
        <w:spacing w:line="480" w:lineRule="auto"/>
        <w:ind w:firstLine="720"/>
        <w:jc w:val="both"/>
        <w:rPr>
          <w:rFonts w:ascii="Times New Roman" w:hAnsi="Times New Roman" w:cs="Times New Roman"/>
        </w:rPr>
      </w:pPr>
      <w:r w:rsidRPr="00450283">
        <w:rPr>
          <w:rFonts w:ascii="Times New Roman" w:hAnsi="Times New Roman" w:cs="Times New Roman"/>
        </w:rPr>
        <w:t xml:space="preserve">With respect to the second </w:t>
      </w:r>
      <w:ins w:id="711" w:author="Kendra Dickinson" w:date="2024-04-14T10:42:00Z">
        <w:r w:rsidR="00491B54" w:rsidRPr="00450283">
          <w:rPr>
            <w:rFonts w:ascii="Times New Roman" w:hAnsi="Times New Roman" w:cs="Times New Roman"/>
          </w:rPr>
          <w:t xml:space="preserve">principal </w:t>
        </w:r>
      </w:ins>
      <w:r w:rsidRPr="00450283">
        <w:rPr>
          <w:rFonts w:ascii="Times New Roman" w:hAnsi="Times New Roman" w:cs="Times New Roman"/>
        </w:rPr>
        <w:t>finding</w:t>
      </w:r>
      <w:ins w:id="712" w:author="Kendra Dickinson" w:date="2024-04-14T10:42:00Z">
        <w:r w:rsidR="00491B54" w:rsidRPr="00450283">
          <w:rPr>
            <w:rFonts w:ascii="Times New Roman" w:hAnsi="Times New Roman" w:cs="Times New Roman"/>
          </w:rPr>
          <w:t xml:space="preserve"> of this study</w:t>
        </w:r>
      </w:ins>
      <w:r w:rsidR="00882DA8" w:rsidRPr="00450283">
        <w:rPr>
          <w:rFonts w:ascii="Times New Roman" w:hAnsi="Times New Roman" w:cs="Times New Roman"/>
        </w:rPr>
        <w:t xml:space="preserve">, </w:t>
      </w:r>
      <w:r w:rsidRPr="00450283">
        <w:rPr>
          <w:rFonts w:ascii="Times New Roman" w:hAnsi="Times New Roman" w:cs="Times New Roman"/>
        </w:rPr>
        <w:t xml:space="preserve">results </w:t>
      </w:r>
      <w:del w:id="713" w:author="Kendra Dickinson" w:date="2024-04-14T10:42:00Z">
        <w:r w:rsidR="00B65998" w:rsidRPr="00450283" w:rsidDel="00491B54">
          <w:rPr>
            <w:rFonts w:ascii="Times New Roman" w:hAnsi="Times New Roman" w:cs="Times New Roman"/>
          </w:rPr>
          <w:delText xml:space="preserve">in this study </w:delText>
        </w:r>
      </w:del>
      <w:r w:rsidR="00B65998" w:rsidRPr="00450283">
        <w:rPr>
          <w:rFonts w:ascii="Times New Roman" w:hAnsi="Times New Roman" w:cs="Times New Roman"/>
        </w:rPr>
        <w:t xml:space="preserve">follow the framework of ‘authentic’ versus ‘anonymous’ laid out by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{"citationID":"a1o4tshethj","properties":{"formattedCitation":"\\uldash{(Woolard, 2001)}","plainCitation":"(Woolard, 2001)","dontUpdate":true,"noteIndex":0},"citationItems":[{"id":158,"uris":["http://zotero.org/users/13397765/items/DCLRUQCF"],"itemData":{"id":158,"type":"chapter","abstract":"Constructing Languages and Publics Authority and Representation - 1","container-title":"Languages and Publics","ISBN":"978-1-315-75964-7","note":"number-of-pages: 12","publisher":"Routledge","title":"Constructing Languages and Publics Authority and Representation","author":[{"family":"Woolard","given":"Susan Gal","suffix":"Kathryn A."}],"issued":{"date-parts":[["2001"]]}}}],"schema":"https://github.com/citation-style-language/schema/raw/master/csl-citation.json"} </w:instrText>
      </w:r>
      <w:r w:rsidR="006668D8" w:rsidRPr="00450283">
        <w:rPr>
          <w:rFonts w:ascii="Times New Roman" w:hAnsi="Times New Roman" w:cs="Times New Roman"/>
        </w:rPr>
        <w:fldChar w:fldCharType="separate"/>
      </w:r>
      <w:r w:rsidR="006668D8" w:rsidRPr="00450283">
        <w:rPr>
          <w:rFonts w:ascii="Times New Roman" w:hAnsi="Times New Roman" w:cs="Times New Roman"/>
          <w:kern w:val="0"/>
        </w:rPr>
        <w:t>Woolard (2001)</w:t>
      </w:r>
      <w:r w:rsidR="006668D8" w:rsidRPr="00450283">
        <w:rPr>
          <w:rFonts w:ascii="Times New Roman" w:hAnsi="Times New Roman" w:cs="Times New Roman"/>
        </w:rPr>
        <w:fldChar w:fldCharType="end"/>
      </w:r>
      <w:r w:rsidR="006668D8" w:rsidRPr="00450283">
        <w:rPr>
          <w:rFonts w:ascii="Times New Roman" w:hAnsi="Times New Roman" w:cs="Times New Roman"/>
        </w:rPr>
        <w:t xml:space="preserve">. </w:t>
      </w:r>
      <w:r w:rsidR="00B65998" w:rsidRPr="00450283">
        <w:rPr>
          <w:rFonts w:ascii="Times New Roman" w:hAnsi="Times New Roman" w:cs="Times New Roman"/>
        </w:rPr>
        <w:t xml:space="preserve">Within this framework an authentic </w:t>
      </w:r>
      <w:r w:rsidR="00B65998" w:rsidRPr="00450283">
        <w:rPr>
          <w:rFonts w:ascii="Times New Roman" w:hAnsi="Times New Roman" w:cs="Times New Roman"/>
        </w:rPr>
        <w:lastRenderedPageBreak/>
        <w:t>language or linguistic variety is defined as one that is related to an identity and emotional dimension. Authenticity, then, is understood as a value attached to a language or variety in its association with a particular community and as an expression of its spirit.  An anonymous language or variety, on the other hand, is one that is not related to a specific identity aspect and has based its legitimacy or linguistic authority on the ideological construct of anonymity. Anonymous languages or varieties are usually the hegemonic ones in the public sphere and, therefore, become a common language, a language of nowhere, universal and non-ethnic, a neutral language. T</w:t>
      </w:r>
      <w:r w:rsidR="00882DA8" w:rsidRPr="00450283">
        <w:rPr>
          <w:rFonts w:ascii="Times New Roman" w:hAnsi="Times New Roman" w:cs="Times New Roman"/>
        </w:rPr>
        <w:t xml:space="preserve">he association between political orientation and language attitudes in Palma </w:t>
      </w:r>
      <w:r w:rsidR="00DA2682" w:rsidRPr="00450283">
        <w:rPr>
          <w:rFonts w:ascii="Times New Roman" w:hAnsi="Times New Roman" w:cs="Times New Roman"/>
        </w:rPr>
        <w:t>is</w:t>
      </w:r>
      <w:r w:rsidR="00882DA8" w:rsidRPr="00450283">
        <w:rPr>
          <w:rFonts w:ascii="Times New Roman" w:hAnsi="Times New Roman" w:cs="Times New Roman"/>
        </w:rPr>
        <w:t xml:space="preserve"> especially </w:t>
      </w:r>
      <w:r w:rsidR="00DA2682" w:rsidRPr="00450283">
        <w:rPr>
          <w:rFonts w:ascii="Times New Roman" w:hAnsi="Times New Roman" w:cs="Times New Roman"/>
        </w:rPr>
        <w:t>strong with regard to</w:t>
      </w:r>
      <w:r w:rsidR="00882DA8" w:rsidRPr="00450283">
        <w:rPr>
          <w:rFonts w:ascii="Times New Roman" w:hAnsi="Times New Roman" w:cs="Times New Roman"/>
        </w:rPr>
        <w:t xml:space="preserve"> Catala</w:t>
      </w:r>
      <w:r w:rsidR="00F51591" w:rsidRPr="00450283">
        <w:rPr>
          <w:rFonts w:ascii="Times New Roman" w:hAnsi="Times New Roman" w:cs="Times New Roman"/>
        </w:rPr>
        <w:t>n</w:t>
      </w:r>
      <w:r w:rsidR="00DA2682" w:rsidRPr="00450283">
        <w:rPr>
          <w:rFonts w:ascii="Times New Roman" w:hAnsi="Times New Roman" w:cs="Times New Roman"/>
        </w:rPr>
        <w:t xml:space="preserve">, while attitudes towards Spanish tend to be </w:t>
      </w:r>
      <w:r w:rsidR="00882DA8" w:rsidRPr="00450283">
        <w:rPr>
          <w:rFonts w:ascii="Times New Roman" w:hAnsi="Times New Roman" w:cs="Times New Roman"/>
        </w:rPr>
        <w:t xml:space="preserve">more neutral. These findings are in line with previous studies that have found a general consensus around the idea that Catalan is the authentic language of the Balearic Islands and an essential component of its identity, whereas Spanish tends to be perceived as a mere language of communication, with no specific value attached to it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{"citationID":"B0rE3XSu","properties":{"formattedCitation":"(Calafat Vila &amp; Calero-Pons, 2019; Ib\\uc0\\u225{}\\uc0\\u241{}ez Ferret\\uc0\\u233{}, 2014; Tudela Isanta, 2021)","plainCitation":"(Calafat Vila &amp; Calero-Pons, 2019;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(Calafat Vila &amp; Calero-Pons, 2019; Ibáñez Ferreté, 2014; Tudela Isanta, 2021)</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w:t>
      </w:r>
      <w:r w:rsidR="00B65998" w:rsidRPr="00450283">
        <w:rPr>
          <w:rFonts w:ascii="Times New Roman" w:hAnsi="Times New Roman" w:cs="Times New Roman"/>
        </w:rPr>
        <w:t>Therefore, i</w:t>
      </w:r>
      <w:r w:rsidR="00882DA8" w:rsidRPr="00450283">
        <w:rPr>
          <w:rFonts w:ascii="Times New Roman" w:hAnsi="Times New Roman" w:cs="Times New Roman"/>
        </w:rPr>
        <w:t>n the specific case of the Balearic Islands, and based on current and previous findings, Catalan would be considered the authentic language</w:t>
      </w:r>
      <w:r w:rsidR="00B65998" w:rsidRPr="00450283">
        <w:rPr>
          <w:rFonts w:ascii="Times New Roman" w:hAnsi="Times New Roman" w:cs="Times New Roman"/>
        </w:rPr>
        <w:t xml:space="preserve">, while Spanish, which was found to be positively viewed overall and deemed acceptable for public and private life, would be considered an anonymous language. </w:t>
      </w:r>
    </w:p>
    <w:p w14:paraId="5DD1C46F" w14:textId="415331F7" w:rsidR="00882DA8" w:rsidRPr="00450283" w:rsidRDefault="00675109"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Finally, </w:t>
      </w:r>
      <w:del w:id="714" w:author="Kendra Dickinson" w:date="2024-04-14T10:47:00Z">
        <w:r w:rsidRPr="00450283" w:rsidDel="00491B54">
          <w:rPr>
            <w:rFonts w:ascii="Times New Roman" w:hAnsi="Times New Roman" w:cs="Times New Roman"/>
          </w:rPr>
          <w:delText xml:space="preserve">and </w:delText>
        </w:r>
      </w:del>
      <w:r w:rsidRPr="00450283">
        <w:rPr>
          <w:rFonts w:ascii="Times New Roman" w:hAnsi="Times New Roman" w:cs="Times New Roman"/>
        </w:rPr>
        <w:t>with respect to the t</w:t>
      </w:r>
      <w:r w:rsidR="00882DA8" w:rsidRPr="00450283">
        <w:rPr>
          <w:rFonts w:ascii="Times New Roman" w:hAnsi="Times New Roman" w:cs="Times New Roman"/>
        </w:rPr>
        <w:t>hird</w:t>
      </w:r>
      <w:r w:rsidRPr="00450283">
        <w:rPr>
          <w:rFonts w:ascii="Times New Roman" w:hAnsi="Times New Roman" w:cs="Times New Roman"/>
        </w:rPr>
        <w:t xml:space="preserve"> finding</w:t>
      </w:r>
      <w:ins w:id="715" w:author="Kendra Dickinson" w:date="2024-04-14T10:46:00Z">
        <w:r w:rsidR="00491B54" w:rsidRPr="00450283">
          <w:rPr>
            <w:rFonts w:ascii="Times New Roman" w:hAnsi="Times New Roman" w:cs="Times New Roman"/>
          </w:rPr>
          <w:t xml:space="preserve"> central find</w:t>
        </w:r>
      </w:ins>
      <w:ins w:id="716" w:author="Kendra Dickinson" w:date="2024-04-14T10:47:00Z">
        <w:r w:rsidR="00491B54" w:rsidRPr="00450283">
          <w:rPr>
            <w:rFonts w:ascii="Times New Roman" w:hAnsi="Times New Roman" w:cs="Times New Roman"/>
          </w:rPr>
          <w:t>ing of this work</w:t>
        </w:r>
      </w:ins>
      <w:r w:rsidR="00882DA8" w:rsidRPr="00450283">
        <w:rPr>
          <w:rFonts w:ascii="Times New Roman" w:hAnsi="Times New Roman" w:cs="Times New Roman"/>
        </w:rPr>
        <w:t xml:space="preserve">, results also revealed two trends related to political orientation that have not been identified by prior studies on language attitudes toward Catalan and Spanish in the Balearic Islands. The first one has to do with the people who self-identified as centrists. The analysis of the responses to the different statements showed how the responses of this particular group aligned with different political orientation depending on the nature of the statement. Consequently, when the statement was more related to language </w:t>
      </w:r>
      <w:r w:rsidR="00882DA8" w:rsidRPr="00450283">
        <w:rPr>
          <w:rFonts w:ascii="Times New Roman" w:hAnsi="Times New Roman" w:cs="Times New Roman"/>
        </w:rPr>
        <w:lastRenderedPageBreak/>
        <w:t xml:space="preserve">attitudes, such as ‘It is boring to learn Catalan’, the responses of people who self-identified as centrist closely resembled the responses of those who identified themselves as more conservative (center-right and right). In fact, their level of agreement or disagreement with certain statements was even greater than that indicated by those who identified themselves ideologically as center-right and right-wing. Conversely, when the statement was more related to language use, such as ‘I try to use Spanish whenever I can’, the responses of people who self-identified as centrist closely resembled the responses of those who identified themselves as more progressive (far-left, left, and center-left). This pattern exhibited by centrists could be due to the fact that the majority of those who self-identified as centrists have Catalan as their L1 and, as previously mentioned, those who have Catalan as their first language (L1) show more positive attitudes toward this language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{"citationID":"n3sPsY3a","properties":{"formattedCitation":"(Aguil\\uc0\\u243{}-Mora &amp; Lynch, 2017; Calafat Vila &amp; Calero-Pons, 2019; Ib\\uc0\\u225{}\\uc0\\u241{}ez Ferret\\uc0\\u233{}, 2014; Tudela Isanta, 2021)","plainCitation":"(Aguiló-Mora &amp; Lynch, 2017; Calafat Vila &amp; Calero-Pons, 2019;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w:instrText>
      </w:r>
      <w:r w:rsidR="00DE19D8" w:rsidRPr="00450283">
        <w:rPr>
          <w:rFonts w:ascii="Times New Roman" w:hAnsi="Times New Roman" w:cs="Times New Roman"/>
          <w:lang w:val="es-ES_tradnl"/>
        </w:rPr>
        <w:instrText xml:space="preserve">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lang w:val="es-ES_tradnl"/>
        </w:rPr>
        <w:t>(Aguiló-Mora &amp; Lynch, 2017; Calafat Vila &amp; Calero-Pons, 2019; Ibáñez Ferreté, 2014; Tudela Isanta, 2021)</w:t>
      </w:r>
      <w:r w:rsidR="00882DA8" w:rsidRPr="00450283">
        <w:rPr>
          <w:rFonts w:ascii="Times New Roman" w:hAnsi="Times New Roman" w:cs="Times New Roman"/>
        </w:rPr>
        <w:fldChar w:fldCharType="end"/>
      </w:r>
      <w:r w:rsidR="00882DA8" w:rsidRPr="00450283">
        <w:rPr>
          <w:rFonts w:ascii="Times New Roman" w:hAnsi="Times New Roman" w:cs="Times New Roman"/>
          <w:lang w:val="es-ES_tradnl"/>
        </w:rPr>
        <w:t xml:space="preserve">. </w:t>
      </w:r>
      <w:r w:rsidR="00882DA8" w:rsidRPr="00450283">
        <w:rPr>
          <w:rFonts w:ascii="Times New Roman" w:hAnsi="Times New Roman" w:cs="Times New Roman"/>
        </w:rPr>
        <w:t xml:space="preserve">These results, therefore, </w:t>
      </w:r>
      <w:del w:id="717" w:author="Kendra Dickinson" w:date="2024-04-14T10:48:00Z">
        <w:r w:rsidR="00882DA8" w:rsidRPr="00450283" w:rsidDel="00E9193F">
          <w:rPr>
            <w:rFonts w:ascii="Times New Roman" w:hAnsi="Times New Roman" w:cs="Times New Roman"/>
          </w:rPr>
          <w:delText>could be indicating</w:delText>
        </w:r>
      </w:del>
      <w:ins w:id="718" w:author="Kendra Dickinson" w:date="2024-04-14T10:48:00Z">
        <w:r w:rsidR="00E9193F" w:rsidRPr="00450283">
          <w:rPr>
            <w:rFonts w:ascii="Times New Roman" w:hAnsi="Times New Roman" w:cs="Times New Roman"/>
          </w:rPr>
          <w:t>indicate</w:t>
        </w:r>
      </w:ins>
      <w:r w:rsidR="00882DA8" w:rsidRPr="00450283">
        <w:rPr>
          <w:rFonts w:ascii="Times New Roman" w:hAnsi="Times New Roman" w:cs="Times New Roman"/>
        </w:rPr>
        <w:t xml:space="preserve"> a need to distinguish more clearly between language attitudes and languages uses. Perhaps these two concepts are not as closely related as one might think, at least in cases </w:t>
      </w:r>
      <w:r w:rsidR="00B653E5" w:rsidRPr="00450283">
        <w:rPr>
          <w:rFonts w:ascii="Times New Roman" w:hAnsi="Times New Roman" w:cs="Times New Roman"/>
        </w:rPr>
        <w:t xml:space="preserve">of more  centrist </w:t>
      </w:r>
      <w:r w:rsidR="00882DA8" w:rsidRPr="00450283">
        <w:rPr>
          <w:rFonts w:ascii="Times New Roman" w:hAnsi="Times New Roman" w:cs="Times New Roman"/>
        </w:rPr>
        <w:t>political orientation</w:t>
      </w:r>
      <w:ins w:id="719" w:author="Kendra Dickinson" w:date="2024-04-14T10:48:00Z">
        <w:r w:rsidR="00E9193F" w:rsidRPr="00450283">
          <w:rPr>
            <w:rFonts w:ascii="Times New Roman" w:hAnsi="Times New Roman" w:cs="Times New Roman"/>
          </w:rPr>
          <w:t>.</w:t>
        </w:r>
      </w:ins>
      <w:del w:id="720" w:author="Kendra Dickinson" w:date="2024-04-14T10:48:00Z">
        <w:r w:rsidR="00882DA8" w:rsidRPr="00450283" w:rsidDel="00E9193F">
          <w:rPr>
            <w:rFonts w:ascii="Times New Roman" w:hAnsi="Times New Roman" w:cs="Times New Roman"/>
          </w:rPr>
          <w:delText xml:space="preserve"> </w:delText>
        </w:r>
      </w:del>
    </w:p>
    <w:p w14:paraId="5369C54B" w14:textId="39CD2FA7" w:rsidR="00882DA8" w:rsidRPr="00450283" w:rsidRDefault="00882DA8" w:rsidP="00890F0F">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second trend observed has to do with people who identified themselves ideologically as center-left. The analysis of the different statements revealed how, on many occasions, the responses of </w:t>
      </w:r>
      <w:r w:rsidR="00883A02" w:rsidRPr="00450283">
        <w:rPr>
          <w:rFonts w:ascii="Times New Roman" w:hAnsi="Times New Roman" w:cs="Times New Roman"/>
        </w:rPr>
        <w:t>this group</w:t>
      </w:r>
      <w:r w:rsidRPr="00450283">
        <w:rPr>
          <w:rFonts w:ascii="Times New Roman" w:hAnsi="Times New Roman" w:cs="Times New Roman"/>
        </w:rPr>
        <w:t xml:space="preserve"> closely resembled the responses of those who self-identified ideologically as centrist or more conservative (center-right and right-wing). One possible explanation for this pattern may have to do with neutrality, that is, as political orientation moves toward the center, language attitudes become more neutral and less </w:t>
      </w:r>
      <w:r w:rsidR="00883A02" w:rsidRPr="00450283">
        <w:rPr>
          <w:rFonts w:ascii="Times New Roman" w:hAnsi="Times New Roman" w:cs="Times New Roman"/>
        </w:rPr>
        <w:t>extreme</w:t>
      </w:r>
      <w:ins w:id="721" w:author="Kendra Dickinson" w:date="2024-04-14T10:49:00Z">
        <w:r w:rsidR="00E9193F" w:rsidRPr="00450283">
          <w:rPr>
            <w:rFonts w:ascii="Times New Roman" w:hAnsi="Times New Roman" w:cs="Times New Roman"/>
          </w:rPr>
          <w:t>, with</w:t>
        </w:r>
      </w:ins>
      <w:del w:id="722" w:author="Kendra Dickinson" w:date="2024-04-14T10:49:00Z">
        <w:r w:rsidR="00B65998" w:rsidRPr="00450283" w:rsidDel="00E9193F">
          <w:rPr>
            <w:rFonts w:ascii="Times New Roman" w:hAnsi="Times New Roman" w:cs="Times New Roman"/>
          </w:rPr>
          <w:delText>.</w:delText>
        </w:r>
      </w:del>
      <w:r w:rsidR="00B65998" w:rsidRPr="00450283">
        <w:rPr>
          <w:rFonts w:ascii="Times New Roman" w:hAnsi="Times New Roman" w:cs="Times New Roman"/>
        </w:rPr>
        <w:t xml:space="preserve"> </w:t>
      </w:r>
      <w:del w:id="723" w:author="Kendra Dickinson" w:date="2024-04-14T10:49:00Z">
        <w:r w:rsidR="00B65998" w:rsidRPr="00450283" w:rsidDel="00E9193F">
          <w:rPr>
            <w:rFonts w:ascii="Times New Roman" w:hAnsi="Times New Roman" w:cs="Times New Roman"/>
          </w:rPr>
          <w:delText xml:space="preserve">Essentially, </w:delText>
        </w:r>
      </w:del>
      <w:r w:rsidR="00B65998" w:rsidRPr="00450283">
        <w:rPr>
          <w:rFonts w:ascii="Times New Roman" w:hAnsi="Times New Roman" w:cs="Times New Roman"/>
        </w:rPr>
        <w:t>language attitudes</w:t>
      </w:r>
      <w:ins w:id="724" w:author="Kendra Dickinson" w:date="2024-04-14T10:49:00Z">
        <w:r w:rsidR="00E9193F" w:rsidRPr="00450283">
          <w:rPr>
            <w:rFonts w:ascii="Times New Roman" w:hAnsi="Times New Roman" w:cs="Times New Roman"/>
          </w:rPr>
          <w:t xml:space="preserve"> essentially</w:t>
        </w:r>
      </w:ins>
      <w:r w:rsidR="00B65998" w:rsidRPr="00450283">
        <w:rPr>
          <w:rFonts w:ascii="Times New Roman" w:hAnsi="Times New Roman" w:cs="Times New Roman"/>
        </w:rPr>
        <w:t xml:space="preserve"> becom</w:t>
      </w:r>
      <w:ins w:id="725" w:author="Kendra Dickinson" w:date="2024-04-14T10:49:00Z">
        <w:r w:rsidR="00E9193F" w:rsidRPr="00450283">
          <w:rPr>
            <w:rFonts w:ascii="Times New Roman" w:hAnsi="Times New Roman" w:cs="Times New Roman"/>
          </w:rPr>
          <w:t>ing</w:t>
        </w:r>
      </w:ins>
      <w:del w:id="726" w:author="Kendra Dickinson" w:date="2024-04-14T10:49:00Z">
        <w:r w:rsidR="00B65998" w:rsidRPr="00450283" w:rsidDel="00E9193F">
          <w:rPr>
            <w:rFonts w:ascii="Times New Roman" w:hAnsi="Times New Roman" w:cs="Times New Roman"/>
          </w:rPr>
          <w:delText>e</w:delText>
        </w:r>
      </w:del>
      <w:r w:rsidR="00B65998" w:rsidRPr="00450283">
        <w:rPr>
          <w:rFonts w:ascii="Times New Roman" w:hAnsi="Times New Roman" w:cs="Times New Roman"/>
        </w:rPr>
        <w:t xml:space="preserve"> less tied to political orientation. </w:t>
      </w:r>
      <w:r w:rsidRPr="00450283">
        <w:rPr>
          <w:rFonts w:ascii="Times New Roman" w:hAnsi="Times New Roman" w:cs="Times New Roman"/>
        </w:rPr>
        <w:t>Contrar</w:t>
      </w:r>
      <w:ins w:id="727" w:author="Kendra Dickinson" w:date="2024-04-14T10:49:00Z">
        <w:r w:rsidR="00E9193F" w:rsidRPr="00450283">
          <w:rPr>
            <w:rFonts w:ascii="Times New Roman" w:hAnsi="Times New Roman" w:cs="Times New Roman"/>
          </w:rPr>
          <w:t>ily</w:t>
        </w:r>
      </w:ins>
      <w:del w:id="728" w:author="Kendra Dickinson" w:date="2024-04-14T10:49:00Z">
        <w:r w:rsidRPr="00450283" w:rsidDel="00E9193F">
          <w:rPr>
            <w:rFonts w:ascii="Times New Roman" w:hAnsi="Times New Roman" w:cs="Times New Roman"/>
          </w:rPr>
          <w:delText>y</w:delText>
        </w:r>
      </w:del>
      <w:r w:rsidRPr="00450283">
        <w:rPr>
          <w:rFonts w:ascii="Times New Roman" w:hAnsi="Times New Roman" w:cs="Times New Roman"/>
        </w:rPr>
        <w:t>, as political orientation becomes more extreme, either to the left or to the right, attitudes toward one’s own languages become more</w:t>
      </w:r>
      <w:ins w:id="729" w:author="Alejandro Andreas Jaume Losa" w:date="2024-04-16T12:27:00Z">
        <w:r w:rsidR="004F7E6E">
          <w:rPr>
            <w:rFonts w:ascii="Times New Roman" w:hAnsi="Times New Roman" w:cs="Times New Roman"/>
          </w:rPr>
          <w:t xml:space="preserve"> polarized a</w:t>
        </w:r>
      </w:ins>
      <w:del w:id="730" w:author="Alejandro Andreas Jaume Losa" w:date="2024-04-16T12:27:00Z">
        <w:r w:rsidRPr="00450283" w:rsidDel="004F7E6E">
          <w:rPr>
            <w:rFonts w:ascii="Times New Roman" w:hAnsi="Times New Roman" w:cs="Times New Roman"/>
          </w:rPr>
          <w:delText xml:space="preserve"> </w:delText>
        </w:r>
        <w:commentRangeStart w:id="731"/>
        <w:r w:rsidRPr="00450283" w:rsidDel="004F7E6E">
          <w:rPr>
            <w:rFonts w:ascii="Times New Roman" w:hAnsi="Times New Roman" w:cs="Times New Roman"/>
          </w:rPr>
          <w:delText>acute</w:delText>
        </w:r>
        <w:commentRangeEnd w:id="731"/>
        <w:r w:rsidR="00E9193F" w:rsidRPr="00450283" w:rsidDel="004F7E6E">
          <w:rPr>
            <w:rStyle w:val="CommentReference"/>
            <w:rFonts w:ascii="Times New Roman" w:eastAsia="Times New Roman" w:hAnsi="Times New Roman" w:cs="Times New Roman"/>
            <w:kern w:val="0"/>
            <w:sz w:val="24"/>
            <w:szCs w:val="24"/>
            <w14:ligatures w14:val="none"/>
            <w:rPrChange w:id="732" w:author="Alejandro Andreas Jaume Losa" w:date="2024-04-16T11:37:00Z">
              <w:rPr>
                <w:rStyle w:val="CommentReference"/>
                <w:rFonts w:ascii="Times New Roman" w:eastAsia="Times New Roman" w:hAnsi="Times New Roman" w:cs="Times New Roman"/>
                <w:kern w:val="0"/>
                <w14:ligatures w14:val="none"/>
              </w:rPr>
            </w:rPrChange>
          </w:rPr>
          <w:commentReference w:id="731"/>
        </w:r>
        <w:r w:rsidRPr="00450283" w:rsidDel="004F7E6E">
          <w:rPr>
            <w:rFonts w:ascii="Times New Roman" w:hAnsi="Times New Roman" w:cs="Times New Roman"/>
          </w:rPr>
          <w:delText xml:space="preserve"> a</w:delText>
        </w:r>
      </w:del>
      <w:r w:rsidRPr="00450283">
        <w:rPr>
          <w:rFonts w:ascii="Times New Roman" w:hAnsi="Times New Roman" w:cs="Times New Roman"/>
        </w:rPr>
        <w:t xml:space="preserve">nd no longer neutral. That is, the more left-wing or right-wing one’s political orientation </w:t>
      </w:r>
      <w:r w:rsidRPr="00450283">
        <w:rPr>
          <w:rFonts w:ascii="Times New Roman" w:hAnsi="Times New Roman" w:cs="Times New Roman"/>
        </w:rPr>
        <w:lastRenderedPageBreak/>
        <w:t>is, the less neutral one’s linguistic attitudes are, always in favor of the language of preference. This would explain why people who self-identified ideologically as center-left showed a much lower level of agree</w:t>
      </w:r>
      <w:r w:rsidR="00890F0F" w:rsidRPr="00450283">
        <w:rPr>
          <w:rFonts w:ascii="Times New Roman" w:hAnsi="Times New Roman" w:cs="Times New Roman"/>
        </w:rPr>
        <w:t>ment</w:t>
      </w:r>
      <w:r w:rsidRPr="00450283">
        <w:rPr>
          <w:rFonts w:ascii="Times New Roman" w:hAnsi="Times New Roman" w:cs="Times New Roman"/>
        </w:rPr>
        <w:t xml:space="preserve"> with statements such as ‘Spanish is more important than English’ or ‘It is worth learning Catalan’, compared to people who identified themselves ideologically as center-left or far-left. With respect to the first one, </w:t>
      </w:r>
      <w:r w:rsidR="00890F0F" w:rsidRPr="00450283">
        <w:rPr>
          <w:rFonts w:ascii="Times New Roman" w:hAnsi="Times New Roman" w:cs="Times New Roman"/>
        </w:rPr>
        <w:t>while there are multiple potential explanations for this apparent neutrality, it could be that those</w:t>
      </w:r>
      <w:r w:rsidRPr="00450283">
        <w:rPr>
          <w:rFonts w:ascii="Times New Roman" w:hAnsi="Times New Roman" w:cs="Times New Roman"/>
        </w:rPr>
        <w:t xml:space="preserve"> who self-identified as center-left </w:t>
      </w:r>
      <w:r w:rsidR="00890F0F" w:rsidRPr="00450283">
        <w:rPr>
          <w:rFonts w:ascii="Times New Roman" w:hAnsi="Times New Roman" w:cs="Times New Roman"/>
        </w:rPr>
        <w:t xml:space="preserve">took into account </w:t>
      </w:r>
      <w:r w:rsidRPr="00450283">
        <w:rPr>
          <w:rFonts w:ascii="Times New Roman" w:hAnsi="Times New Roman" w:cs="Times New Roman"/>
        </w:rPr>
        <w:t xml:space="preserve">the role of English as an international language and its importance around the world from a more neutral </w:t>
      </w:r>
      <w:del w:id="733" w:author="Kendra Dickinson" w:date="2024-04-14T10:55:00Z">
        <w:r w:rsidRPr="00450283" w:rsidDel="00E9193F">
          <w:rPr>
            <w:rFonts w:ascii="Times New Roman" w:hAnsi="Times New Roman" w:cs="Times New Roman"/>
          </w:rPr>
          <w:delText>stand-point</w:delText>
        </w:r>
      </w:del>
      <w:ins w:id="734" w:author="Kendra Dickinson" w:date="2024-04-14T10:55:00Z">
        <w:r w:rsidR="00E9193F" w:rsidRPr="00450283">
          <w:rPr>
            <w:rFonts w:ascii="Times New Roman" w:hAnsi="Times New Roman" w:cs="Times New Roman"/>
          </w:rPr>
          <w:t>standpoint</w:t>
        </w:r>
      </w:ins>
      <w:r w:rsidRPr="00450283">
        <w:rPr>
          <w:rFonts w:ascii="Times New Roman" w:hAnsi="Times New Roman" w:cs="Times New Roman"/>
        </w:rPr>
        <w:t>, without letting their political orientation bias their attitudes. That is why they do not consider that Spanish is more important than English, contrary to what those who self-identified as more conservative for this study indicated. With respect to the second statement, it is possible that people who self-identify as center-left are comparing the potential benefits of learning Catalan for the future (economically, professionally, etc.) to the potential benefits or learning Spanish, or even English, from a more neutral perspective. And that could explain why their level of agreement with this statement is much lower compared to that indicated by those who self-identified ideologically as left and far-left. It is worth noting that this increment of neutrality in the language attitudes of those who self-identify ideologically as center-left goes in both directions, that is, it affects both Catalan and Spanish.</w:t>
      </w:r>
    </w:p>
    <w:p w14:paraId="36D9FB05" w14:textId="68D905DB" w:rsidR="00B65998" w:rsidRPr="00450283" w:rsidRDefault="00602CE1" w:rsidP="006668D8">
      <w:pPr>
        <w:spacing w:line="480" w:lineRule="auto"/>
        <w:ind w:firstLine="720"/>
        <w:jc w:val="both"/>
        <w:rPr>
          <w:rFonts w:ascii="Times New Roman" w:hAnsi="Times New Roman" w:cs="Times New Roman"/>
        </w:rPr>
      </w:pPr>
      <w:r w:rsidRPr="00450283">
        <w:rPr>
          <w:rFonts w:ascii="Times New Roman" w:hAnsi="Times New Roman" w:cs="Times New Roman"/>
        </w:rPr>
        <w:t xml:space="preserve">Taken together, the results of the present study highlight the significant association between political orientation and language attitudes. Accordingly, political orientation can be considered a significant predictor of the language attitudes </w:t>
      </w:r>
      <w:ins w:id="735" w:author="Kendra Dickinson" w:date="2024-04-14T10:56:00Z">
        <w:r w:rsidR="00E9193F" w:rsidRPr="00450283">
          <w:rPr>
            <w:rFonts w:ascii="Times New Roman" w:hAnsi="Times New Roman" w:cs="Times New Roman"/>
          </w:rPr>
          <w:t>in</w:t>
        </w:r>
      </w:ins>
      <w:ins w:id="736" w:author="Alejandro Andreas Jaume Losa" w:date="2024-04-16T12:23:00Z">
        <w:r w:rsidR="004F7E6E">
          <w:rPr>
            <w:rFonts w:ascii="Times New Roman" w:hAnsi="Times New Roman" w:cs="Times New Roman"/>
          </w:rPr>
          <w:t xml:space="preserve"> </w:t>
        </w:r>
      </w:ins>
      <w:del w:id="737" w:author="Kendra Dickinson" w:date="2024-04-14T10:56:00Z">
        <w:r w:rsidRPr="00450283" w:rsidDel="00E9193F">
          <w:rPr>
            <w:rFonts w:ascii="Times New Roman" w:hAnsi="Times New Roman" w:cs="Times New Roman"/>
          </w:rPr>
          <w:delText xml:space="preserve">of </w:delText>
        </w:r>
      </w:del>
      <w:r w:rsidRPr="00450283">
        <w:rPr>
          <w:rFonts w:ascii="Times New Roman" w:hAnsi="Times New Roman" w:cs="Times New Roman"/>
        </w:rPr>
        <w:t xml:space="preserve">a given society </w:t>
      </w:r>
      <w:r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{"citationID":"a13fs6vph0q","properties":{"formattedCitation":"(Calafat Vila &amp; Calero-Pons, 2019; Castell et al., 2023; Ib\\uc0\\u225{}\\uc0\\u241{}ez Ferret\\uc0\\u233{}, 2014; Tudela Isanta, 2021)","plainCitation":"(Calafat Vila &amp; Calero-Pons, 2019; Castell et al., 2023;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450283">
        <w:rPr>
          <w:rFonts w:ascii="Times New Roman" w:hAnsi="Times New Roman" w:cs="Times New Roman"/>
        </w:rPr>
        <w:fldChar w:fldCharType="separate"/>
      </w:r>
      <w:r w:rsidR="00EA6F0E" w:rsidRPr="00450283">
        <w:rPr>
          <w:rFonts w:ascii="Times New Roman" w:hAnsi="Times New Roman" w:cs="Times New Roman"/>
          <w:kern w:val="0"/>
        </w:rPr>
        <w:t>(Calafat Vila &amp; Calero-Pons, 2019; Castell et al., 2023; Ibáñez Ferreté, 2014; Tudela Isanta, 2021)</w:t>
      </w:r>
      <w:r w:rsidRPr="00450283">
        <w:rPr>
          <w:rFonts w:ascii="Times New Roman" w:hAnsi="Times New Roman" w:cs="Times New Roman"/>
        </w:rPr>
        <w:fldChar w:fldCharType="end"/>
      </w:r>
      <w:r w:rsidRPr="00450283">
        <w:rPr>
          <w:rFonts w:ascii="Times New Roman" w:hAnsi="Times New Roman" w:cs="Times New Roman"/>
        </w:rPr>
        <w:t xml:space="preserve">, and it can motivate a process of polarization with respect to how people in this society perceive their languages </w:t>
      </w:r>
      <w:r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{"citationID":"a17ien4cro0","properties":{"formattedCitation":"(Aguil\\uc0\\u243{}-Mora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450283">
        <w:rPr>
          <w:rFonts w:ascii="Times New Roman" w:hAnsi="Times New Roman" w:cs="Times New Roman"/>
        </w:rPr>
        <w:fldChar w:fldCharType="separate"/>
      </w:r>
      <w:r w:rsidR="00EA6F0E" w:rsidRPr="00450283">
        <w:rPr>
          <w:rFonts w:ascii="Times New Roman" w:hAnsi="Times New Roman" w:cs="Times New Roman"/>
          <w:kern w:val="0"/>
        </w:rPr>
        <w:t>(Aguiló-Mora &amp; Lynch, 2017)</w:t>
      </w:r>
      <w:r w:rsidRPr="00450283">
        <w:rPr>
          <w:rFonts w:ascii="Times New Roman" w:hAnsi="Times New Roman" w:cs="Times New Roman"/>
        </w:rPr>
        <w:fldChar w:fldCharType="end"/>
      </w:r>
      <w:r w:rsidRPr="00450283">
        <w:rPr>
          <w:rFonts w:ascii="Times New Roman" w:hAnsi="Times New Roman" w:cs="Times New Roman"/>
        </w:rPr>
        <w:t xml:space="preserve">. Additionally, the association between political orientation and language attitudes </w:t>
      </w:r>
      <w:r w:rsidRPr="00450283">
        <w:rPr>
          <w:rFonts w:ascii="Times New Roman" w:hAnsi="Times New Roman" w:cs="Times New Roman"/>
        </w:rPr>
        <w:lastRenderedPageBreak/>
        <w:t xml:space="preserve">can have a significant impact on the promotion and implementation of certain language policies, as seen in contexts other than the one explored in the present study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{"citationID":"aofdccqhqh","properties":{"formattedCitation":"(Errihani, 2008; Marley, 2004; Mukhuba, 2005; O\\uc0\\u8217{}Rourke &amp; Hogan\\uc0\\u8208{}Brun, 2012)","plainCitation":"(Errihani, 2008; Marley, 2004; Mukhuba, 2005; O’Rourke &amp; Hogan‐Brun, 2012)","noteIndex":0},"citationItems":[{"id":138,"uris":["http://zotero.org/users/13397765/items/B6BY5PLU"],"itemData":{"id":138,"type":"article-journal","container-title":"The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006668D8" w:rsidRPr="00450283">
        <w:rPr>
          <w:rFonts w:ascii="Times New Roman" w:hAnsi="Times New Roman" w:cs="Times New Roman"/>
        </w:rPr>
        <w:fldChar w:fldCharType="separate"/>
      </w:r>
      <w:r w:rsidR="00EA6F0E" w:rsidRPr="00450283">
        <w:rPr>
          <w:rFonts w:ascii="Times New Roman" w:hAnsi="Times New Roman" w:cs="Times New Roman"/>
          <w:kern w:val="0"/>
        </w:rPr>
        <w:t>(Errihani, 2008; Marley, 2004; Mukhuba, 2005; O’Rourke &amp; Hogan‐Brun, 2012)</w:t>
      </w:r>
      <w:r w:rsidR="006668D8" w:rsidRPr="00450283">
        <w:rPr>
          <w:rFonts w:ascii="Times New Roman" w:hAnsi="Times New Roman" w:cs="Times New Roman"/>
        </w:rPr>
        <w:fldChar w:fldCharType="end"/>
      </w:r>
      <w:r w:rsidR="006668D8" w:rsidRPr="00450283">
        <w:rPr>
          <w:rFonts w:ascii="Times New Roman" w:hAnsi="Times New Roman" w:cs="Times New Roman"/>
        </w:rPr>
        <w:t xml:space="preserve">. </w:t>
      </w:r>
      <w:r w:rsidRPr="00450283">
        <w:rPr>
          <w:rFonts w:ascii="Times New Roman" w:hAnsi="Times New Roman" w:cs="Times New Roman"/>
        </w:rPr>
        <w:t>Finally, it is important to note that languages play different roles in society, and these roles can influence the way people perceive these languages. Some languages will be perceived as more neutral than others, and some languages will be perceived as more authentic than others</w:t>
      </w:r>
      <w:r w:rsidR="006668D8" w:rsidRPr="00450283">
        <w:rPr>
          <w:rFonts w:ascii="Times New Roman" w:hAnsi="Times New Roman" w:cs="Times New Roman"/>
        </w:rPr>
        <w:t xml:space="preserve">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{"citationID":"andbcvbgr7","properties":{"formattedCitation":"(Gal et al., 2001; Woolard, 2001)","plainCitation":"(Gal et al., 2001; Woolard, 2001)","noteIndex":0},"citationItems":[{"id":161,"uris":["http://zotero.org/users/13397765/items/KN9IMKNY"],"itemData":{"id":161,"type":"book","call-number":"P40 .L316 2001","collection-number":"v. 2","collection-title":"Encounters","event-place":"Manchester","ISBN":"978-1-900650-42-7","note":"OCLC: ocm49783794","publisher":"St. Jerome Publishing","publisher-place":"Manchester","source":"Library of Congress ISBN","title":"Languages and publics: the making of authority","editor":[{"family":"Gal","given":"Susan"},{"family":"Woolard","given":"Kathryn Ann"},{"family":"American Anthropological Association","given":""}],"issued":{"date-parts":[["2001"]]}}},{"id":158,"uris":["http://zotero.org/users/13397765/items/DCLRUQCF"],"itemData":{"id":158,"type":"chapter","abstract":"Constructing Languages and Publics Authority and Representation - 1","container-title":"Languages and Publics","ISBN":"978-1-315-75964-7","note":"number-of-pages: 12","publisher":"Routledge","title":"Constructing Languages and Publics Authority and Representation","author":[{"family":"Woolard","given":"Susan Gal","suffix":"Kathryn A."}],"issued":{"date-parts":[["2001"]]}}}],"schema":"https://github.com/citation-style-language/schema/raw/master/csl-citation.json"} </w:instrText>
      </w:r>
      <w:r w:rsidR="006668D8" w:rsidRPr="00450283">
        <w:rPr>
          <w:rFonts w:ascii="Times New Roman" w:hAnsi="Times New Roman" w:cs="Times New Roman"/>
        </w:rPr>
        <w:fldChar w:fldCharType="separate"/>
      </w:r>
      <w:r w:rsidR="00EA6F0E" w:rsidRPr="00450283">
        <w:rPr>
          <w:rFonts w:ascii="Times New Roman" w:hAnsi="Times New Roman" w:cs="Times New Roman"/>
          <w:kern w:val="0"/>
        </w:rPr>
        <w:t>(Gal et al., 2001; Woolard, 2001)</w:t>
      </w:r>
      <w:r w:rsidR="006668D8" w:rsidRPr="00450283">
        <w:rPr>
          <w:rFonts w:ascii="Times New Roman" w:hAnsi="Times New Roman" w:cs="Times New Roman"/>
        </w:rPr>
        <w:fldChar w:fldCharType="end"/>
      </w:r>
      <w:r w:rsidR="006668D8" w:rsidRPr="00450283">
        <w:rPr>
          <w:rFonts w:ascii="Times New Roman" w:hAnsi="Times New Roman" w:cs="Times New Roman"/>
        </w:rPr>
        <w:t xml:space="preserve">. </w:t>
      </w:r>
      <w:r w:rsidRPr="00450283">
        <w:rPr>
          <w:rFonts w:ascii="Times New Roman" w:hAnsi="Times New Roman" w:cs="Times New Roman"/>
        </w:rPr>
        <w:t>However, the way people perceive languages will always be conditioned by individual factors, and these perceptions will condition the future of these languages.</w:t>
      </w:r>
    </w:p>
    <w:p w14:paraId="3FA69C07" w14:textId="77777777" w:rsidR="006668D8" w:rsidRPr="00450283" w:rsidRDefault="006668D8" w:rsidP="006668D8">
      <w:pPr>
        <w:spacing w:line="480" w:lineRule="auto"/>
        <w:ind w:firstLine="720"/>
        <w:jc w:val="both"/>
        <w:rPr>
          <w:rFonts w:ascii="Times New Roman" w:hAnsi="Times New Roman" w:cs="Times New Roman"/>
        </w:rPr>
      </w:pPr>
    </w:p>
    <w:p w14:paraId="46A7C628" w14:textId="6462276A" w:rsidR="00882DA8" w:rsidRPr="00450283" w:rsidRDefault="00532F9B" w:rsidP="00882DA8">
      <w:pPr>
        <w:spacing w:line="480" w:lineRule="auto"/>
        <w:jc w:val="both"/>
        <w:rPr>
          <w:rFonts w:ascii="Times New Roman" w:hAnsi="Times New Roman" w:cs="Times New Roman"/>
          <w:b/>
          <w:bCs/>
        </w:rPr>
      </w:pPr>
      <w:r w:rsidRPr="00450283">
        <w:rPr>
          <w:rFonts w:ascii="Times New Roman" w:hAnsi="Times New Roman" w:cs="Times New Roman"/>
          <w:b/>
          <w:bCs/>
        </w:rPr>
        <w:t xml:space="preserve">6. </w:t>
      </w:r>
      <w:r w:rsidR="00882DA8" w:rsidRPr="00450283">
        <w:rPr>
          <w:rFonts w:ascii="Times New Roman" w:hAnsi="Times New Roman" w:cs="Times New Roman"/>
          <w:b/>
          <w:bCs/>
        </w:rPr>
        <w:t>Conclusions</w:t>
      </w:r>
    </w:p>
    <w:p w14:paraId="2D69C985" w14:textId="7777777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The present study has sought to examine whether political orientation is a significant predictor of the language attitudes toward Catalan and Spanish in Palma de Mallorca and, if so, to explore what the relationship is between different political orientations and language attitudes toward both languages. An important contribution of this analysis is that political orientation has been found to be inextricably linked to the language attitudes of the population of Palma de Mallorca toward the two co-official languages of the Balearic Islands: Catalan and Spanish. This finding can help us understand why previous and current local governments, both progressive and conservative, have implemented certain language policies over the past decades, as well as the reaction of the Balearic society to the implementation of these policies. Consequently, this study contributes to previous literature examining the relationship between language policy and language attitudes and supports the idea that they mutually influence each other.</w:t>
      </w:r>
    </w:p>
    <w:p w14:paraId="4E64B6C0" w14:textId="0D728280"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Additionally, the present study expands on the previous knowledge on the dynamic of the relationship between political orientation and language attitudes in the Balearic context in general, </w:t>
      </w:r>
      <w:r w:rsidRPr="00450283">
        <w:rPr>
          <w:rFonts w:ascii="Times New Roman" w:hAnsi="Times New Roman" w:cs="Times New Roman"/>
        </w:rPr>
        <w:lastRenderedPageBreak/>
        <w:t xml:space="preserve">and in the city of Palma in particular. First, a clear division has been found between progressive and conservative people in terms of language attitudes. That is, people who self-identify as progressive exhibit positive language attitudes toward both Catalan and Spanish, with a stronger preference for Catalan, whereas people who self-identify as conservative exhibit very positive attitudes toward Spanish and not so positive attitudes toward Catalan. Second, it was also found that people who self-identify as progressive exhibit more positive attitudes toward bilingualism </w:t>
      </w:r>
      <w:r w:rsidR="00B65998" w:rsidRPr="00450283">
        <w:rPr>
          <w:rFonts w:ascii="Times New Roman" w:hAnsi="Times New Roman" w:cs="Times New Roman"/>
        </w:rPr>
        <w:t xml:space="preserve">Catalan-Spanish </w:t>
      </w:r>
      <w:r w:rsidRPr="00450283">
        <w:rPr>
          <w:rFonts w:ascii="Times New Roman" w:hAnsi="Times New Roman" w:cs="Times New Roman"/>
        </w:rPr>
        <w:t xml:space="preserve">in the Balearic Islands than people who self-identify as conservative. Third, results also revealed two trends related to political orientation that have not been identified by prior studies. The first one has to do with the people who self-identified as centrists. It was found that the responses of this particular group aligned with different political orientation, more progressive or more conservative, depending on the nature of the statement: language attitudes or language use. The second one has to do with people who identified themselves ideologically as center-left. It was found that as political orientation moves toward the center, language attitudes become more neutral and less </w:t>
      </w:r>
      <w:del w:id="738" w:author="Kendra Dickinson [2]" w:date="2024-04-14T06:57:00Z">
        <w:r w:rsidRPr="00450283" w:rsidDel="00CC705A">
          <w:rPr>
            <w:rFonts w:ascii="Times New Roman" w:hAnsi="Times New Roman" w:cs="Times New Roman"/>
          </w:rPr>
          <w:delText>sided</w:delText>
        </w:r>
      </w:del>
      <w:ins w:id="739" w:author="Kendra Dickinson [2]" w:date="2024-04-14T06:57:00Z">
        <w:r w:rsidR="00CC705A" w:rsidRPr="00450283">
          <w:rPr>
            <w:rFonts w:ascii="Times New Roman" w:hAnsi="Times New Roman" w:cs="Times New Roman"/>
          </w:rPr>
          <w:t>polarized</w:t>
        </w:r>
      </w:ins>
      <w:r w:rsidRPr="00450283">
        <w:rPr>
          <w:rFonts w:ascii="Times New Roman" w:hAnsi="Times New Roman" w:cs="Times New Roman"/>
        </w:rPr>
        <w:t xml:space="preserve">, that is, they become less influenced by political orientation. </w:t>
      </w:r>
      <w:r w:rsidR="00883A02" w:rsidRPr="00450283">
        <w:rPr>
          <w:rFonts w:ascii="Times New Roman" w:hAnsi="Times New Roman" w:cs="Times New Roman"/>
        </w:rPr>
        <w:t>Conversely,</w:t>
      </w:r>
      <w:r w:rsidRPr="00450283">
        <w:rPr>
          <w:rFonts w:ascii="Times New Roman" w:hAnsi="Times New Roman" w:cs="Times New Roman"/>
        </w:rPr>
        <w:t xml:space="preserve"> as political orientation becomes more extreme, either to the left or to the right, attitudes toward one’s own languages become more acute and no longer neutral.</w:t>
      </w:r>
    </w:p>
    <w:p w14:paraId="08C3CFE0" w14:textId="2EA1742D" w:rsidR="00882DA8" w:rsidRPr="00450283" w:rsidRDefault="00882DA8" w:rsidP="00602CE1">
      <w:pPr>
        <w:spacing w:line="480" w:lineRule="auto"/>
        <w:ind w:firstLine="720"/>
        <w:jc w:val="both"/>
        <w:rPr>
          <w:rFonts w:ascii="Times New Roman" w:hAnsi="Times New Roman" w:cs="Times New Roman"/>
        </w:rPr>
      </w:pPr>
      <w:r w:rsidRPr="00450283">
        <w:rPr>
          <w:rFonts w:ascii="Times New Roman" w:hAnsi="Times New Roman" w:cs="Times New Roman"/>
        </w:rPr>
        <w:t xml:space="preserve">While this study provides interesting and relevant findings on the role of political orientation in the formation of language attitudes toward Catalan and Spanish in Palma, </w:t>
      </w:r>
      <w:r w:rsidR="00602CE1" w:rsidRPr="00450283">
        <w:rPr>
          <w:rFonts w:ascii="Times New Roman" w:hAnsi="Times New Roman" w:cs="Times New Roman"/>
        </w:rPr>
        <w:t xml:space="preserve">it is important to further explore the role of other factors that previous studies have identified as significant in the context of the Balearic Islands and that the present study has not identified in the context of Palma. </w:t>
      </w:r>
      <w:r w:rsidRPr="00450283">
        <w:rPr>
          <w:rFonts w:ascii="Times New Roman" w:hAnsi="Times New Roman" w:cs="Times New Roman"/>
        </w:rPr>
        <w:t xml:space="preserve">These factors include, but are not limited to, place of residence, mother tongue, age, and identity. Additionally, future studies focused on uncovering new factors related to the formation of language attitudes toward Catalan and Spanish in Palma, such as socioeconomic </w:t>
      </w:r>
      <w:r w:rsidRPr="00450283">
        <w:rPr>
          <w:rFonts w:ascii="Times New Roman" w:hAnsi="Times New Roman" w:cs="Times New Roman"/>
        </w:rPr>
        <w:lastRenderedPageBreak/>
        <w:t>status, ethnic origin, and language use, are also needed. All in all, it is evident that the linguistic situation in the Balearic Islands in terms of language attitudes is complex, even forty years after the implementation of a legal framework that aimed at regulating the role of Catalan and Spanish in the archipelago.</w:t>
      </w:r>
    </w:p>
    <w:p w14:paraId="6515BC20" w14:textId="77777777" w:rsidR="00532F9B" w:rsidRPr="00450283" w:rsidDel="004F7E6E" w:rsidRDefault="00532F9B" w:rsidP="00882DA8">
      <w:pPr>
        <w:spacing w:line="480" w:lineRule="auto"/>
        <w:ind w:firstLine="720"/>
        <w:jc w:val="both"/>
        <w:rPr>
          <w:del w:id="740" w:author="Alejandro Andreas Jaume Losa" w:date="2024-04-16T12:23:00Z"/>
          <w:rFonts w:ascii="Times New Roman" w:hAnsi="Times New Roman" w:cs="Times New Roman"/>
        </w:rPr>
      </w:pPr>
    </w:p>
    <w:p w14:paraId="1952ABD5" w14:textId="77777777" w:rsidR="005A02C9" w:rsidRPr="00450283" w:rsidRDefault="005A02C9">
      <w:pPr>
        <w:spacing w:line="480" w:lineRule="auto"/>
        <w:jc w:val="both"/>
        <w:rPr>
          <w:rFonts w:ascii="Times New Roman" w:hAnsi="Times New Roman" w:cs="Times New Roman"/>
        </w:rPr>
        <w:pPrChange w:id="741" w:author="Alejandro Andreas Jaume Losa" w:date="2024-04-16T12:23:00Z">
          <w:pPr>
            <w:spacing w:line="480" w:lineRule="auto"/>
            <w:ind w:firstLine="720"/>
            <w:jc w:val="both"/>
          </w:pPr>
        </w:pPrChange>
      </w:pPr>
    </w:p>
    <w:p w14:paraId="61DDD409" w14:textId="3D28A750" w:rsidR="00EA6F0E" w:rsidRPr="00450283" w:rsidRDefault="009A7646" w:rsidP="00882DA8">
      <w:pPr>
        <w:spacing w:line="480" w:lineRule="auto"/>
        <w:jc w:val="both"/>
        <w:rPr>
          <w:rFonts w:ascii="Times New Roman" w:hAnsi="Times New Roman" w:cs="Times New Roman"/>
          <w:b/>
          <w:bCs/>
          <w:lang w:val="es-ES"/>
        </w:rPr>
      </w:pPr>
      <w:r w:rsidRPr="00450283">
        <w:rPr>
          <w:rFonts w:ascii="Times New Roman" w:hAnsi="Times New Roman" w:cs="Times New Roman"/>
          <w:b/>
          <w:bCs/>
          <w:lang w:val="es-ES_tradnl"/>
        </w:rPr>
        <w:t>References</w:t>
      </w:r>
    </w:p>
    <w:p w14:paraId="65B6A783"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b/>
          <w:bCs/>
          <w:lang w:val="es-ES"/>
          <w:rPrChange w:id="742" w:author="Alejandro Andreas Jaume Losa" w:date="2024-04-16T11:37:00Z">
            <w:rPr>
              <w:b/>
              <w:bCs/>
              <w:lang w:val="es-ES"/>
            </w:rPr>
          </w:rPrChange>
        </w:rPr>
        <w:fldChar w:fldCharType="begin"/>
      </w:r>
      <w:r w:rsidRPr="00450283">
        <w:rPr>
          <w:rFonts w:ascii="Times New Roman" w:hAnsi="Times New Roman" w:cs="Times New Roman"/>
          <w:b/>
          <w:bCs/>
          <w:lang w:val="es-ES"/>
          <w:rPrChange w:id="743" w:author="Alejandro Andreas Jaume Losa" w:date="2024-04-16T11:37:00Z">
            <w:rPr>
              <w:b/>
              <w:bCs/>
              <w:lang w:val="es-ES"/>
            </w:rPr>
          </w:rPrChange>
        </w:rPr>
        <w:instrText xml:space="preserve"> ADDIN ZOTERO_BIBL {"uncited":[],"omitted":[],"custom":[]} CSL_BIBLIOGRAPHY </w:instrText>
      </w:r>
      <w:r w:rsidRPr="007853FA">
        <w:rPr>
          <w:rFonts w:ascii="Times New Roman" w:hAnsi="Times New Roman" w:cs="Times New Roman"/>
          <w:b/>
          <w:bCs/>
          <w:lang w:val="es-ES"/>
        </w:rPr>
        <w:fldChar w:fldCharType="separate"/>
      </w:r>
      <w:r w:rsidRPr="00450283">
        <w:rPr>
          <w:rFonts w:ascii="Times New Roman" w:hAnsi="Times New Roman" w:cs="Times New Roman"/>
          <w:lang w:val="es-ES"/>
        </w:rPr>
        <w:t xml:space="preserve">Aguiló-Mora, F., &amp; Lynch, A. (2017). </w:t>
      </w:r>
      <w:r w:rsidRPr="00450283">
        <w:rPr>
          <w:rFonts w:ascii="Times New Roman" w:hAnsi="Times New Roman" w:cs="Times New Roman"/>
          <w:i/>
          <w:iCs/>
          <w:lang w:val="es-ES"/>
        </w:rPr>
        <w:t>¿Hablas castellano? Do you speak English?</w:t>
      </w:r>
      <w:r w:rsidRPr="00450283">
        <w:rPr>
          <w:rFonts w:ascii="Times New Roman" w:hAnsi="Times New Roman" w:cs="Times New Roman"/>
          <w:lang w:val="es-ES"/>
        </w:rPr>
        <w:t xml:space="preserve"> o </w:t>
      </w:r>
      <w:r w:rsidRPr="00450283">
        <w:rPr>
          <w:rFonts w:ascii="Times New Roman" w:hAnsi="Times New Roman" w:cs="Times New Roman"/>
          <w:i/>
          <w:iCs/>
          <w:lang w:val="es-ES"/>
        </w:rPr>
        <w:t>Xerres mallorquí?</w:t>
      </w:r>
      <w:r w:rsidRPr="00450283">
        <w:rPr>
          <w:rFonts w:ascii="Times New Roman" w:hAnsi="Times New Roman" w:cs="Times New Roman"/>
          <w:lang w:val="es-ES"/>
        </w:rPr>
        <w:t xml:space="preserve"> : Ideologías y actitudes lingüísticas en Mallorca en una era de crisis económica. </w:t>
      </w:r>
      <w:r w:rsidRPr="00450283">
        <w:rPr>
          <w:rFonts w:ascii="Times New Roman" w:hAnsi="Times New Roman" w:cs="Times New Roman"/>
          <w:i/>
          <w:iCs/>
        </w:rPr>
        <w:t>Studies in Hispanic and Lusophone Linguistics</w:t>
      </w:r>
      <w:r w:rsidRPr="00450283">
        <w:rPr>
          <w:rFonts w:ascii="Times New Roman" w:hAnsi="Times New Roman" w:cs="Times New Roman"/>
        </w:rPr>
        <w:t xml:space="preserve">, </w:t>
      </w:r>
      <w:r w:rsidRPr="00450283">
        <w:rPr>
          <w:rFonts w:ascii="Times New Roman" w:hAnsi="Times New Roman" w:cs="Times New Roman"/>
          <w:i/>
          <w:iCs/>
        </w:rPr>
        <w:t>10</w:t>
      </w:r>
      <w:r w:rsidRPr="00450283">
        <w:rPr>
          <w:rFonts w:ascii="Times New Roman" w:hAnsi="Times New Roman" w:cs="Times New Roman"/>
        </w:rPr>
        <w:t>(2), 189–223. https://doi.org/10.1515/shll-2017-0006</w:t>
      </w:r>
    </w:p>
    <w:p w14:paraId="2B4539B0"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Amorós, M. (2017, December 17). Más de 2.000 personas se manifiestan en Mahón en contra de la imposición del catalán en la Sanidad. </w:t>
      </w:r>
      <w:r w:rsidRPr="00450283">
        <w:rPr>
          <w:rFonts w:ascii="Times New Roman" w:hAnsi="Times New Roman" w:cs="Times New Roman"/>
          <w:i/>
          <w:iCs/>
        </w:rPr>
        <w:t>ELMUNDO</w:t>
      </w:r>
      <w:r w:rsidRPr="00450283">
        <w:rPr>
          <w:rFonts w:ascii="Times New Roman" w:hAnsi="Times New Roman" w:cs="Times New Roman"/>
        </w:rPr>
        <w:t>. https://www.elmundo.es/baleares/2017/12/17/5a36bbd1268e3ebf058b4628.html</w:t>
      </w:r>
    </w:p>
    <w:p w14:paraId="19C2DA66"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Bates, D., Mächler, M., Bolker, B., &amp; Walker, S. (2015). Fitting Linear Mixed-Effects Models Using </w:t>
      </w:r>
      <w:r w:rsidRPr="00450283">
        <w:rPr>
          <w:rFonts w:ascii="Times New Roman" w:hAnsi="Times New Roman" w:cs="Times New Roman"/>
          <w:b/>
          <w:bCs/>
        </w:rPr>
        <w:t>lme4</w:t>
      </w:r>
      <w:r w:rsidRPr="00450283">
        <w:rPr>
          <w:rFonts w:ascii="Times New Roman" w:hAnsi="Times New Roman" w:cs="Times New Roman"/>
        </w:rPr>
        <w:t xml:space="preserve">. </w:t>
      </w:r>
      <w:r w:rsidRPr="00450283">
        <w:rPr>
          <w:rFonts w:ascii="Times New Roman" w:hAnsi="Times New Roman" w:cs="Times New Roman"/>
          <w:i/>
          <w:iCs/>
        </w:rPr>
        <w:t>Journal of Statistical Software</w:t>
      </w:r>
      <w:r w:rsidRPr="00450283">
        <w:rPr>
          <w:rFonts w:ascii="Times New Roman" w:hAnsi="Times New Roman" w:cs="Times New Roman"/>
        </w:rPr>
        <w:t xml:space="preserve">, </w:t>
      </w:r>
      <w:r w:rsidRPr="00450283">
        <w:rPr>
          <w:rFonts w:ascii="Times New Roman" w:hAnsi="Times New Roman" w:cs="Times New Roman"/>
          <w:i/>
          <w:iCs/>
        </w:rPr>
        <w:t>67</w:t>
      </w:r>
      <w:r w:rsidRPr="00450283">
        <w:rPr>
          <w:rFonts w:ascii="Times New Roman" w:hAnsi="Times New Roman" w:cs="Times New Roman"/>
        </w:rPr>
        <w:t>(1). https://doi.org/10.18637/jss.v067.i01</w:t>
      </w:r>
    </w:p>
    <w:p w14:paraId="63413D24"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Bertolotti, V., &amp; Coll, M. (2020). Attitudes toward Portuguese in Uruguay in the nineteenth century. In T. Bugel &amp; C. Montes-Alcalá (Eds.), </w:t>
      </w:r>
      <w:r w:rsidRPr="00450283">
        <w:rPr>
          <w:rFonts w:ascii="Times New Roman" w:hAnsi="Times New Roman" w:cs="Times New Roman"/>
          <w:i/>
          <w:iCs/>
        </w:rPr>
        <w:t>Issues in Hispanic and Lusophone Linguistics</w:t>
      </w:r>
      <w:r w:rsidRPr="00450283">
        <w:rPr>
          <w:rFonts w:ascii="Times New Roman" w:hAnsi="Times New Roman" w:cs="Times New Roman"/>
        </w:rPr>
        <w:t xml:space="preserve"> (Vol. 25, pp. 112–136). John Benjamins Publishing Company. https://doi.org/10.1075/ihll.25.05ber</w:t>
      </w:r>
    </w:p>
    <w:p w14:paraId="58D36FDC"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Blas-Arroyo, J. L. (2007). Spanish and Catalan in the Balearic Islands. </w:t>
      </w:r>
      <w:r w:rsidRPr="00450283">
        <w:rPr>
          <w:rFonts w:ascii="Times New Roman" w:hAnsi="Times New Roman" w:cs="Times New Roman"/>
          <w:i/>
          <w:iCs/>
        </w:rPr>
        <w:t>International Journal of the Sociology of Language</w:t>
      </w:r>
      <w:r w:rsidRPr="00450283">
        <w:rPr>
          <w:rFonts w:ascii="Times New Roman" w:hAnsi="Times New Roman" w:cs="Times New Roman"/>
        </w:rPr>
        <w:t xml:space="preserve">, </w:t>
      </w:r>
      <w:r w:rsidRPr="00450283">
        <w:rPr>
          <w:rFonts w:ascii="Times New Roman" w:hAnsi="Times New Roman" w:cs="Times New Roman"/>
          <w:i/>
          <w:iCs/>
        </w:rPr>
        <w:t>2007</w:t>
      </w:r>
      <w:r w:rsidRPr="00450283">
        <w:rPr>
          <w:rFonts w:ascii="Times New Roman" w:hAnsi="Times New Roman" w:cs="Times New Roman"/>
        </w:rPr>
        <w:t>(184). https://doi.org/10.1515/IJSL.2007.015</w:t>
      </w:r>
    </w:p>
    <w:p w14:paraId="42772656"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Bohórquez, L. (2023). </w:t>
      </w:r>
      <w:r w:rsidRPr="00450283">
        <w:rPr>
          <w:rFonts w:ascii="Times New Roman" w:hAnsi="Times New Roman" w:cs="Times New Roman"/>
          <w:i/>
          <w:iCs/>
          <w:lang w:val="es-ES"/>
        </w:rPr>
        <w:t>El PP exige a Vox que retire su propuesta para imponer el uso del castellano en las administraciones de Baleares | España | EL PAÍS</w:t>
      </w:r>
      <w:r w:rsidRPr="00450283">
        <w:rPr>
          <w:rFonts w:ascii="Times New Roman" w:hAnsi="Times New Roman" w:cs="Times New Roman"/>
          <w:lang w:val="es-ES"/>
        </w:rPr>
        <w:t xml:space="preserve">. </w:t>
      </w:r>
      <w:r w:rsidRPr="00450283">
        <w:rPr>
          <w:rFonts w:ascii="Times New Roman" w:hAnsi="Times New Roman" w:cs="Times New Roman"/>
          <w:lang w:val="es-ES"/>
        </w:rPr>
        <w:lastRenderedPageBreak/>
        <w:t>https://elpais.com/espana/2023-09-22/el-pp-exige-a-vox-que-retire-su-propuesta-para-imponer-el-uso-del-castellano-en-las-administraciones-de-baleares.html</w:t>
      </w:r>
    </w:p>
    <w:p w14:paraId="70067BCB"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Calafat Vila, R., &amp; Calero-Pons, À. (2019). Actitudes y hábitos lingüísticos entre el alumnado del Grado en Educación Infantil (UIB). </w:t>
      </w:r>
      <w:r w:rsidRPr="00450283">
        <w:rPr>
          <w:rFonts w:ascii="Times New Roman" w:hAnsi="Times New Roman" w:cs="Times New Roman"/>
          <w:i/>
          <w:iCs/>
          <w:lang w:val="es-ES"/>
        </w:rPr>
        <w:t>Didáctica. Lengua y Literatura</w:t>
      </w:r>
      <w:r w:rsidRPr="00450283">
        <w:rPr>
          <w:rFonts w:ascii="Times New Roman" w:hAnsi="Times New Roman" w:cs="Times New Roman"/>
          <w:lang w:val="es-ES"/>
        </w:rPr>
        <w:t xml:space="preserve">, </w:t>
      </w:r>
      <w:r w:rsidRPr="00450283">
        <w:rPr>
          <w:rFonts w:ascii="Times New Roman" w:hAnsi="Times New Roman" w:cs="Times New Roman"/>
          <w:i/>
          <w:iCs/>
          <w:lang w:val="es-ES"/>
        </w:rPr>
        <w:t>31</w:t>
      </w:r>
      <w:r w:rsidRPr="00450283">
        <w:rPr>
          <w:rFonts w:ascii="Times New Roman" w:hAnsi="Times New Roman" w:cs="Times New Roman"/>
          <w:lang w:val="es-ES"/>
        </w:rPr>
        <w:t>, 243–261. https://doi.org/10.5209/dida.65951</w:t>
      </w:r>
    </w:p>
    <w:p w14:paraId="43C810AF"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Calleja, I. (2023, November 3). El PP pacta con Vox la libre elección de la lengua en Baleares y sofoca la crisis en el Govern. </w:t>
      </w:r>
      <w:r w:rsidRPr="00450283">
        <w:rPr>
          <w:rFonts w:ascii="Times New Roman" w:hAnsi="Times New Roman" w:cs="Times New Roman"/>
          <w:i/>
          <w:iCs/>
          <w:lang w:val="es-ES"/>
        </w:rPr>
        <w:t>elconfidencial.com</w:t>
      </w:r>
      <w:r w:rsidRPr="00450283">
        <w:rPr>
          <w:rFonts w:ascii="Times New Roman" w:hAnsi="Times New Roman" w:cs="Times New Roman"/>
          <w:lang w:val="es-ES"/>
        </w:rPr>
        <w:t>. https://www.elconfidencial.com/espana/2023-11-03/el-pp-pacta-con-vox-la-libre-eleccion-de-la-lengua-en-baleares-y-sofoca-la-crisis-en-el-govern_3767271/</w:t>
      </w:r>
    </w:p>
    <w:p w14:paraId="6D34DFD0"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Castell, X., Cremades, E., &amp; Vanrell, M. del M. (2023). </w:t>
      </w:r>
      <w:r w:rsidRPr="00450283">
        <w:rPr>
          <w:rFonts w:ascii="Times New Roman" w:hAnsi="Times New Roman" w:cs="Times New Roman"/>
          <w:i/>
          <w:iCs/>
          <w:lang w:val="es-ES"/>
        </w:rPr>
        <w:t>Actituds i usos lingüístics dels joves de les Illes Balears</w:t>
      </w:r>
      <w:r w:rsidRPr="00450283">
        <w:rPr>
          <w:rFonts w:ascii="Times New Roman" w:hAnsi="Times New Roman" w:cs="Times New Roman"/>
          <w:lang w:val="es-ES"/>
        </w:rPr>
        <w:t xml:space="preserve"> (Dirección General de Política lingüística (Govern de les Illes Balears), Universitat de les Illes Balears).</w:t>
      </w:r>
    </w:p>
    <w:p w14:paraId="207B3164"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Colmenero, R. F. (2018). </w:t>
      </w:r>
      <w:r w:rsidRPr="00450283">
        <w:rPr>
          <w:rFonts w:ascii="Times New Roman" w:hAnsi="Times New Roman" w:cs="Times New Roman"/>
          <w:i/>
          <w:iCs/>
          <w:lang w:val="es-ES"/>
        </w:rPr>
        <w:t>Decretazo del catalán en la Sanidad: Riesgo de éxodo de médicos en Baleares por la imposición del catalán | Baleares</w:t>
      </w:r>
      <w:r w:rsidRPr="00450283">
        <w:rPr>
          <w:rFonts w:ascii="Times New Roman" w:hAnsi="Times New Roman" w:cs="Times New Roman"/>
          <w:lang w:val="es-ES"/>
        </w:rPr>
        <w:t>. https://www.elmundo.es/baleares/2018/02/25/5a91b7e0268e3ebc358b45a1.html</w:t>
      </w:r>
    </w:p>
    <w:p w14:paraId="31228280"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Colom, E. (2023, February 7). La rebelión de los médicos de Baleares contra la imposición del catalán del gobierno de Armengol. </w:t>
      </w:r>
      <w:r w:rsidRPr="00450283">
        <w:rPr>
          <w:rFonts w:ascii="Times New Roman" w:hAnsi="Times New Roman" w:cs="Times New Roman"/>
          <w:i/>
          <w:iCs/>
          <w:lang w:val="es-ES"/>
        </w:rPr>
        <w:t>ELMUNDO</w:t>
      </w:r>
      <w:r w:rsidRPr="00450283">
        <w:rPr>
          <w:rFonts w:ascii="Times New Roman" w:hAnsi="Times New Roman" w:cs="Times New Roman"/>
          <w:lang w:val="es-ES"/>
        </w:rPr>
        <w:t>. https://www.elmundo.es/cronica/2023/02/07/63dc15f621efa0ab2d8b45b9.html</w:t>
      </w:r>
    </w:p>
    <w:p w14:paraId="13F532AF"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Crespí, M. (2023, June 29). Vox permite al PP gobernar en las Baleares en solitario a cambio de medidas contra el catalán. </w:t>
      </w:r>
      <w:r w:rsidRPr="00450283">
        <w:rPr>
          <w:rFonts w:ascii="Times New Roman" w:hAnsi="Times New Roman" w:cs="Times New Roman"/>
          <w:i/>
          <w:iCs/>
          <w:lang w:val="es-ES"/>
        </w:rPr>
        <w:t>Ara en Castellano</w:t>
      </w:r>
      <w:r w:rsidRPr="00450283">
        <w:rPr>
          <w:rFonts w:ascii="Times New Roman" w:hAnsi="Times New Roman" w:cs="Times New Roman"/>
          <w:lang w:val="es-ES"/>
        </w:rPr>
        <w:t>. https://es.ara.cat/politica/vox-permite-pp-gobernar-baleares-solitario-cambio-medidas-catalan_1_4742630.html</w:t>
      </w:r>
    </w:p>
    <w:p w14:paraId="40A6104F"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Díaz-Torrent, T., Huguet, Á., Lanos, A., &amp; Janés, J. (2017). UN ESTUDIO DE LAS ACTITUDES LINGÜÍSTICAS EN LOS ESCOLARES DEL PRINCIPADO DE </w:t>
      </w:r>
      <w:r w:rsidRPr="00450283">
        <w:rPr>
          <w:rFonts w:ascii="Times New Roman" w:hAnsi="Times New Roman" w:cs="Times New Roman"/>
          <w:lang w:val="es-ES"/>
        </w:rPr>
        <w:lastRenderedPageBreak/>
        <w:t xml:space="preserve">ANDORRA. </w:t>
      </w:r>
      <w:r w:rsidRPr="00450283">
        <w:rPr>
          <w:rFonts w:ascii="Times New Roman" w:hAnsi="Times New Roman" w:cs="Times New Roman"/>
          <w:i/>
          <w:iCs/>
        </w:rPr>
        <w:t>International Journal of Developmental and Educational Psychology. Revista INFAD de Psicología.</w:t>
      </w:r>
      <w:r w:rsidRPr="00450283">
        <w:rPr>
          <w:rFonts w:ascii="Times New Roman" w:hAnsi="Times New Roman" w:cs="Times New Roman"/>
        </w:rPr>
        <w:t xml:space="preserve">, </w:t>
      </w:r>
      <w:r w:rsidRPr="00450283">
        <w:rPr>
          <w:rFonts w:ascii="Times New Roman" w:hAnsi="Times New Roman" w:cs="Times New Roman"/>
          <w:i/>
          <w:iCs/>
        </w:rPr>
        <w:t>7</w:t>
      </w:r>
      <w:r w:rsidRPr="00450283">
        <w:rPr>
          <w:rFonts w:ascii="Times New Roman" w:hAnsi="Times New Roman" w:cs="Times New Roman"/>
        </w:rPr>
        <w:t>(1), 343. https://doi.org/10.17060/ijodaep.2014.n1.v7.805</w:t>
      </w:r>
    </w:p>
    <w:p w14:paraId="3DCC6B09"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Errihani, M. (2008). Language attitudes and language use in Morocco: Effects of attitudes on ‘Berber1 language policy.’ </w:t>
      </w:r>
      <w:r w:rsidRPr="00450283">
        <w:rPr>
          <w:rFonts w:ascii="Times New Roman" w:hAnsi="Times New Roman" w:cs="Times New Roman"/>
          <w:i/>
          <w:iCs/>
        </w:rPr>
        <w:t>The Journal of North African Studies</w:t>
      </w:r>
      <w:r w:rsidRPr="00450283">
        <w:rPr>
          <w:rFonts w:ascii="Times New Roman" w:hAnsi="Times New Roman" w:cs="Times New Roman"/>
        </w:rPr>
        <w:t xml:space="preserve">, </w:t>
      </w:r>
      <w:r w:rsidRPr="00450283">
        <w:rPr>
          <w:rFonts w:ascii="Times New Roman" w:hAnsi="Times New Roman" w:cs="Times New Roman"/>
          <w:i/>
          <w:iCs/>
        </w:rPr>
        <w:t>13</w:t>
      </w:r>
      <w:r w:rsidRPr="00450283">
        <w:rPr>
          <w:rFonts w:ascii="Times New Roman" w:hAnsi="Times New Roman" w:cs="Times New Roman"/>
        </w:rPr>
        <w:t>(4), 411–428. https://doi.org/10.1080/13629380701800492</w:t>
      </w:r>
    </w:p>
    <w:p w14:paraId="663304EB"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rPr>
        <w:t xml:space="preserve">Estors Sastre, L. (2014). </w:t>
      </w:r>
      <w:r w:rsidRPr="00450283">
        <w:rPr>
          <w:rFonts w:ascii="Times New Roman" w:hAnsi="Times New Roman" w:cs="Times New Roman"/>
          <w:lang w:val="es-ES"/>
        </w:rPr>
        <w:t xml:space="preserve">Les Actituds lingüístiques segons l’origen dels aprenents de català com a llengua d’acollida. </w:t>
      </w:r>
      <w:r w:rsidRPr="00450283">
        <w:rPr>
          <w:rFonts w:ascii="Times New Roman" w:hAnsi="Times New Roman" w:cs="Times New Roman"/>
          <w:i/>
          <w:iCs/>
          <w:lang w:val="es-ES"/>
        </w:rPr>
        <w:t>Treballs de Sociolingüística Catalana</w:t>
      </w:r>
      <w:r w:rsidRPr="00450283">
        <w:rPr>
          <w:rFonts w:ascii="Times New Roman" w:hAnsi="Times New Roman" w:cs="Times New Roman"/>
          <w:lang w:val="es-ES"/>
        </w:rPr>
        <w:t xml:space="preserve">, </w:t>
      </w:r>
      <w:r w:rsidRPr="00450283">
        <w:rPr>
          <w:rFonts w:ascii="Times New Roman" w:hAnsi="Times New Roman" w:cs="Times New Roman"/>
          <w:i/>
          <w:iCs/>
          <w:lang w:val="es-ES"/>
        </w:rPr>
        <w:t>24</w:t>
      </w:r>
      <w:r w:rsidRPr="00450283">
        <w:rPr>
          <w:rFonts w:ascii="Times New Roman" w:hAnsi="Times New Roman" w:cs="Times New Roman"/>
          <w:lang w:val="es-ES"/>
        </w:rPr>
        <w:t>, 153–171. https://doi.org/10.2436/20.2504.01.74</w:t>
      </w:r>
    </w:p>
    <w:p w14:paraId="4E50A49B"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Fox, J., &amp; Weisberg, S. (2019). </w:t>
      </w:r>
      <w:r w:rsidRPr="00450283">
        <w:rPr>
          <w:rFonts w:ascii="Times New Roman" w:hAnsi="Times New Roman" w:cs="Times New Roman"/>
          <w:i/>
          <w:iCs/>
        </w:rPr>
        <w:t>An R companion to applied regression</w:t>
      </w:r>
      <w:r w:rsidRPr="00450283">
        <w:rPr>
          <w:rFonts w:ascii="Times New Roman" w:hAnsi="Times New Roman" w:cs="Times New Roman"/>
        </w:rPr>
        <w:t xml:space="preserve"> (Third edition). SAGE.</w:t>
      </w:r>
    </w:p>
    <w:p w14:paraId="06C7A41B"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Gal, S., Woolard, K. A., &amp; American Anthropological Association (Eds.). (2001). </w:t>
      </w:r>
      <w:r w:rsidRPr="00450283">
        <w:rPr>
          <w:rFonts w:ascii="Times New Roman" w:hAnsi="Times New Roman" w:cs="Times New Roman"/>
          <w:i/>
          <w:iCs/>
        </w:rPr>
        <w:t>Languages and publics: The making of authority</w:t>
      </w:r>
      <w:r w:rsidRPr="00450283">
        <w:rPr>
          <w:rFonts w:ascii="Times New Roman" w:hAnsi="Times New Roman" w:cs="Times New Roman"/>
        </w:rPr>
        <w:t>. St. Jerome Publishing.</w:t>
      </w:r>
    </w:p>
    <w:p w14:paraId="33EF5276"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Galvín, A. (2017). </w:t>
      </w:r>
      <w:r w:rsidRPr="00450283">
        <w:rPr>
          <w:rFonts w:ascii="Times New Roman" w:hAnsi="Times New Roman" w:cs="Times New Roman"/>
          <w:i/>
          <w:iCs/>
          <w:lang w:val="es-ES"/>
        </w:rPr>
        <w:t>Pedir que los médicos y enfermeros hablen la lengua autonómica es cumplir con la ley</w:t>
      </w:r>
      <w:r w:rsidRPr="00450283">
        <w:rPr>
          <w:rFonts w:ascii="Times New Roman" w:hAnsi="Times New Roman" w:cs="Times New Roman"/>
          <w:lang w:val="es-ES"/>
        </w:rPr>
        <w:t>. https://www.eldiario.es/sociedad/idioma-lengua-propia-balears_1_2999705.html</w:t>
      </w:r>
    </w:p>
    <w:p w14:paraId="7F3B4A9C"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Garau, C. (2023, November 30). PSIB i MÉS presenten el recurs de l’Obra Cultural Balear contra l’eliminació del català a la sanitat. </w:t>
      </w:r>
      <w:r w:rsidRPr="00450283">
        <w:rPr>
          <w:rFonts w:ascii="Times New Roman" w:hAnsi="Times New Roman" w:cs="Times New Roman"/>
          <w:i/>
          <w:iCs/>
          <w:lang w:val="es-ES"/>
        </w:rPr>
        <w:t>La República</w:t>
      </w:r>
      <w:r w:rsidRPr="00450283">
        <w:rPr>
          <w:rFonts w:ascii="Times New Roman" w:hAnsi="Times New Roman" w:cs="Times New Roman"/>
          <w:lang w:val="es-ES"/>
        </w:rPr>
        <w:t>. https://www.larepublica.cat/noticies/pais/illes/psib-i-mes-presenten-el-recurs-de-lobra-cultural-balear-contra-leliminacio-del-catala-a-la-sanitat/</w:t>
      </w:r>
    </w:p>
    <w:p w14:paraId="20AA4965"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Gentili, P. (2013). </w:t>
      </w:r>
      <w:r w:rsidRPr="00450283">
        <w:rPr>
          <w:rFonts w:ascii="Times New Roman" w:hAnsi="Times New Roman" w:cs="Times New Roman"/>
          <w:i/>
          <w:iCs/>
          <w:lang w:val="es-ES"/>
        </w:rPr>
        <w:t>Baleares y la marcha del futuro | Planeta Futuro | EL PAÍS</w:t>
      </w:r>
      <w:r w:rsidRPr="00450283">
        <w:rPr>
          <w:rFonts w:ascii="Times New Roman" w:hAnsi="Times New Roman" w:cs="Times New Roman"/>
          <w:lang w:val="es-ES"/>
        </w:rPr>
        <w:t>. https://elpais.com/elpais/2013/09/30/contrapuntos/1380549173_138054.html</w:t>
      </w:r>
    </w:p>
    <w:p w14:paraId="3FCE71F2"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Huguet, À. (2001). Lenguas en contacto y educación: Influencia del prestigio de las lenguas en las actitudes lingüísticas de los escolares. </w:t>
      </w:r>
      <w:r w:rsidRPr="00450283">
        <w:rPr>
          <w:rFonts w:ascii="Times New Roman" w:hAnsi="Times New Roman" w:cs="Times New Roman"/>
          <w:i/>
          <w:iCs/>
          <w:lang w:val="es-ES"/>
        </w:rPr>
        <w:t>Revista de Educación</w:t>
      </w:r>
      <w:r w:rsidRPr="00450283">
        <w:rPr>
          <w:rFonts w:ascii="Times New Roman" w:hAnsi="Times New Roman" w:cs="Times New Roman"/>
          <w:lang w:val="es-ES"/>
        </w:rPr>
        <w:t xml:space="preserve">, </w:t>
      </w:r>
      <w:r w:rsidRPr="00450283">
        <w:rPr>
          <w:rFonts w:ascii="Times New Roman" w:hAnsi="Times New Roman" w:cs="Times New Roman"/>
          <w:i/>
          <w:iCs/>
          <w:lang w:val="es-ES"/>
        </w:rPr>
        <w:t>326</w:t>
      </w:r>
      <w:r w:rsidRPr="00450283">
        <w:rPr>
          <w:rFonts w:ascii="Times New Roman" w:hAnsi="Times New Roman" w:cs="Times New Roman"/>
          <w:lang w:val="es-ES"/>
        </w:rPr>
        <w:t>, 355–371.</w:t>
      </w:r>
    </w:p>
    <w:p w14:paraId="6DF62AF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lastRenderedPageBreak/>
        <w:t xml:space="preserve">Huguet, À., &amp; Biscarri Gassió, J. (1995). Actitudes lingüísticas de los escolares en el" Baix Cinca": Incidencia de algunos factores. </w:t>
      </w:r>
      <w:r w:rsidRPr="00450283">
        <w:rPr>
          <w:rFonts w:ascii="Times New Roman" w:hAnsi="Times New Roman" w:cs="Times New Roman"/>
          <w:i/>
          <w:iCs/>
          <w:lang w:val="es-ES"/>
        </w:rPr>
        <w:t>Revista Interuniversitaria de Formación Del Profesorado</w:t>
      </w:r>
      <w:r w:rsidRPr="00450283">
        <w:rPr>
          <w:rFonts w:ascii="Times New Roman" w:hAnsi="Times New Roman" w:cs="Times New Roman"/>
          <w:lang w:val="es-ES"/>
        </w:rPr>
        <w:t xml:space="preserve">, </w:t>
      </w:r>
      <w:r w:rsidRPr="00450283">
        <w:rPr>
          <w:rFonts w:ascii="Times New Roman" w:hAnsi="Times New Roman" w:cs="Times New Roman"/>
          <w:i/>
          <w:iCs/>
          <w:lang w:val="es-ES"/>
        </w:rPr>
        <w:t>23</w:t>
      </w:r>
      <w:r w:rsidRPr="00450283">
        <w:rPr>
          <w:rFonts w:ascii="Times New Roman" w:hAnsi="Times New Roman" w:cs="Times New Roman"/>
          <w:lang w:val="es-ES"/>
        </w:rPr>
        <w:t>, 163–175.</w:t>
      </w:r>
    </w:p>
    <w:p w14:paraId="17DB9F66"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Huguet, À., &amp; Suïls, J. (1997). Influència del prestigi de les llengües en les actituds lingüístiques dels escolars: El cas de Catalunya i l’Aragó catalanòfon. </w:t>
      </w:r>
      <w:r w:rsidRPr="00450283">
        <w:rPr>
          <w:rFonts w:ascii="Times New Roman" w:hAnsi="Times New Roman" w:cs="Times New Roman"/>
          <w:i/>
          <w:iCs/>
          <w:lang w:val="es-ES"/>
        </w:rPr>
        <w:t>Llengua i Ús: Revista Tècnica de Política Lingüística</w:t>
      </w:r>
      <w:r w:rsidRPr="00450283">
        <w:rPr>
          <w:rFonts w:ascii="Times New Roman" w:hAnsi="Times New Roman" w:cs="Times New Roman"/>
          <w:lang w:val="es-ES"/>
        </w:rPr>
        <w:t xml:space="preserve">, </w:t>
      </w:r>
      <w:r w:rsidRPr="00450283">
        <w:rPr>
          <w:rFonts w:ascii="Times New Roman" w:hAnsi="Times New Roman" w:cs="Times New Roman"/>
          <w:i/>
          <w:iCs/>
          <w:lang w:val="es-ES"/>
        </w:rPr>
        <w:t>10</w:t>
      </w:r>
      <w:r w:rsidRPr="00450283">
        <w:rPr>
          <w:rFonts w:ascii="Times New Roman" w:hAnsi="Times New Roman" w:cs="Times New Roman"/>
          <w:lang w:val="es-ES"/>
        </w:rPr>
        <w:t>, 52–57.</w:t>
      </w:r>
    </w:p>
    <w:p w14:paraId="5F7ED928"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Huguet-Canalís, Á. (2005). Génesis y desarrollo de las actitudes lingüísticas en contextos bilingües. Análisis de algunas variables del ámbito escolar y sociofamiliar. </w:t>
      </w:r>
      <w:r w:rsidRPr="00450283">
        <w:rPr>
          <w:rFonts w:ascii="Times New Roman" w:hAnsi="Times New Roman" w:cs="Times New Roman"/>
          <w:i/>
          <w:iCs/>
          <w:lang w:val="es-ES"/>
        </w:rPr>
        <w:t>Revista de Psicología Social</w:t>
      </w:r>
      <w:r w:rsidRPr="00450283">
        <w:rPr>
          <w:rFonts w:ascii="Times New Roman" w:hAnsi="Times New Roman" w:cs="Times New Roman"/>
          <w:lang w:val="es-ES"/>
        </w:rPr>
        <w:t xml:space="preserve">, </w:t>
      </w:r>
      <w:r w:rsidRPr="00450283">
        <w:rPr>
          <w:rFonts w:ascii="Times New Roman" w:hAnsi="Times New Roman" w:cs="Times New Roman"/>
          <w:i/>
          <w:iCs/>
          <w:lang w:val="es-ES"/>
        </w:rPr>
        <w:t>20</w:t>
      </w:r>
      <w:r w:rsidRPr="00450283">
        <w:rPr>
          <w:rFonts w:ascii="Times New Roman" w:hAnsi="Times New Roman" w:cs="Times New Roman"/>
          <w:lang w:val="es-ES"/>
        </w:rPr>
        <w:t>(2), 175–191. https://doi.org/10.1174/0213474053683167</w:t>
      </w:r>
    </w:p>
    <w:p w14:paraId="205DA9D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Ibáñez Ferreté, Ò.-A. (2014). L’Estudi d’ideologies lingüístiques amb grup de discussió: El cas dels estudiants palmesans de ciències socials a la Universitat de les Illes Balears. </w:t>
      </w:r>
      <w:r w:rsidRPr="00450283">
        <w:rPr>
          <w:rFonts w:ascii="Times New Roman" w:hAnsi="Times New Roman" w:cs="Times New Roman"/>
          <w:i/>
          <w:iCs/>
          <w:lang w:val="es-ES"/>
        </w:rPr>
        <w:t>Treballs de Sociolingüística Catalana</w:t>
      </w:r>
      <w:r w:rsidRPr="00450283">
        <w:rPr>
          <w:rFonts w:ascii="Times New Roman" w:hAnsi="Times New Roman" w:cs="Times New Roman"/>
          <w:lang w:val="es-ES"/>
        </w:rPr>
        <w:t xml:space="preserve">, </w:t>
      </w:r>
      <w:r w:rsidRPr="00450283">
        <w:rPr>
          <w:rFonts w:ascii="Times New Roman" w:hAnsi="Times New Roman" w:cs="Times New Roman"/>
          <w:i/>
          <w:iCs/>
          <w:lang w:val="es-ES"/>
        </w:rPr>
        <w:t>24</w:t>
      </w:r>
      <w:r w:rsidRPr="00450283">
        <w:rPr>
          <w:rFonts w:ascii="Times New Roman" w:hAnsi="Times New Roman" w:cs="Times New Roman"/>
          <w:lang w:val="es-ES"/>
        </w:rPr>
        <w:t>, 225–240. https://doi.org/10.2436/20.2504.01.77</w:t>
      </w:r>
    </w:p>
    <w:p w14:paraId="4449CD43"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IBESTAT. (2022). </w:t>
      </w:r>
      <w:r w:rsidRPr="00450283">
        <w:rPr>
          <w:rFonts w:ascii="Times New Roman" w:hAnsi="Times New Roman" w:cs="Times New Roman"/>
          <w:i/>
          <w:iCs/>
          <w:lang w:val="es-ES"/>
        </w:rPr>
        <w:t>Población extranjera por isla y municipio de residencia y país de nacionalidad.</w:t>
      </w:r>
      <w:r w:rsidRPr="00450283">
        <w:rPr>
          <w:rFonts w:ascii="Times New Roman" w:hAnsi="Times New Roman" w:cs="Times New Roman"/>
          <w:lang w:val="es-ES"/>
        </w:rPr>
        <w:t xml:space="preserve"> https://ibestat.caib.es/ibestat/estadistiques/933ae75d-c922-494f-bc1a-04341d1f13a9/e90c76be-82d9-44d5-bf6f-cff260b32aa1/es/pad_t3m2_22.px</w:t>
      </w:r>
    </w:p>
    <w:p w14:paraId="5E545E9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Iglésias, N. (2010). Llengua i immigració en la Catalunya contemporània: Imaginaris de l’altre i actituds lingüístiques dels parlants arran de la immigració murciana. </w:t>
      </w:r>
      <w:r w:rsidRPr="00450283">
        <w:rPr>
          <w:rFonts w:ascii="Times New Roman" w:hAnsi="Times New Roman" w:cs="Times New Roman"/>
          <w:i/>
          <w:iCs/>
          <w:lang w:val="es-ES"/>
        </w:rPr>
        <w:t>Els Marges: Revista de Llengua i Literatura</w:t>
      </w:r>
      <w:r w:rsidRPr="00450283">
        <w:rPr>
          <w:rFonts w:ascii="Times New Roman" w:hAnsi="Times New Roman" w:cs="Times New Roman"/>
          <w:lang w:val="es-ES"/>
        </w:rPr>
        <w:t xml:space="preserve">, </w:t>
      </w:r>
      <w:r w:rsidRPr="00450283">
        <w:rPr>
          <w:rFonts w:ascii="Times New Roman" w:hAnsi="Times New Roman" w:cs="Times New Roman"/>
          <w:i/>
          <w:iCs/>
          <w:lang w:val="es-ES"/>
        </w:rPr>
        <w:t>92</w:t>
      </w:r>
      <w:r w:rsidRPr="00450283">
        <w:rPr>
          <w:rFonts w:ascii="Times New Roman" w:hAnsi="Times New Roman" w:cs="Times New Roman"/>
          <w:lang w:val="es-ES"/>
        </w:rPr>
        <w:t>, 18–53.</w:t>
      </w:r>
    </w:p>
    <w:p w14:paraId="65BE1CEC"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Instituto Nacional de Estadística. (2024). </w:t>
      </w:r>
      <w:r w:rsidRPr="00450283">
        <w:rPr>
          <w:rFonts w:ascii="Times New Roman" w:hAnsi="Times New Roman" w:cs="Times New Roman"/>
          <w:i/>
          <w:iCs/>
          <w:lang w:val="es-ES"/>
        </w:rPr>
        <w:t>Población por capitales de provincia y sexo.(2911)</w:t>
      </w:r>
      <w:r w:rsidRPr="00450283">
        <w:rPr>
          <w:rFonts w:ascii="Times New Roman" w:hAnsi="Times New Roman" w:cs="Times New Roman"/>
          <w:lang w:val="es-ES"/>
        </w:rPr>
        <w:t>. INE. https://www.ine.es/jaxiT3/Datos.htm?t=2911</w:t>
      </w:r>
    </w:p>
    <w:p w14:paraId="496887E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Janés, J., Querol, M., &amp; Huguet, À. (2008). Una aproximació a les actituds envers el catalá i el castella de l’alumnat nouvingut a Catalunya. In </w:t>
      </w:r>
      <w:r w:rsidRPr="00450283">
        <w:rPr>
          <w:rFonts w:ascii="Times New Roman" w:hAnsi="Times New Roman" w:cs="Times New Roman"/>
          <w:i/>
          <w:iCs/>
          <w:lang w:val="es-ES"/>
        </w:rPr>
        <w:t>Nou vinguts, fins quan? La incorporació de l’alumnat estranger nouvingut al currículum ordinari</w:t>
      </w:r>
      <w:r w:rsidRPr="00450283">
        <w:rPr>
          <w:rFonts w:ascii="Times New Roman" w:hAnsi="Times New Roman" w:cs="Times New Roman"/>
          <w:lang w:val="es-ES"/>
        </w:rPr>
        <w:t xml:space="preserve"> (pp. 1000–1009). Documenta </w:t>
      </w:r>
      <w:r w:rsidRPr="00450283">
        <w:rPr>
          <w:rFonts w:ascii="Times New Roman" w:hAnsi="Times New Roman" w:cs="Times New Roman"/>
          <w:lang w:val="es-ES"/>
        </w:rPr>
        <w:lastRenderedPageBreak/>
        <w:t>Universitaria. https://www.torrossa.com/gs/resourceProxy?an=2435083&amp;publisher=FZZ231</w:t>
      </w:r>
    </w:p>
    <w:p w14:paraId="4A32F15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Joan i Marí, B. (2005). Dinàmica normalització-substitució a les Illes Balears. </w:t>
      </w:r>
      <w:r w:rsidRPr="00450283">
        <w:rPr>
          <w:rFonts w:ascii="Times New Roman" w:hAnsi="Times New Roman" w:cs="Times New Roman"/>
          <w:i/>
          <w:iCs/>
          <w:lang w:val="es-ES"/>
        </w:rPr>
        <w:t>Treballs de Sociolingüística Catalana</w:t>
      </w:r>
      <w:r w:rsidRPr="00450283">
        <w:rPr>
          <w:rFonts w:ascii="Times New Roman" w:hAnsi="Times New Roman" w:cs="Times New Roman"/>
          <w:lang w:val="es-ES"/>
        </w:rPr>
        <w:t>, 97–113.</w:t>
      </w:r>
    </w:p>
    <w:p w14:paraId="1F61DF44"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Joan i Marí, B. (2010). Joves i hibridació lingüística: De l’acceptació social a l’interès personal. </w:t>
      </w:r>
      <w:r w:rsidRPr="00450283">
        <w:rPr>
          <w:rFonts w:ascii="Times New Roman" w:hAnsi="Times New Roman" w:cs="Times New Roman"/>
          <w:i/>
          <w:iCs/>
        </w:rPr>
        <w:t>Anuari de Psicologia</w:t>
      </w:r>
      <w:r w:rsidRPr="00450283">
        <w:rPr>
          <w:rFonts w:ascii="Times New Roman" w:hAnsi="Times New Roman" w:cs="Times New Roman"/>
        </w:rPr>
        <w:t>.</w:t>
      </w:r>
    </w:p>
    <w:p w14:paraId="08BEF7D1"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Kester, E.-P. (2020). Language use, language attitudes and identity in Curaçao. In T. Bugel &amp; C. Montes-Alcalá (Eds.), </w:t>
      </w:r>
      <w:r w:rsidRPr="00450283">
        <w:rPr>
          <w:rFonts w:ascii="Times New Roman" w:hAnsi="Times New Roman" w:cs="Times New Roman"/>
          <w:i/>
          <w:iCs/>
        </w:rPr>
        <w:t>Issues in Hispanic and Lusophone Linguistics</w:t>
      </w:r>
      <w:r w:rsidRPr="00450283">
        <w:rPr>
          <w:rFonts w:ascii="Times New Roman" w:hAnsi="Times New Roman" w:cs="Times New Roman"/>
        </w:rPr>
        <w:t xml:space="preserve"> (Vol. 25, pp. 156–181). John Benjamins Publishing Company. https://doi.org/10.1075/ihll.25.07kes</w:t>
      </w:r>
    </w:p>
    <w:p w14:paraId="2135C4AD"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rPr>
        <w:t xml:space="preserve">Lapresta Rey, C., Huguet, À., &amp; Janés i Carulla, J. (2010). </w:t>
      </w:r>
      <w:r w:rsidRPr="00450283">
        <w:rPr>
          <w:rFonts w:ascii="Times New Roman" w:hAnsi="Times New Roman" w:cs="Times New Roman"/>
          <w:i/>
          <w:iCs/>
          <w:lang w:val="es-ES"/>
        </w:rPr>
        <w:t>Análisis discursivo de las actitudes lingüísticas de los escolares de origen inmigrante en Cataluña</w:t>
      </w:r>
      <w:r w:rsidRPr="00450283">
        <w:rPr>
          <w:rFonts w:ascii="Times New Roman" w:hAnsi="Times New Roman" w:cs="Times New Roman"/>
          <w:lang w:val="es-ES"/>
        </w:rPr>
        <w:t xml:space="preserve">. </w:t>
      </w:r>
      <w:r w:rsidRPr="00450283">
        <w:rPr>
          <w:rFonts w:ascii="Times New Roman" w:hAnsi="Times New Roman" w:cs="Times New Roman"/>
          <w:i/>
          <w:iCs/>
          <w:lang w:val="es-ES"/>
        </w:rPr>
        <w:t>353</w:t>
      </w:r>
      <w:r w:rsidRPr="00450283">
        <w:rPr>
          <w:rFonts w:ascii="Times New Roman" w:hAnsi="Times New Roman" w:cs="Times New Roman"/>
          <w:lang w:val="es-ES"/>
        </w:rPr>
        <w:t>, 521–547.</w:t>
      </w:r>
    </w:p>
    <w:p w14:paraId="26C6D9B8"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Manresa, A. (2015, July 3). L’esquerra de les Balears “enterra” el trilingüisme i potencia el català. </w:t>
      </w:r>
      <w:r w:rsidRPr="00450283">
        <w:rPr>
          <w:rFonts w:ascii="Times New Roman" w:hAnsi="Times New Roman" w:cs="Times New Roman"/>
          <w:i/>
          <w:iCs/>
          <w:lang w:val="es-ES"/>
        </w:rPr>
        <w:t>El País</w:t>
      </w:r>
      <w:r w:rsidRPr="00450283">
        <w:rPr>
          <w:rFonts w:ascii="Times New Roman" w:hAnsi="Times New Roman" w:cs="Times New Roman"/>
          <w:lang w:val="es-ES"/>
        </w:rPr>
        <w:t>. https://elpais.com/cat/2015/07/03/espana/1435944987_524900.html</w:t>
      </w:r>
    </w:p>
    <w:p w14:paraId="359B3C84"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Marley, D. (2004). </w:t>
      </w:r>
      <w:r w:rsidRPr="00450283">
        <w:rPr>
          <w:rFonts w:ascii="Times New Roman" w:hAnsi="Times New Roman" w:cs="Times New Roman"/>
        </w:rPr>
        <w:t xml:space="preserve">Language attitudes in Morocco following recent changes in language policy. </w:t>
      </w:r>
      <w:r w:rsidRPr="00450283">
        <w:rPr>
          <w:rFonts w:ascii="Times New Roman" w:hAnsi="Times New Roman" w:cs="Times New Roman"/>
          <w:i/>
          <w:iCs/>
        </w:rPr>
        <w:t>Language Policy</w:t>
      </w:r>
      <w:r w:rsidRPr="00450283">
        <w:rPr>
          <w:rFonts w:ascii="Times New Roman" w:hAnsi="Times New Roman" w:cs="Times New Roman"/>
        </w:rPr>
        <w:t xml:space="preserve">, </w:t>
      </w:r>
      <w:r w:rsidRPr="00450283">
        <w:rPr>
          <w:rFonts w:ascii="Times New Roman" w:hAnsi="Times New Roman" w:cs="Times New Roman"/>
          <w:i/>
          <w:iCs/>
        </w:rPr>
        <w:t>3</w:t>
      </w:r>
      <w:r w:rsidRPr="00450283">
        <w:rPr>
          <w:rFonts w:ascii="Times New Roman" w:hAnsi="Times New Roman" w:cs="Times New Roman"/>
        </w:rPr>
        <w:t>(1), 25–46. https://doi.org/10.1023/B:LPOL.0000017724.16833.66</w:t>
      </w:r>
    </w:p>
    <w:p w14:paraId="1F6D512C"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rPr>
        <w:t xml:space="preserve">Mateos, A. (2023, June 28). </w:t>
      </w:r>
      <w:r w:rsidRPr="00450283">
        <w:rPr>
          <w:rFonts w:ascii="Times New Roman" w:hAnsi="Times New Roman" w:cs="Times New Roman"/>
          <w:lang w:val="es-ES"/>
        </w:rPr>
        <w:t xml:space="preserve">Abascal: «Se va a producir un cambio de rumbo total en materia de política lingüística» en Baleares. </w:t>
      </w:r>
      <w:r w:rsidRPr="00450283">
        <w:rPr>
          <w:rFonts w:ascii="Times New Roman" w:hAnsi="Times New Roman" w:cs="Times New Roman"/>
          <w:i/>
          <w:iCs/>
          <w:lang w:val="es-ES"/>
        </w:rPr>
        <w:t>Ultima Hora</w:t>
      </w:r>
      <w:r w:rsidRPr="00450283">
        <w:rPr>
          <w:rFonts w:ascii="Times New Roman" w:hAnsi="Times New Roman" w:cs="Times New Roman"/>
          <w:lang w:val="es-ES"/>
        </w:rPr>
        <w:t>. https://www.ultimahora.es/noticias/elecciones-28m/2023/06/28/1966281/govern-balear-abascal-producir-cambio-materia-politica-linguistica.html</w:t>
      </w:r>
    </w:p>
    <w:p w14:paraId="3FCFC7D2"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Mukhuba, T. T. (2005). Bilingualism, language attitudes, language policy and language planning: A sociolinguistic perspective. </w:t>
      </w:r>
      <w:r w:rsidRPr="00450283">
        <w:rPr>
          <w:rFonts w:ascii="Times New Roman" w:hAnsi="Times New Roman" w:cs="Times New Roman"/>
          <w:i/>
          <w:iCs/>
        </w:rPr>
        <w:t>Journal of Language and Learning</w:t>
      </w:r>
      <w:r w:rsidRPr="00450283">
        <w:rPr>
          <w:rFonts w:ascii="Times New Roman" w:hAnsi="Times New Roman" w:cs="Times New Roman"/>
        </w:rPr>
        <w:t xml:space="preserve">, </w:t>
      </w:r>
      <w:r w:rsidRPr="00450283">
        <w:rPr>
          <w:rFonts w:ascii="Times New Roman" w:hAnsi="Times New Roman" w:cs="Times New Roman"/>
          <w:i/>
          <w:iCs/>
        </w:rPr>
        <w:t>3</w:t>
      </w:r>
      <w:r w:rsidRPr="00450283">
        <w:rPr>
          <w:rFonts w:ascii="Times New Roman" w:hAnsi="Times New Roman" w:cs="Times New Roman"/>
        </w:rPr>
        <w:t>(2), 268–278.</w:t>
      </w:r>
    </w:p>
    <w:p w14:paraId="21319E08"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lastRenderedPageBreak/>
        <w:t xml:space="preserve">Olaizola, I. (2013). </w:t>
      </w:r>
      <w:r w:rsidRPr="00450283">
        <w:rPr>
          <w:rFonts w:ascii="Times New Roman" w:hAnsi="Times New Roman" w:cs="Times New Roman"/>
          <w:i/>
          <w:iCs/>
        </w:rPr>
        <w:t>Contestación social histórica</w:t>
      </w:r>
      <w:r w:rsidRPr="00450283">
        <w:rPr>
          <w:rFonts w:ascii="Times New Roman" w:hAnsi="Times New Roman" w:cs="Times New Roman"/>
        </w:rPr>
        <w:t>. https://www.diariodemallorca.es/mallorca/2013/09/30/contestacion-social-historica-3880322.html</w:t>
      </w:r>
    </w:p>
    <w:p w14:paraId="07884B1D"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rPr>
        <w:t xml:space="preserve">O’Rourke, B., &amp; Hogan‐Brun, G. (2012). Language Attitudes in Language Policy and Planning. In C. A. Chapelle (Ed.), </w:t>
      </w:r>
      <w:r w:rsidRPr="00450283">
        <w:rPr>
          <w:rFonts w:ascii="Times New Roman" w:hAnsi="Times New Roman" w:cs="Times New Roman"/>
          <w:i/>
          <w:iCs/>
        </w:rPr>
        <w:t>The Encyclopedia of Applied Linguistics</w:t>
      </w:r>
      <w:r w:rsidRPr="00450283">
        <w:rPr>
          <w:rFonts w:ascii="Times New Roman" w:hAnsi="Times New Roman" w:cs="Times New Roman"/>
        </w:rPr>
        <w:t xml:space="preserve"> (1st ed.). </w:t>
      </w:r>
      <w:r w:rsidRPr="00450283">
        <w:rPr>
          <w:rFonts w:ascii="Times New Roman" w:hAnsi="Times New Roman" w:cs="Times New Roman"/>
          <w:lang w:val="es-ES"/>
        </w:rPr>
        <w:t>Wiley. https://doi.org/10.1002/9781405198431.wbeal0607</w:t>
      </w:r>
    </w:p>
    <w:p w14:paraId="12B63F7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Pellicer, P. (2023). </w:t>
      </w:r>
      <w:r w:rsidRPr="00450283">
        <w:rPr>
          <w:rFonts w:ascii="Times New Roman" w:hAnsi="Times New Roman" w:cs="Times New Roman"/>
          <w:i/>
          <w:iCs/>
          <w:lang w:val="es-ES"/>
        </w:rPr>
        <w:t>«El PP nos mintió; habrá segregación»: Escola en Català pide retirar el plan de elección de lengua</w:t>
      </w:r>
      <w:r w:rsidRPr="00450283">
        <w:rPr>
          <w:rFonts w:ascii="Times New Roman" w:hAnsi="Times New Roman" w:cs="Times New Roman"/>
          <w:lang w:val="es-ES"/>
        </w:rPr>
        <w:t>. https://www.ultimahora.es/noticias/local/2023/11/14/2049883/educacion-baleares-escola-catala-pide-retirar-plan-eleccion-lengua.html</w:t>
      </w:r>
    </w:p>
    <w:p w14:paraId="74ADD7AD"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Querol Coronado, M., &amp; Huguet Canalis, Á. (2010). Conocimiento lingüístico y actitudes lingüísticas. Un estudio sobre sus relaciones en el alumnado de origen inmigrante de Cataluña. </w:t>
      </w:r>
      <w:r w:rsidRPr="00450283">
        <w:rPr>
          <w:rFonts w:ascii="Times New Roman" w:hAnsi="Times New Roman" w:cs="Times New Roman"/>
          <w:i/>
          <w:iCs/>
          <w:lang w:val="es-ES"/>
        </w:rPr>
        <w:t>SL&amp;i En Red: Segundas Lenguas e Inmigración En Red</w:t>
      </w:r>
      <w:r w:rsidRPr="00450283">
        <w:rPr>
          <w:rFonts w:ascii="Times New Roman" w:hAnsi="Times New Roman" w:cs="Times New Roman"/>
          <w:lang w:val="es-ES"/>
        </w:rPr>
        <w:t xml:space="preserve">, </w:t>
      </w:r>
      <w:r w:rsidRPr="00450283">
        <w:rPr>
          <w:rFonts w:ascii="Times New Roman" w:hAnsi="Times New Roman" w:cs="Times New Roman"/>
          <w:i/>
          <w:iCs/>
          <w:lang w:val="es-ES"/>
        </w:rPr>
        <w:t>4</w:t>
      </w:r>
      <w:r w:rsidRPr="00450283">
        <w:rPr>
          <w:rFonts w:ascii="Times New Roman" w:hAnsi="Times New Roman" w:cs="Times New Roman"/>
          <w:lang w:val="es-ES"/>
        </w:rPr>
        <w:t>, 61–79.</w:t>
      </w:r>
    </w:p>
    <w:p w14:paraId="4C37F611"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R Core Team. (2023). </w:t>
      </w:r>
      <w:r w:rsidRPr="00450283">
        <w:rPr>
          <w:rFonts w:ascii="Times New Roman" w:hAnsi="Times New Roman" w:cs="Times New Roman"/>
          <w:i/>
          <w:iCs/>
        </w:rPr>
        <w:t>R: The R Project for Statistical Computing</w:t>
      </w:r>
      <w:r w:rsidRPr="00450283">
        <w:rPr>
          <w:rFonts w:ascii="Times New Roman" w:hAnsi="Times New Roman" w:cs="Times New Roman"/>
        </w:rPr>
        <w:t>. https://www.r-project.org/</w:t>
      </w:r>
    </w:p>
    <w:p w14:paraId="19E7CB83"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Ribas, N. (2023). </w:t>
      </w:r>
      <w:r w:rsidRPr="00450283">
        <w:rPr>
          <w:rFonts w:ascii="Times New Roman" w:hAnsi="Times New Roman" w:cs="Times New Roman"/>
          <w:i/>
          <w:iCs/>
          <w:lang w:val="es-ES"/>
        </w:rPr>
        <w:t>PP y Vox acuerdan eliminar el catalán como única lengua en la escuela a cambio de tramitar los presupuestos en Balears</w:t>
      </w:r>
      <w:r w:rsidRPr="00450283">
        <w:rPr>
          <w:rFonts w:ascii="Times New Roman" w:hAnsi="Times New Roman" w:cs="Times New Roman"/>
          <w:lang w:val="es-ES"/>
        </w:rPr>
        <w:t>. https://www.eldiario.es/illes-balears/politica/pp-vox-cierran-acuerdo-libre-eleccion-lengua-garantiza-aprobacion-techo-gasto-baleares_1_10653754.html</w:t>
      </w:r>
    </w:p>
    <w:p w14:paraId="6C771231"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Sánchez, J. (2023, December 26). La campaña contra la segregación lingüística ya suma 170 centros en Baleares. </w:t>
      </w:r>
      <w:r w:rsidRPr="00450283">
        <w:rPr>
          <w:rFonts w:ascii="Times New Roman" w:hAnsi="Times New Roman" w:cs="Times New Roman"/>
          <w:i/>
          <w:iCs/>
          <w:lang w:val="es-ES"/>
        </w:rPr>
        <w:t>Diario de Mallorca</w:t>
      </w:r>
      <w:r w:rsidRPr="00450283">
        <w:rPr>
          <w:rFonts w:ascii="Times New Roman" w:hAnsi="Times New Roman" w:cs="Times New Roman"/>
          <w:lang w:val="es-ES"/>
        </w:rPr>
        <w:t>. https://www.diariodemallorca.es/mallorca/2023/12/25/campana-segregacion-linguistica-suma-170-96249317.html</w:t>
      </w:r>
    </w:p>
    <w:p w14:paraId="2F01C515"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lastRenderedPageBreak/>
        <w:t xml:space="preserve">Tudela Isanta, A. (2021). Ideologies lingüístiques envers el català i el castellà: L’autenticitat i l’anonimat entre els universitaris de Barcelona i Palma. </w:t>
      </w:r>
      <w:r w:rsidRPr="00450283">
        <w:rPr>
          <w:rFonts w:ascii="Times New Roman" w:hAnsi="Times New Roman" w:cs="Times New Roman"/>
          <w:i/>
          <w:iCs/>
          <w:lang w:val="es-ES"/>
        </w:rPr>
        <w:t>Revista de Llengua i Dret</w:t>
      </w:r>
      <w:r w:rsidRPr="00450283">
        <w:rPr>
          <w:rFonts w:ascii="Times New Roman" w:hAnsi="Times New Roman" w:cs="Times New Roman"/>
          <w:lang w:val="es-ES"/>
        </w:rPr>
        <w:t xml:space="preserve">, </w:t>
      </w:r>
      <w:r w:rsidRPr="00450283">
        <w:rPr>
          <w:rFonts w:ascii="Times New Roman" w:hAnsi="Times New Roman" w:cs="Times New Roman"/>
          <w:i/>
          <w:iCs/>
          <w:lang w:val="es-ES"/>
        </w:rPr>
        <w:t>76</w:t>
      </w:r>
      <w:r w:rsidRPr="00450283">
        <w:rPr>
          <w:rFonts w:ascii="Times New Roman" w:hAnsi="Times New Roman" w:cs="Times New Roman"/>
          <w:lang w:val="es-ES"/>
        </w:rPr>
        <w:t>, 202–216. https://doi.org/10.2436/rld.i76.2021.3686</w:t>
      </w:r>
    </w:p>
    <w:p w14:paraId="71F28407"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Ubalde, J. (2013). L’Adopció d’actituds lingüístiques: Un estudi transversal sobre les actituds vers el català en adolescents de Catalunya i la Franja. </w:t>
      </w:r>
      <w:r w:rsidRPr="00450283">
        <w:rPr>
          <w:rFonts w:ascii="Times New Roman" w:hAnsi="Times New Roman" w:cs="Times New Roman"/>
          <w:i/>
          <w:iCs/>
          <w:lang w:val="es-ES"/>
        </w:rPr>
        <w:t>Treballs de sociolingüística catalana</w:t>
      </w:r>
      <w:r w:rsidRPr="00450283">
        <w:rPr>
          <w:rFonts w:ascii="Times New Roman" w:hAnsi="Times New Roman" w:cs="Times New Roman"/>
          <w:lang w:val="es-ES"/>
        </w:rPr>
        <w:t xml:space="preserve">, </w:t>
      </w:r>
      <w:r w:rsidRPr="00450283">
        <w:rPr>
          <w:rFonts w:ascii="Times New Roman" w:hAnsi="Times New Roman" w:cs="Times New Roman"/>
          <w:i/>
          <w:iCs/>
          <w:lang w:val="es-ES"/>
        </w:rPr>
        <w:t>23</w:t>
      </w:r>
      <w:r w:rsidRPr="00450283">
        <w:rPr>
          <w:rFonts w:ascii="Times New Roman" w:hAnsi="Times New Roman" w:cs="Times New Roman"/>
          <w:lang w:val="es-ES"/>
        </w:rPr>
        <w:t>, 287–302. https://doi.org/10.2436/20.2504.01.61</w:t>
      </w:r>
    </w:p>
    <w:p w14:paraId="7FBFF2BB"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Vanrell, M. del M., &amp; Melià, J. (2017). </w:t>
      </w:r>
      <w:r w:rsidRPr="00450283">
        <w:rPr>
          <w:rFonts w:ascii="Times New Roman" w:hAnsi="Times New Roman" w:cs="Times New Roman"/>
          <w:i/>
          <w:iCs/>
          <w:lang w:val="es-ES"/>
        </w:rPr>
        <w:t>Enquesta d’usos lingüístics a les Illes Balears 2014: Anàlisi</w:t>
      </w:r>
      <w:r w:rsidRPr="00450283">
        <w:rPr>
          <w:rFonts w:ascii="Times New Roman" w:hAnsi="Times New Roman" w:cs="Times New Roman"/>
          <w:lang w:val="es-ES"/>
        </w:rPr>
        <w:t xml:space="preserve">. </w:t>
      </w:r>
      <w:r w:rsidRPr="00450283">
        <w:rPr>
          <w:rFonts w:ascii="Times New Roman" w:hAnsi="Times New Roman" w:cs="Times New Roman"/>
        </w:rPr>
        <w:t>UIB.</w:t>
      </w:r>
    </w:p>
    <w:p w14:paraId="01CFE93F"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Woolard, S. G., Kathryn A. (2001). Constructing Languages and Publics Authority and Representation. In </w:t>
      </w:r>
      <w:r w:rsidRPr="00450283">
        <w:rPr>
          <w:rFonts w:ascii="Times New Roman" w:hAnsi="Times New Roman" w:cs="Times New Roman"/>
          <w:i/>
          <w:iCs/>
        </w:rPr>
        <w:t>Languages and Publics</w:t>
      </w:r>
      <w:r w:rsidRPr="00450283">
        <w:rPr>
          <w:rFonts w:ascii="Times New Roman" w:hAnsi="Times New Roman" w:cs="Times New Roman"/>
        </w:rPr>
        <w:t>. Routledge.</w:t>
      </w:r>
    </w:p>
    <w:p w14:paraId="29AC838F" w14:textId="2033CC5D" w:rsidR="00882DA8" w:rsidRPr="00450283" w:rsidRDefault="005A02C9" w:rsidP="005A02C9">
      <w:pPr>
        <w:spacing w:line="480" w:lineRule="auto"/>
        <w:jc w:val="both"/>
        <w:rPr>
          <w:rFonts w:ascii="Times New Roman" w:hAnsi="Times New Roman" w:cs="Times New Roman"/>
          <w:b/>
          <w:bCs/>
          <w:lang w:val="es-ES"/>
        </w:rPr>
      </w:pPr>
      <w:r w:rsidRPr="00450283">
        <w:rPr>
          <w:rFonts w:ascii="Times New Roman" w:hAnsi="Times New Roman" w:cs="Times New Roman"/>
          <w:b/>
          <w:bCs/>
          <w:lang w:val="es-ES"/>
        </w:rPr>
        <w:fldChar w:fldCharType="end"/>
      </w:r>
    </w:p>
    <w:p w14:paraId="68E1FE14" w14:textId="77777777" w:rsidR="005A02C9" w:rsidRPr="00450283" w:rsidRDefault="005A02C9" w:rsidP="005A02C9">
      <w:pPr>
        <w:spacing w:line="480" w:lineRule="auto"/>
        <w:jc w:val="both"/>
        <w:rPr>
          <w:rFonts w:ascii="Times New Roman" w:hAnsi="Times New Roman" w:cs="Times New Roman"/>
          <w:b/>
          <w:bCs/>
          <w:lang w:val="es-ES"/>
        </w:rPr>
      </w:pPr>
    </w:p>
    <w:p w14:paraId="09E1B7B8" w14:textId="77777777" w:rsidR="005A02C9" w:rsidRPr="00450283" w:rsidRDefault="005A02C9" w:rsidP="005A02C9">
      <w:pPr>
        <w:spacing w:line="480" w:lineRule="auto"/>
        <w:jc w:val="both"/>
        <w:rPr>
          <w:rFonts w:ascii="Times New Roman" w:hAnsi="Times New Roman" w:cs="Times New Roman"/>
          <w:b/>
          <w:bCs/>
          <w:lang w:val="es-ES"/>
        </w:rPr>
      </w:pPr>
    </w:p>
    <w:p w14:paraId="61E83EAB" w14:textId="77777777" w:rsidR="005A02C9" w:rsidRPr="00450283" w:rsidRDefault="005A02C9" w:rsidP="005A02C9">
      <w:pPr>
        <w:spacing w:line="480" w:lineRule="auto"/>
        <w:jc w:val="both"/>
        <w:rPr>
          <w:rFonts w:ascii="Times New Roman" w:hAnsi="Times New Roman" w:cs="Times New Roman"/>
          <w:b/>
          <w:bCs/>
          <w:lang w:val="es-ES"/>
        </w:rPr>
      </w:pPr>
    </w:p>
    <w:p w14:paraId="46150878" w14:textId="77777777" w:rsidR="005A02C9" w:rsidRPr="00450283" w:rsidRDefault="005A02C9" w:rsidP="005A02C9">
      <w:pPr>
        <w:spacing w:line="480" w:lineRule="auto"/>
        <w:jc w:val="both"/>
        <w:rPr>
          <w:rFonts w:ascii="Times New Roman" w:hAnsi="Times New Roman" w:cs="Times New Roman"/>
          <w:b/>
          <w:bCs/>
          <w:lang w:val="es-ES"/>
        </w:rPr>
      </w:pPr>
    </w:p>
    <w:p w14:paraId="0E939A6A" w14:textId="77777777" w:rsidR="005A02C9" w:rsidRPr="00450283" w:rsidRDefault="005A02C9" w:rsidP="005A02C9">
      <w:pPr>
        <w:spacing w:line="480" w:lineRule="auto"/>
        <w:jc w:val="both"/>
        <w:rPr>
          <w:rFonts w:ascii="Times New Roman" w:hAnsi="Times New Roman" w:cs="Times New Roman"/>
          <w:b/>
          <w:bCs/>
          <w:lang w:val="es-ES"/>
        </w:rPr>
      </w:pPr>
    </w:p>
    <w:p w14:paraId="025CEAD4" w14:textId="77777777" w:rsidR="005A02C9" w:rsidRPr="00450283" w:rsidRDefault="005A02C9" w:rsidP="005A02C9">
      <w:pPr>
        <w:spacing w:line="480" w:lineRule="auto"/>
        <w:jc w:val="both"/>
        <w:rPr>
          <w:rFonts w:ascii="Times New Roman" w:hAnsi="Times New Roman" w:cs="Times New Roman"/>
          <w:b/>
          <w:bCs/>
          <w:lang w:val="es-ES"/>
        </w:rPr>
      </w:pPr>
    </w:p>
    <w:p w14:paraId="1CA212E6" w14:textId="77777777" w:rsidR="005A02C9" w:rsidRPr="00450283" w:rsidRDefault="005A02C9" w:rsidP="005A02C9">
      <w:pPr>
        <w:spacing w:line="480" w:lineRule="auto"/>
        <w:jc w:val="both"/>
        <w:rPr>
          <w:rFonts w:ascii="Times New Roman" w:hAnsi="Times New Roman" w:cs="Times New Roman"/>
          <w:b/>
          <w:bCs/>
          <w:lang w:val="es-ES"/>
        </w:rPr>
      </w:pPr>
    </w:p>
    <w:p w14:paraId="107AF346" w14:textId="77777777" w:rsidR="005A02C9" w:rsidRPr="00450283" w:rsidRDefault="005A02C9" w:rsidP="005A02C9">
      <w:pPr>
        <w:spacing w:line="480" w:lineRule="auto"/>
        <w:jc w:val="both"/>
        <w:rPr>
          <w:rFonts w:ascii="Times New Roman" w:hAnsi="Times New Roman" w:cs="Times New Roman"/>
          <w:b/>
          <w:bCs/>
          <w:lang w:val="es-ES"/>
        </w:rPr>
      </w:pPr>
    </w:p>
    <w:p w14:paraId="67D3E3A1" w14:textId="77777777" w:rsidR="005A02C9" w:rsidRPr="00450283" w:rsidRDefault="005A02C9" w:rsidP="005A02C9">
      <w:pPr>
        <w:spacing w:line="480" w:lineRule="auto"/>
        <w:jc w:val="both"/>
        <w:rPr>
          <w:rFonts w:ascii="Times New Roman" w:hAnsi="Times New Roman" w:cs="Times New Roman"/>
          <w:b/>
          <w:bCs/>
          <w:lang w:val="es-ES"/>
        </w:rPr>
      </w:pPr>
    </w:p>
    <w:p w14:paraId="4AE81804" w14:textId="77777777" w:rsidR="005A02C9" w:rsidDel="004F7E6E" w:rsidRDefault="005A02C9" w:rsidP="005A02C9">
      <w:pPr>
        <w:spacing w:line="480" w:lineRule="auto"/>
        <w:jc w:val="both"/>
        <w:rPr>
          <w:del w:id="744" w:author="Alejandro Andreas Jaume Losa" w:date="2024-04-16T12:27:00Z"/>
          <w:rFonts w:ascii="Times New Roman" w:hAnsi="Times New Roman" w:cs="Times New Roman"/>
          <w:b/>
          <w:bCs/>
          <w:lang w:val="es-ES"/>
        </w:rPr>
      </w:pPr>
    </w:p>
    <w:p w14:paraId="5F6021B0" w14:textId="77777777" w:rsidR="004F7E6E" w:rsidRPr="00450283" w:rsidRDefault="004F7E6E" w:rsidP="005A02C9">
      <w:pPr>
        <w:spacing w:line="480" w:lineRule="auto"/>
        <w:jc w:val="both"/>
        <w:rPr>
          <w:ins w:id="745" w:author="Alejandro Andreas Jaume Losa" w:date="2024-04-16T12:27:00Z"/>
          <w:rFonts w:ascii="Times New Roman" w:hAnsi="Times New Roman" w:cs="Times New Roman"/>
          <w:b/>
          <w:bCs/>
          <w:lang w:val="es-ES"/>
        </w:rPr>
      </w:pPr>
    </w:p>
    <w:p w14:paraId="01054227" w14:textId="77777777" w:rsidR="005A02C9" w:rsidRPr="00450283" w:rsidDel="004F7E6E" w:rsidRDefault="005A02C9" w:rsidP="005A02C9">
      <w:pPr>
        <w:spacing w:line="480" w:lineRule="auto"/>
        <w:jc w:val="both"/>
        <w:rPr>
          <w:del w:id="746" w:author="Alejandro Andreas Jaume Losa" w:date="2024-04-16T12:27:00Z"/>
          <w:rFonts w:ascii="Times New Roman" w:hAnsi="Times New Roman" w:cs="Times New Roman"/>
          <w:b/>
          <w:bCs/>
          <w:lang w:val="es-ES"/>
        </w:rPr>
      </w:pPr>
    </w:p>
    <w:p w14:paraId="6BEA8B76" w14:textId="77777777" w:rsidR="005A02C9" w:rsidRPr="00450283" w:rsidDel="004F7E6E" w:rsidRDefault="005A02C9" w:rsidP="005A02C9">
      <w:pPr>
        <w:spacing w:line="480" w:lineRule="auto"/>
        <w:jc w:val="both"/>
        <w:rPr>
          <w:del w:id="747" w:author="Alejandro Andreas Jaume Losa" w:date="2024-04-16T12:27:00Z"/>
          <w:rFonts w:ascii="Times New Roman" w:hAnsi="Times New Roman" w:cs="Times New Roman"/>
          <w:b/>
          <w:bCs/>
          <w:lang w:val="es-ES"/>
        </w:rPr>
      </w:pPr>
    </w:p>
    <w:p w14:paraId="19771700" w14:textId="77777777" w:rsidR="005A02C9" w:rsidRPr="00450283" w:rsidDel="004F7E6E" w:rsidRDefault="005A02C9" w:rsidP="005A02C9">
      <w:pPr>
        <w:spacing w:line="480" w:lineRule="auto"/>
        <w:jc w:val="both"/>
        <w:rPr>
          <w:del w:id="748" w:author="Alejandro Andreas Jaume Losa" w:date="2024-04-16T12:27:00Z"/>
          <w:rFonts w:ascii="Times New Roman" w:hAnsi="Times New Roman" w:cs="Times New Roman"/>
          <w:b/>
          <w:bCs/>
          <w:lang w:val="es-ES"/>
        </w:rPr>
      </w:pPr>
    </w:p>
    <w:p w14:paraId="3C851234" w14:textId="77777777" w:rsidR="005A02C9" w:rsidRPr="00450283" w:rsidRDefault="005A02C9" w:rsidP="005A02C9">
      <w:pPr>
        <w:spacing w:line="480" w:lineRule="auto"/>
        <w:jc w:val="both"/>
        <w:rPr>
          <w:rFonts w:ascii="Times New Roman" w:hAnsi="Times New Roman" w:cs="Times New Roman"/>
          <w:b/>
          <w:bCs/>
          <w:lang w:val="es-ES"/>
        </w:rPr>
      </w:pPr>
    </w:p>
    <w:p w14:paraId="6B6A555A" w14:textId="77777777" w:rsidR="005A02C9" w:rsidRPr="00450283" w:rsidRDefault="005A02C9" w:rsidP="005A02C9">
      <w:pPr>
        <w:spacing w:line="480" w:lineRule="auto"/>
        <w:jc w:val="both"/>
        <w:rPr>
          <w:rFonts w:ascii="Times New Roman" w:hAnsi="Times New Roman" w:cs="Times New Roman"/>
          <w:b/>
          <w:bCs/>
          <w:lang w:val="es-ES"/>
        </w:rPr>
      </w:pPr>
    </w:p>
    <w:p w14:paraId="546B85B2" w14:textId="08AAA357" w:rsidR="005A02C9" w:rsidRPr="00450283" w:rsidRDefault="005A02C9" w:rsidP="005A02C9">
      <w:pPr>
        <w:spacing w:line="480" w:lineRule="auto"/>
        <w:jc w:val="both"/>
        <w:rPr>
          <w:rFonts w:ascii="Times New Roman" w:hAnsi="Times New Roman" w:cs="Times New Roman"/>
          <w:b/>
          <w:bCs/>
          <w:lang w:val="es-ES"/>
        </w:rPr>
      </w:pPr>
      <w:r w:rsidRPr="00450283">
        <w:rPr>
          <w:rFonts w:ascii="Times New Roman" w:hAnsi="Times New Roman" w:cs="Times New Roman"/>
          <w:b/>
          <w:bCs/>
          <w:lang w:val="es-ES"/>
        </w:rPr>
        <w:lastRenderedPageBreak/>
        <w:t>Appendix</w:t>
      </w:r>
      <w:ins w:id="749" w:author="Kendra Dickinson [2]" w:date="2024-04-14T06:59:00Z">
        <w:r w:rsidR="00CC705A" w:rsidRPr="00450283">
          <w:rPr>
            <w:rFonts w:ascii="Times New Roman" w:hAnsi="Times New Roman" w:cs="Times New Roman"/>
            <w:b/>
            <w:bCs/>
            <w:lang w:val="es-ES"/>
          </w:rPr>
          <w:t xml:space="preserve"> 1</w:t>
        </w:r>
      </w:ins>
    </w:p>
    <w:tbl>
      <w:tblPr>
        <w:tblStyle w:val="TableGrid"/>
        <w:tblW w:w="0" w:type="auto"/>
        <w:tblLook w:val="04A0" w:firstRow="1" w:lastRow="0" w:firstColumn="1" w:lastColumn="0" w:noHBand="0" w:noVBand="1"/>
      </w:tblPr>
      <w:tblGrid>
        <w:gridCol w:w="4675"/>
        <w:gridCol w:w="4675"/>
      </w:tblGrid>
      <w:tr w:rsidR="005A02C9" w:rsidRPr="00450283" w14:paraId="78C47AA2" w14:textId="77777777" w:rsidTr="00C542C0">
        <w:trPr>
          <w:trHeight w:val="850"/>
        </w:trPr>
        <w:tc>
          <w:tcPr>
            <w:tcW w:w="9350" w:type="dxa"/>
            <w:gridSpan w:val="2"/>
            <w:vAlign w:val="center"/>
          </w:tcPr>
          <w:p w14:paraId="63741E8A" w14:textId="1B346230" w:rsidR="005A02C9" w:rsidRPr="00450283" w:rsidRDefault="005A02C9" w:rsidP="00C542C0">
            <w:pPr>
              <w:jc w:val="center"/>
              <w:rPr>
                <w:rFonts w:ascii="Times New Roman" w:hAnsi="Times New Roman" w:cs="Times New Roman"/>
                <w:b/>
                <w:bCs/>
                <w:lang w:val="es-ES"/>
              </w:rPr>
            </w:pPr>
            <w:r w:rsidRPr="00450283">
              <w:rPr>
                <w:rFonts w:ascii="Times New Roman" w:hAnsi="Times New Roman" w:cs="Times New Roman"/>
                <w:b/>
                <w:bCs/>
                <w:lang w:val="es-ES"/>
              </w:rPr>
              <w:t>Language preference</w:t>
            </w:r>
          </w:p>
        </w:tc>
      </w:tr>
      <w:tr w:rsidR="005A02C9" w:rsidRPr="00450283" w14:paraId="258CBB9B" w14:textId="77777777" w:rsidTr="00C542C0">
        <w:trPr>
          <w:trHeight w:val="850"/>
        </w:trPr>
        <w:tc>
          <w:tcPr>
            <w:tcW w:w="4675" w:type="dxa"/>
            <w:vAlign w:val="center"/>
          </w:tcPr>
          <w:p w14:paraId="753B7C80"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M’agrada que la gent faci servir el català</w:t>
            </w:r>
          </w:p>
          <w:p w14:paraId="24A18546" w14:textId="4D7CB006"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Me gusta que la gente utilice el catalán</w:t>
            </w:r>
          </w:p>
        </w:tc>
        <w:tc>
          <w:tcPr>
            <w:tcW w:w="4675" w:type="dxa"/>
            <w:vAlign w:val="center"/>
          </w:tcPr>
          <w:p w14:paraId="6382A1F9" w14:textId="03288B7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that people use Catalan</w:t>
            </w:r>
          </w:p>
        </w:tc>
      </w:tr>
      <w:tr w:rsidR="005A02C9" w:rsidRPr="00450283" w14:paraId="660CC708" w14:textId="77777777" w:rsidTr="00C542C0">
        <w:trPr>
          <w:trHeight w:val="850"/>
        </w:trPr>
        <w:tc>
          <w:tcPr>
            <w:tcW w:w="4675" w:type="dxa"/>
            <w:vAlign w:val="center"/>
          </w:tcPr>
          <w:p w14:paraId="50900583"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M’agrada que la gent faci server el castellà</w:t>
            </w:r>
          </w:p>
          <w:p w14:paraId="2305DD3C" w14:textId="446E2DE6"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Me gusta que la gente utilice el castellano</w:t>
            </w:r>
          </w:p>
        </w:tc>
        <w:tc>
          <w:tcPr>
            <w:tcW w:w="4675" w:type="dxa"/>
            <w:vAlign w:val="center"/>
          </w:tcPr>
          <w:p w14:paraId="33051BEB" w14:textId="6FDE7D7E" w:rsidR="005A02C9" w:rsidRPr="00450283" w:rsidRDefault="005A02C9" w:rsidP="00C542C0">
            <w:pPr>
              <w:tabs>
                <w:tab w:val="left" w:pos="1762"/>
              </w:tabs>
              <w:jc w:val="center"/>
              <w:rPr>
                <w:rFonts w:ascii="Times New Roman" w:hAnsi="Times New Roman" w:cs="Times New Roman"/>
              </w:rPr>
            </w:pPr>
            <w:r w:rsidRPr="00450283">
              <w:rPr>
                <w:rFonts w:ascii="Times New Roman" w:hAnsi="Times New Roman" w:cs="Times New Roman"/>
              </w:rPr>
              <w:t>I like that people use Spanish</w:t>
            </w:r>
          </w:p>
        </w:tc>
      </w:tr>
      <w:tr w:rsidR="005A02C9" w:rsidRPr="00450283" w14:paraId="63F08886" w14:textId="77777777" w:rsidTr="00C542C0">
        <w:trPr>
          <w:trHeight w:val="850"/>
        </w:trPr>
        <w:tc>
          <w:tcPr>
            <w:tcW w:w="4675" w:type="dxa"/>
            <w:vAlign w:val="center"/>
          </w:tcPr>
          <w:p w14:paraId="7135933C"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M’agrada escoltar català</w:t>
            </w:r>
          </w:p>
          <w:p w14:paraId="133C74BF" w14:textId="5BA76F51"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Me gusta escuchar catalán</w:t>
            </w:r>
          </w:p>
        </w:tc>
        <w:tc>
          <w:tcPr>
            <w:tcW w:w="4675" w:type="dxa"/>
            <w:vAlign w:val="center"/>
          </w:tcPr>
          <w:p w14:paraId="11577A03" w14:textId="648315FD"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listening to Catalan</w:t>
            </w:r>
          </w:p>
        </w:tc>
      </w:tr>
      <w:tr w:rsidR="005A02C9" w:rsidRPr="00450283" w14:paraId="121299A0" w14:textId="77777777" w:rsidTr="00C542C0">
        <w:trPr>
          <w:trHeight w:val="850"/>
        </w:trPr>
        <w:tc>
          <w:tcPr>
            <w:tcW w:w="4675" w:type="dxa"/>
            <w:vAlign w:val="center"/>
          </w:tcPr>
          <w:p w14:paraId="28197F62"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M’agrada escoltar castellà</w:t>
            </w:r>
          </w:p>
          <w:p w14:paraId="1DB268CE" w14:textId="41666CAA"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Me gusta escuchar castellano</w:t>
            </w:r>
          </w:p>
        </w:tc>
        <w:tc>
          <w:tcPr>
            <w:tcW w:w="4675" w:type="dxa"/>
            <w:vAlign w:val="center"/>
          </w:tcPr>
          <w:p w14:paraId="606B5E6E" w14:textId="7B0E89AD"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listening to Spanish</w:t>
            </w:r>
          </w:p>
        </w:tc>
      </w:tr>
      <w:tr w:rsidR="005A02C9" w:rsidRPr="00450283" w14:paraId="67DD7F61" w14:textId="77777777" w:rsidTr="00C542C0">
        <w:trPr>
          <w:trHeight w:val="850"/>
        </w:trPr>
        <w:tc>
          <w:tcPr>
            <w:tcW w:w="4675" w:type="dxa"/>
            <w:vAlign w:val="center"/>
          </w:tcPr>
          <w:p w14:paraId="46701DED"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M’agrada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català</w:t>
            </w:r>
          </w:p>
          <w:p w14:paraId="6E9C45AC" w14:textId="1163815D"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Me gusta utilizar el catalán</w:t>
            </w:r>
          </w:p>
        </w:tc>
        <w:tc>
          <w:tcPr>
            <w:tcW w:w="4675" w:type="dxa"/>
            <w:vAlign w:val="center"/>
          </w:tcPr>
          <w:p w14:paraId="7C29BA50" w14:textId="2EFDAB1F"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to use Catalan</w:t>
            </w:r>
          </w:p>
        </w:tc>
      </w:tr>
      <w:tr w:rsidR="005A02C9" w:rsidRPr="00450283" w14:paraId="6D8E26D4" w14:textId="77777777" w:rsidTr="00C542C0">
        <w:trPr>
          <w:trHeight w:val="850"/>
        </w:trPr>
        <w:tc>
          <w:tcPr>
            <w:tcW w:w="4675" w:type="dxa"/>
            <w:vAlign w:val="center"/>
          </w:tcPr>
          <w:p w14:paraId="26EBBD4F"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M’agrada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castellà</w:t>
            </w:r>
          </w:p>
          <w:p w14:paraId="376C90DE" w14:textId="31668AD4"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Me gusta utilizar el castellano</w:t>
            </w:r>
          </w:p>
        </w:tc>
        <w:tc>
          <w:tcPr>
            <w:tcW w:w="4675" w:type="dxa"/>
            <w:vAlign w:val="center"/>
          </w:tcPr>
          <w:p w14:paraId="5AFE6C50" w14:textId="681B90B2"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to use Spanish</w:t>
            </w:r>
          </w:p>
        </w:tc>
      </w:tr>
      <w:tr w:rsidR="005A02C9" w:rsidRPr="00450283" w14:paraId="4E68680C" w14:textId="77777777" w:rsidTr="00C542C0">
        <w:trPr>
          <w:trHeight w:val="850"/>
        </w:trPr>
        <w:tc>
          <w:tcPr>
            <w:tcW w:w="4675" w:type="dxa"/>
            <w:vAlign w:val="center"/>
          </w:tcPr>
          <w:p w14:paraId="5E6EA5EA" w14:textId="45E8A9C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A </w:t>
            </w:r>
            <w:proofErr w:type="spellStart"/>
            <w:r w:rsidRPr="00450283">
              <w:rPr>
                <w:rFonts w:ascii="Times New Roman" w:hAnsi="Times New Roman" w:cs="Times New Roman"/>
                <w:i/>
                <w:iCs/>
                <w:lang w:val="es-ES"/>
              </w:rPr>
              <w:t>vegades</w:t>
            </w:r>
            <w:proofErr w:type="spellEnd"/>
            <w:r w:rsidRPr="00450283">
              <w:rPr>
                <w:rFonts w:ascii="Times New Roman" w:hAnsi="Times New Roman" w:cs="Times New Roman"/>
                <w:i/>
                <w:iCs/>
                <w:lang w:val="es-ES"/>
              </w:rPr>
              <w:t xml:space="preserve"> em </w:t>
            </w:r>
            <w:proofErr w:type="spellStart"/>
            <w:r w:rsidRPr="00450283">
              <w:rPr>
                <w:rFonts w:ascii="Times New Roman" w:hAnsi="Times New Roman" w:cs="Times New Roman"/>
                <w:i/>
                <w:iCs/>
                <w:lang w:val="es-ES"/>
              </w:rPr>
              <w:t>sent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obligat</w:t>
            </w:r>
            <w:proofErr w:type="spellEnd"/>
            <w:r w:rsidRPr="00450283">
              <w:rPr>
                <w:rFonts w:ascii="Times New Roman" w:hAnsi="Times New Roman" w:cs="Times New Roman"/>
                <w:i/>
                <w:iCs/>
                <w:lang w:val="es-ES"/>
              </w:rPr>
              <w:t xml:space="preserve"> a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català</w:t>
            </w:r>
          </w:p>
          <w:p w14:paraId="01749731" w14:textId="09C60B11"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A veces me siento obligado a usar el catalán</w:t>
            </w:r>
          </w:p>
        </w:tc>
        <w:tc>
          <w:tcPr>
            <w:tcW w:w="4675" w:type="dxa"/>
            <w:vAlign w:val="center"/>
          </w:tcPr>
          <w:p w14:paraId="70D8F629" w14:textId="18C171A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Sometimes I feel compelled to use Catalan’</w:t>
            </w:r>
          </w:p>
        </w:tc>
      </w:tr>
      <w:tr w:rsidR="005A02C9" w:rsidRPr="00450283" w14:paraId="6DFCED0D" w14:textId="77777777" w:rsidTr="00C542C0">
        <w:trPr>
          <w:trHeight w:val="850"/>
        </w:trPr>
        <w:tc>
          <w:tcPr>
            <w:tcW w:w="4675" w:type="dxa"/>
            <w:vAlign w:val="center"/>
          </w:tcPr>
          <w:p w14:paraId="1DCEA2A4"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A </w:t>
            </w:r>
            <w:proofErr w:type="spellStart"/>
            <w:r w:rsidRPr="00450283">
              <w:rPr>
                <w:rFonts w:ascii="Times New Roman" w:hAnsi="Times New Roman" w:cs="Times New Roman"/>
                <w:i/>
                <w:iCs/>
                <w:lang w:val="es-ES"/>
              </w:rPr>
              <w:t>vegades</w:t>
            </w:r>
            <w:proofErr w:type="spellEnd"/>
            <w:r w:rsidRPr="00450283">
              <w:rPr>
                <w:rFonts w:ascii="Times New Roman" w:hAnsi="Times New Roman" w:cs="Times New Roman"/>
                <w:i/>
                <w:iCs/>
                <w:lang w:val="es-ES"/>
              </w:rPr>
              <w:t xml:space="preserve"> em </w:t>
            </w:r>
            <w:proofErr w:type="spellStart"/>
            <w:r w:rsidRPr="00450283">
              <w:rPr>
                <w:rFonts w:ascii="Times New Roman" w:hAnsi="Times New Roman" w:cs="Times New Roman"/>
                <w:i/>
                <w:iCs/>
                <w:lang w:val="es-ES"/>
              </w:rPr>
              <w:t>sent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obligat</w:t>
            </w:r>
            <w:proofErr w:type="spellEnd"/>
            <w:r w:rsidRPr="00450283">
              <w:rPr>
                <w:rFonts w:ascii="Times New Roman" w:hAnsi="Times New Roman" w:cs="Times New Roman"/>
                <w:i/>
                <w:iCs/>
                <w:lang w:val="es-ES"/>
              </w:rPr>
              <w:t xml:space="preserve"> a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castellà</w:t>
            </w:r>
          </w:p>
          <w:p w14:paraId="166C81FB" w14:textId="0DA34181"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A veces me siento obligado a usar el castellano</w:t>
            </w:r>
          </w:p>
        </w:tc>
        <w:tc>
          <w:tcPr>
            <w:tcW w:w="4675" w:type="dxa"/>
            <w:vAlign w:val="center"/>
          </w:tcPr>
          <w:p w14:paraId="5BC34A0E" w14:textId="0351FFD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Sometimes I feel compelled to use Spanish</w:t>
            </w:r>
          </w:p>
        </w:tc>
      </w:tr>
      <w:tr w:rsidR="005A02C9" w:rsidRPr="00450283" w14:paraId="43CA6D85" w14:textId="77777777" w:rsidTr="00C542C0">
        <w:trPr>
          <w:trHeight w:val="850"/>
        </w:trPr>
        <w:tc>
          <w:tcPr>
            <w:tcW w:w="4675" w:type="dxa"/>
            <w:vAlign w:val="center"/>
          </w:tcPr>
          <w:p w14:paraId="7E2BAFE4"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Intent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català </w:t>
            </w:r>
            <w:proofErr w:type="spellStart"/>
            <w:r w:rsidRPr="00450283">
              <w:rPr>
                <w:rFonts w:ascii="Times New Roman" w:hAnsi="Times New Roman" w:cs="Times New Roman"/>
                <w:i/>
                <w:iCs/>
                <w:lang w:val="es-ES"/>
              </w:rPr>
              <w:t>sempre</w:t>
            </w:r>
            <w:proofErr w:type="spellEnd"/>
            <w:r w:rsidRPr="00450283">
              <w:rPr>
                <w:rFonts w:ascii="Times New Roman" w:hAnsi="Times New Roman" w:cs="Times New Roman"/>
                <w:i/>
                <w:iCs/>
                <w:lang w:val="es-ES"/>
              </w:rPr>
              <w:t xml:space="preserve"> que </w:t>
            </w:r>
            <w:proofErr w:type="spellStart"/>
            <w:r w:rsidRPr="00450283">
              <w:rPr>
                <w:rFonts w:ascii="Times New Roman" w:hAnsi="Times New Roman" w:cs="Times New Roman"/>
                <w:i/>
                <w:iCs/>
                <w:lang w:val="es-ES"/>
              </w:rPr>
              <w:t>puc</w:t>
            </w:r>
            <w:proofErr w:type="spellEnd"/>
          </w:p>
          <w:p w14:paraId="1B1EF021" w14:textId="4B14996D"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Intento usar catalán siempre que puedo</w:t>
            </w:r>
          </w:p>
        </w:tc>
        <w:tc>
          <w:tcPr>
            <w:tcW w:w="4675" w:type="dxa"/>
            <w:vAlign w:val="center"/>
          </w:tcPr>
          <w:p w14:paraId="0CEEE4C1" w14:textId="4C63727E"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try to use Catalan whenever I can</w:t>
            </w:r>
          </w:p>
        </w:tc>
      </w:tr>
      <w:tr w:rsidR="005A02C9" w:rsidRPr="00450283" w14:paraId="21BF1521" w14:textId="77777777" w:rsidTr="00C542C0">
        <w:trPr>
          <w:trHeight w:val="850"/>
        </w:trPr>
        <w:tc>
          <w:tcPr>
            <w:tcW w:w="4675" w:type="dxa"/>
            <w:vAlign w:val="center"/>
          </w:tcPr>
          <w:p w14:paraId="60E8EDD4"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Intent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castellà </w:t>
            </w:r>
            <w:proofErr w:type="spellStart"/>
            <w:r w:rsidRPr="00450283">
              <w:rPr>
                <w:rFonts w:ascii="Times New Roman" w:hAnsi="Times New Roman" w:cs="Times New Roman"/>
                <w:i/>
                <w:iCs/>
                <w:lang w:val="es-ES"/>
              </w:rPr>
              <w:t>sempre</w:t>
            </w:r>
            <w:proofErr w:type="spellEnd"/>
            <w:r w:rsidRPr="00450283">
              <w:rPr>
                <w:rFonts w:ascii="Times New Roman" w:hAnsi="Times New Roman" w:cs="Times New Roman"/>
                <w:i/>
                <w:iCs/>
                <w:lang w:val="es-ES"/>
              </w:rPr>
              <w:t xml:space="preserve"> que </w:t>
            </w:r>
            <w:proofErr w:type="spellStart"/>
            <w:r w:rsidRPr="00450283">
              <w:rPr>
                <w:rFonts w:ascii="Times New Roman" w:hAnsi="Times New Roman" w:cs="Times New Roman"/>
                <w:i/>
                <w:iCs/>
                <w:lang w:val="es-ES"/>
              </w:rPr>
              <w:t>puc</w:t>
            </w:r>
            <w:proofErr w:type="spellEnd"/>
          </w:p>
          <w:p w14:paraId="47D86401" w14:textId="704EC0D6"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Intento usar el castellano siempre que puedo</w:t>
            </w:r>
          </w:p>
        </w:tc>
        <w:tc>
          <w:tcPr>
            <w:tcW w:w="4675" w:type="dxa"/>
            <w:vAlign w:val="center"/>
          </w:tcPr>
          <w:p w14:paraId="5381484A" w14:textId="7E6E118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try to use Spanish whenever I can’</w:t>
            </w:r>
          </w:p>
        </w:tc>
      </w:tr>
      <w:tr w:rsidR="005A02C9" w:rsidRPr="00450283" w14:paraId="3865357B" w14:textId="77777777" w:rsidTr="005A02C9">
        <w:trPr>
          <w:trHeight w:val="850"/>
        </w:trPr>
        <w:tc>
          <w:tcPr>
            <w:tcW w:w="4675" w:type="dxa"/>
            <w:vAlign w:val="center"/>
          </w:tcPr>
          <w:p w14:paraId="014FB6C4"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Si tenc </w:t>
            </w:r>
            <w:proofErr w:type="spellStart"/>
            <w:r w:rsidRPr="00450283">
              <w:rPr>
                <w:rFonts w:ascii="Times New Roman" w:hAnsi="Times New Roman" w:cs="Times New Roman"/>
                <w:i/>
                <w:iCs/>
                <w:lang w:val="es-ES"/>
              </w:rPr>
              <w:t>fills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m’agradaria</w:t>
            </w:r>
            <w:proofErr w:type="spellEnd"/>
            <w:r w:rsidRPr="00450283">
              <w:rPr>
                <w:rFonts w:ascii="Times New Roman" w:hAnsi="Times New Roman" w:cs="Times New Roman"/>
                <w:i/>
                <w:iCs/>
                <w:lang w:val="es-ES"/>
              </w:rPr>
              <w:t xml:space="preserve"> que </w:t>
            </w:r>
            <w:proofErr w:type="spellStart"/>
            <w:r w:rsidRPr="00450283">
              <w:rPr>
                <w:rFonts w:ascii="Times New Roman" w:hAnsi="Times New Roman" w:cs="Times New Roman"/>
                <w:i/>
                <w:iCs/>
                <w:lang w:val="es-ES"/>
              </w:rPr>
              <w:t>xerrassin</w:t>
            </w:r>
            <w:proofErr w:type="spellEnd"/>
            <w:r w:rsidRPr="00450283">
              <w:rPr>
                <w:rFonts w:ascii="Times New Roman" w:hAnsi="Times New Roman" w:cs="Times New Roman"/>
                <w:i/>
                <w:iCs/>
                <w:lang w:val="es-ES"/>
              </w:rPr>
              <w:t xml:space="preserve"> en català</w:t>
            </w:r>
          </w:p>
          <w:p w14:paraId="3A9A4916" w14:textId="31FB7D9B"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Si tengo hijos, me gustaría que hablasen en catalán</w:t>
            </w:r>
          </w:p>
        </w:tc>
        <w:tc>
          <w:tcPr>
            <w:tcW w:w="4675" w:type="dxa"/>
            <w:vAlign w:val="center"/>
          </w:tcPr>
          <w:p w14:paraId="4BF2B060" w14:textId="5DE4617D"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If I have children, I would like them to speak Catalan</w:t>
            </w:r>
          </w:p>
        </w:tc>
      </w:tr>
      <w:tr w:rsidR="005A02C9" w:rsidRPr="00450283" w14:paraId="6BCBBAE5" w14:textId="77777777" w:rsidTr="00C542C0">
        <w:trPr>
          <w:trHeight w:val="850"/>
        </w:trPr>
        <w:tc>
          <w:tcPr>
            <w:tcW w:w="4675" w:type="dxa"/>
            <w:vAlign w:val="center"/>
          </w:tcPr>
          <w:p w14:paraId="2BCBA38E"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Si tenc </w:t>
            </w:r>
            <w:proofErr w:type="spellStart"/>
            <w:r w:rsidRPr="00450283">
              <w:rPr>
                <w:rFonts w:ascii="Times New Roman" w:hAnsi="Times New Roman" w:cs="Times New Roman"/>
                <w:i/>
                <w:iCs/>
                <w:lang w:val="es-ES"/>
              </w:rPr>
              <w:t>fills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m’agradaria</w:t>
            </w:r>
            <w:proofErr w:type="spellEnd"/>
            <w:r w:rsidRPr="00450283">
              <w:rPr>
                <w:rFonts w:ascii="Times New Roman" w:hAnsi="Times New Roman" w:cs="Times New Roman"/>
                <w:i/>
                <w:iCs/>
                <w:lang w:val="es-ES"/>
              </w:rPr>
              <w:t xml:space="preserve"> que </w:t>
            </w:r>
            <w:proofErr w:type="spellStart"/>
            <w:r w:rsidRPr="00450283">
              <w:rPr>
                <w:rFonts w:ascii="Times New Roman" w:hAnsi="Times New Roman" w:cs="Times New Roman"/>
                <w:i/>
                <w:iCs/>
                <w:lang w:val="es-ES"/>
              </w:rPr>
              <w:t>xerrassin</w:t>
            </w:r>
            <w:proofErr w:type="spellEnd"/>
            <w:r w:rsidRPr="00450283">
              <w:rPr>
                <w:rFonts w:ascii="Times New Roman" w:hAnsi="Times New Roman" w:cs="Times New Roman"/>
                <w:i/>
                <w:iCs/>
                <w:lang w:val="es-ES"/>
              </w:rPr>
              <w:t xml:space="preserve"> en castellà</w:t>
            </w:r>
          </w:p>
          <w:p w14:paraId="1DC18B06" w14:textId="2CB9DCA2"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Si tengo hijos, me gustaría que hablasen en castellano</w:t>
            </w:r>
          </w:p>
        </w:tc>
        <w:tc>
          <w:tcPr>
            <w:tcW w:w="4675" w:type="dxa"/>
            <w:vAlign w:val="center"/>
          </w:tcPr>
          <w:p w14:paraId="24FF28C4" w14:textId="0D8E7C66"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If I have children, I would like them to speak Spanish</w:t>
            </w:r>
          </w:p>
        </w:tc>
      </w:tr>
      <w:tr w:rsidR="005A02C9" w:rsidRPr="00450283" w14:paraId="3197E831" w14:textId="77777777" w:rsidTr="00C542C0">
        <w:trPr>
          <w:trHeight w:val="850"/>
        </w:trPr>
        <w:tc>
          <w:tcPr>
            <w:tcW w:w="4675" w:type="dxa"/>
            <w:vAlign w:val="center"/>
          </w:tcPr>
          <w:p w14:paraId="55615A11"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lastRenderedPageBreak/>
              <w:t xml:space="preserve">No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de bona </w:t>
            </w:r>
            <w:proofErr w:type="spellStart"/>
            <w:r w:rsidRPr="00450283">
              <w:rPr>
                <w:rFonts w:ascii="Times New Roman" w:hAnsi="Times New Roman" w:cs="Times New Roman"/>
                <w:i/>
                <w:iCs/>
                <w:lang w:val="es-ES"/>
              </w:rPr>
              <w:t>educació</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respondre</w:t>
            </w:r>
            <w:proofErr w:type="spellEnd"/>
            <w:r w:rsidRPr="00450283">
              <w:rPr>
                <w:rFonts w:ascii="Times New Roman" w:hAnsi="Times New Roman" w:cs="Times New Roman"/>
                <w:i/>
                <w:iCs/>
                <w:lang w:val="es-ES"/>
              </w:rPr>
              <w:t xml:space="preserve"> en català a </w:t>
            </w:r>
            <w:proofErr w:type="spellStart"/>
            <w:r w:rsidRPr="00450283">
              <w:rPr>
                <w:rFonts w:ascii="Times New Roman" w:hAnsi="Times New Roman" w:cs="Times New Roman"/>
                <w:i/>
                <w:iCs/>
                <w:lang w:val="es-ES"/>
              </w:rPr>
              <w:t>algú</w:t>
            </w:r>
            <w:proofErr w:type="spellEnd"/>
            <w:r w:rsidRPr="00450283">
              <w:rPr>
                <w:rFonts w:ascii="Times New Roman" w:hAnsi="Times New Roman" w:cs="Times New Roman"/>
                <w:i/>
                <w:iCs/>
                <w:lang w:val="es-ES"/>
              </w:rPr>
              <w:t xml:space="preserve"> que et </w:t>
            </w:r>
            <w:proofErr w:type="spellStart"/>
            <w:r w:rsidRPr="00450283">
              <w:rPr>
                <w:rFonts w:ascii="Times New Roman" w:hAnsi="Times New Roman" w:cs="Times New Roman"/>
                <w:i/>
                <w:iCs/>
                <w:lang w:val="es-ES"/>
              </w:rPr>
              <w:t>xerra</w:t>
            </w:r>
            <w:proofErr w:type="spellEnd"/>
            <w:r w:rsidRPr="00450283">
              <w:rPr>
                <w:rFonts w:ascii="Times New Roman" w:hAnsi="Times New Roman" w:cs="Times New Roman"/>
                <w:i/>
                <w:iCs/>
                <w:lang w:val="es-ES"/>
              </w:rPr>
              <w:t xml:space="preserve"> en castellà</w:t>
            </w:r>
          </w:p>
          <w:p w14:paraId="01CDDF47" w14:textId="760241AF"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No es de buena educación responder en castellano a alguien que te habla en catalán.</w:t>
            </w:r>
          </w:p>
        </w:tc>
        <w:tc>
          <w:tcPr>
            <w:tcW w:w="4675" w:type="dxa"/>
            <w:vAlign w:val="center"/>
          </w:tcPr>
          <w:p w14:paraId="51FB527A" w14:textId="221373CA"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not good manners to answer in Catalan to someone who speaks to you in Spanish’</w:t>
            </w:r>
          </w:p>
        </w:tc>
      </w:tr>
      <w:tr w:rsidR="005A02C9" w:rsidRPr="00450283" w14:paraId="20144217" w14:textId="77777777" w:rsidTr="00C542C0">
        <w:trPr>
          <w:trHeight w:val="850"/>
        </w:trPr>
        <w:tc>
          <w:tcPr>
            <w:tcW w:w="4675" w:type="dxa"/>
            <w:vAlign w:val="center"/>
          </w:tcPr>
          <w:p w14:paraId="1164FF48" w14:textId="1848D492"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No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de bona </w:t>
            </w:r>
            <w:proofErr w:type="spellStart"/>
            <w:r w:rsidRPr="00450283">
              <w:rPr>
                <w:rFonts w:ascii="Times New Roman" w:hAnsi="Times New Roman" w:cs="Times New Roman"/>
                <w:i/>
                <w:iCs/>
                <w:lang w:val="es-ES"/>
              </w:rPr>
              <w:t>educació</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respondre</w:t>
            </w:r>
            <w:proofErr w:type="spellEnd"/>
            <w:r w:rsidRPr="00450283">
              <w:rPr>
                <w:rFonts w:ascii="Times New Roman" w:hAnsi="Times New Roman" w:cs="Times New Roman"/>
                <w:i/>
                <w:iCs/>
                <w:lang w:val="es-ES"/>
              </w:rPr>
              <w:t xml:space="preserve"> en castellà a </w:t>
            </w:r>
            <w:proofErr w:type="spellStart"/>
            <w:r w:rsidRPr="00450283">
              <w:rPr>
                <w:rFonts w:ascii="Times New Roman" w:hAnsi="Times New Roman" w:cs="Times New Roman"/>
                <w:i/>
                <w:iCs/>
                <w:lang w:val="es-ES"/>
              </w:rPr>
              <w:t>algú</w:t>
            </w:r>
            <w:proofErr w:type="spellEnd"/>
            <w:r w:rsidRPr="00450283">
              <w:rPr>
                <w:rFonts w:ascii="Times New Roman" w:hAnsi="Times New Roman" w:cs="Times New Roman"/>
                <w:i/>
                <w:iCs/>
                <w:lang w:val="es-ES"/>
              </w:rPr>
              <w:t xml:space="preserve"> que et </w:t>
            </w:r>
            <w:proofErr w:type="spellStart"/>
            <w:r w:rsidRPr="00450283">
              <w:rPr>
                <w:rFonts w:ascii="Times New Roman" w:hAnsi="Times New Roman" w:cs="Times New Roman"/>
                <w:i/>
                <w:iCs/>
                <w:lang w:val="es-ES"/>
              </w:rPr>
              <w:t>xerra</w:t>
            </w:r>
            <w:proofErr w:type="spellEnd"/>
            <w:r w:rsidRPr="00450283">
              <w:rPr>
                <w:rFonts w:ascii="Times New Roman" w:hAnsi="Times New Roman" w:cs="Times New Roman"/>
                <w:i/>
                <w:iCs/>
                <w:lang w:val="es-ES"/>
              </w:rPr>
              <w:t xml:space="preserve"> en català.</w:t>
            </w:r>
          </w:p>
          <w:p w14:paraId="2BB3706D" w14:textId="6B45B79D"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No es de buena educación responder en catalán a alguien que te habla en castellano.</w:t>
            </w:r>
          </w:p>
        </w:tc>
        <w:tc>
          <w:tcPr>
            <w:tcW w:w="4675" w:type="dxa"/>
            <w:vAlign w:val="center"/>
          </w:tcPr>
          <w:p w14:paraId="1DECCA29" w14:textId="58FE1D5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not good manners to answer in Spanish to someone who speaks to you in Catalan</w:t>
            </w:r>
          </w:p>
        </w:tc>
      </w:tr>
      <w:tr w:rsidR="005A02C9" w:rsidRPr="00450283" w14:paraId="282DDC58" w14:textId="77777777" w:rsidTr="00C542C0">
        <w:trPr>
          <w:trHeight w:val="850"/>
        </w:trPr>
        <w:tc>
          <w:tcPr>
            <w:tcW w:w="9350" w:type="dxa"/>
            <w:gridSpan w:val="2"/>
            <w:vAlign w:val="center"/>
          </w:tcPr>
          <w:p w14:paraId="3B041F34" w14:textId="7460D096" w:rsidR="005A02C9" w:rsidRPr="00450283" w:rsidRDefault="005A02C9" w:rsidP="00C542C0">
            <w:pPr>
              <w:jc w:val="center"/>
              <w:rPr>
                <w:rFonts w:ascii="Times New Roman" w:hAnsi="Times New Roman" w:cs="Times New Roman"/>
                <w:b/>
                <w:bCs/>
                <w:lang w:val="es-ES"/>
              </w:rPr>
            </w:pPr>
            <w:r w:rsidRPr="00450283">
              <w:rPr>
                <w:rFonts w:ascii="Times New Roman" w:hAnsi="Times New Roman" w:cs="Times New Roman"/>
                <w:b/>
                <w:bCs/>
                <w:lang w:val="es-ES"/>
              </w:rPr>
              <w:t xml:space="preserve">Language </w:t>
            </w:r>
            <w:proofErr w:type="spellStart"/>
            <w:r w:rsidRPr="00450283">
              <w:rPr>
                <w:rFonts w:ascii="Times New Roman" w:hAnsi="Times New Roman" w:cs="Times New Roman"/>
                <w:b/>
                <w:bCs/>
                <w:lang w:val="es-ES"/>
              </w:rPr>
              <w:t>difficulty</w:t>
            </w:r>
            <w:proofErr w:type="spellEnd"/>
            <w:r w:rsidRPr="00450283">
              <w:rPr>
                <w:rFonts w:ascii="Times New Roman" w:hAnsi="Times New Roman" w:cs="Times New Roman"/>
                <w:b/>
                <w:bCs/>
                <w:lang w:val="es-ES"/>
              </w:rPr>
              <w:t xml:space="preserve"> and </w:t>
            </w:r>
            <w:proofErr w:type="spellStart"/>
            <w:r w:rsidRPr="00450283">
              <w:rPr>
                <w:rFonts w:ascii="Times New Roman" w:hAnsi="Times New Roman" w:cs="Times New Roman"/>
                <w:b/>
                <w:bCs/>
                <w:lang w:val="es-ES"/>
              </w:rPr>
              <w:t>enjoyment</w:t>
            </w:r>
            <w:proofErr w:type="spellEnd"/>
          </w:p>
        </w:tc>
      </w:tr>
      <w:tr w:rsidR="005A02C9" w:rsidRPr="00450283" w14:paraId="49EE3B6F" w14:textId="77777777" w:rsidTr="00C542C0">
        <w:trPr>
          <w:trHeight w:val="850"/>
        </w:trPr>
        <w:tc>
          <w:tcPr>
            <w:tcW w:w="4675" w:type="dxa"/>
            <w:vAlign w:val="center"/>
          </w:tcPr>
          <w:p w14:paraId="3758B7D1"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difícil </w:t>
            </w:r>
            <w:proofErr w:type="spellStart"/>
            <w:r w:rsidRPr="00450283">
              <w:rPr>
                <w:rFonts w:ascii="Times New Roman" w:hAnsi="Times New Roman" w:cs="Times New Roman"/>
                <w:i/>
                <w:iCs/>
                <w:lang w:val="es-ES"/>
              </w:rPr>
              <w:t>d’aprendre</w:t>
            </w:r>
            <w:proofErr w:type="spellEnd"/>
          </w:p>
          <w:p w14:paraId="026AD644" w14:textId="6190953B"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 xml:space="preserve">El </w:t>
            </w:r>
            <w:proofErr w:type="spellStart"/>
            <w:r w:rsidRPr="00450283">
              <w:rPr>
                <w:rFonts w:ascii="Times New Roman" w:hAnsi="Times New Roman" w:cs="Times New Roman"/>
                <w:i/>
                <w:iCs/>
                <w:lang w:val="es-ES"/>
              </w:rPr>
              <w:t>castalán</w:t>
            </w:r>
            <w:proofErr w:type="spellEnd"/>
            <w:r w:rsidRPr="00450283">
              <w:rPr>
                <w:rFonts w:ascii="Times New Roman" w:hAnsi="Times New Roman" w:cs="Times New Roman"/>
                <w:i/>
                <w:iCs/>
                <w:lang w:val="es-ES"/>
              </w:rPr>
              <w:t xml:space="preserve"> es una lengua difícil de aprender</w:t>
            </w:r>
          </w:p>
        </w:tc>
        <w:tc>
          <w:tcPr>
            <w:tcW w:w="4675" w:type="dxa"/>
            <w:vAlign w:val="center"/>
          </w:tcPr>
          <w:p w14:paraId="57AAAE51" w14:textId="624CC73D"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 difficult language to learn</w:t>
            </w:r>
          </w:p>
        </w:tc>
      </w:tr>
      <w:tr w:rsidR="005A02C9" w:rsidRPr="00450283" w14:paraId="76DC7E76" w14:textId="77777777" w:rsidTr="00C542C0">
        <w:trPr>
          <w:trHeight w:val="850"/>
        </w:trPr>
        <w:tc>
          <w:tcPr>
            <w:tcW w:w="4675" w:type="dxa"/>
            <w:vAlign w:val="center"/>
          </w:tcPr>
          <w:p w14:paraId="2A6DCF03"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castellà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difícil </w:t>
            </w:r>
            <w:proofErr w:type="spellStart"/>
            <w:r w:rsidRPr="00450283">
              <w:rPr>
                <w:rFonts w:ascii="Times New Roman" w:hAnsi="Times New Roman" w:cs="Times New Roman"/>
                <w:i/>
                <w:iCs/>
                <w:lang w:val="es-ES"/>
              </w:rPr>
              <w:t>d’aprendre</w:t>
            </w:r>
            <w:proofErr w:type="spellEnd"/>
          </w:p>
          <w:p w14:paraId="536AF248" w14:textId="2B00F9CA"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es una lengua difícil de aprender</w:t>
            </w:r>
          </w:p>
        </w:tc>
        <w:tc>
          <w:tcPr>
            <w:tcW w:w="4675" w:type="dxa"/>
            <w:vAlign w:val="center"/>
          </w:tcPr>
          <w:p w14:paraId="48DD8FA5" w14:textId="1AF0C7B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Spanish is a difficult language to learn</w:t>
            </w:r>
          </w:p>
        </w:tc>
      </w:tr>
      <w:tr w:rsidR="005A02C9" w:rsidRPr="00450283" w14:paraId="7A8C36DE" w14:textId="77777777" w:rsidTr="00C542C0">
        <w:trPr>
          <w:trHeight w:val="850"/>
        </w:trPr>
        <w:tc>
          <w:tcPr>
            <w:tcW w:w="4675" w:type="dxa"/>
            <w:vAlign w:val="center"/>
          </w:tcPr>
          <w:p w14:paraId="5569A578"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A una persona de </w:t>
            </w:r>
            <w:proofErr w:type="spellStart"/>
            <w:r w:rsidRPr="00450283">
              <w:rPr>
                <w:rFonts w:ascii="Times New Roman" w:hAnsi="Times New Roman" w:cs="Times New Roman"/>
                <w:i/>
                <w:iCs/>
                <w:lang w:val="es-ES"/>
              </w:rPr>
              <w:t>fora</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li</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costarà</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menys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el castellà que el català</w:t>
            </w:r>
          </w:p>
          <w:p w14:paraId="03EC66B0" w14:textId="44D9DA3C"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A una persona de fuera le costará menos aprender el castellano que el catalán</w:t>
            </w:r>
          </w:p>
        </w:tc>
        <w:tc>
          <w:tcPr>
            <w:tcW w:w="4675" w:type="dxa"/>
            <w:vAlign w:val="center"/>
          </w:tcPr>
          <w:p w14:paraId="1F2C1E1E" w14:textId="2D2063C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An outsider will find it less difficult to learn Spanish than Catalan</w:t>
            </w:r>
          </w:p>
        </w:tc>
      </w:tr>
      <w:tr w:rsidR="005A02C9" w:rsidRPr="00450283" w14:paraId="036B17F3" w14:textId="77777777" w:rsidTr="00C542C0">
        <w:trPr>
          <w:trHeight w:val="850"/>
        </w:trPr>
        <w:tc>
          <w:tcPr>
            <w:tcW w:w="4675" w:type="dxa"/>
            <w:vAlign w:val="center"/>
          </w:tcPr>
          <w:p w14:paraId="38FA9E7A" w14:textId="77777777" w:rsidR="005A02C9" w:rsidRPr="00450283" w:rsidRDefault="005A02C9" w:rsidP="00C542C0">
            <w:pPr>
              <w:jc w:val="center"/>
              <w:rPr>
                <w:rFonts w:ascii="Times New Roman" w:hAnsi="Times New Roman" w:cs="Times New Roman"/>
                <w:b/>
                <w:bCs/>
                <w:i/>
                <w:iCs/>
                <w:lang w:val="es-ES"/>
              </w:rPr>
            </w:pP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desagradable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català</w:t>
            </w:r>
          </w:p>
          <w:p w14:paraId="7021D7E9" w14:textId="3D0F9E36"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Es desagradable aprender catalán</w:t>
            </w:r>
          </w:p>
        </w:tc>
        <w:tc>
          <w:tcPr>
            <w:tcW w:w="4675" w:type="dxa"/>
            <w:vAlign w:val="center"/>
          </w:tcPr>
          <w:p w14:paraId="5D64E9D2" w14:textId="3C06EFDA"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unpleasant to learn Catalan</w:t>
            </w:r>
          </w:p>
        </w:tc>
      </w:tr>
      <w:tr w:rsidR="005A02C9" w:rsidRPr="00450283" w14:paraId="591A100E" w14:textId="77777777" w:rsidTr="00C542C0">
        <w:trPr>
          <w:trHeight w:val="850"/>
        </w:trPr>
        <w:tc>
          <w:tcPr>
            <w:tcW w:w="4675" w:type="dxa"/>
            <w:vAlign w:val="center"/>
          </w:tcPr>
          <w:p w14:paraId="4A85AF39"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desagradable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castellà</w:t>
            </w:r>
          </w:p>
          <w:p w14:paraId="3E828604" w14:textId="1B3547CC"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Es desagradable aprender castellano</w:t>
            </w:r>
          </w:p>
        </w:tc>
        <w:tc>
          <w:tcPr>
            <w:tcW w:w="4675" w:type="dxa"/>
            <w:vAlign w:val="center"/>
          </w:tcPr>
          <w:p w14:paraId="305C1EE5" w14:textId="16BBBA68"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unpleasant to learn Spanish</w:t>
            </w:r>
          </w:p>
        </w:tc>
      </w:tr>
      <w:tr w:rsidR="005A02C9" w:rsidRPr="00450283" w14:paraId="2FB5BE1F" w14:textId="77777777" w:rsidTr="00C542C0">
        <w:trPr>
          <w:trHeight w:val="850"/>
        </w:trPr>
        <w:tc>
          <w:tcPr>
            <w:tcW w:w="4675" w:type="dxa"/>
            <w:vAlign w:val="center"/>
          </w:tcPr>
          <w:p w14:paraId="75827EA2" w14:textId="77777777" w:rsidR="005A02C9" w:rsidRPr="00450283" w:rsidRDefault="005A02C9" w:rsidP="00C542C0">
            <w:pPr>
              <w:jc w:val="center"/>
              <w:rPr>
                <w:rFonts w:ascii="Times New Roman" w:hAnsi="Times New Roman" w:cs="Times New Roman"/>
                <w:b/>
                <w:bCs/>
                <w:i/>
                <w:iCs/>
                <w:lang w:val="es-ES"/>
              </w:rPr>
            </w:pP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avorrit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català</w:t>
            </w:r>
          </w:p>
          <w:p w14:paraId="57E6D342" w14:textId="00A605BA"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Es aburrido aprender catalán</w:t>
            </w:r>
          </w:p>
        </w:tc>
        <w:tc>
          <w:tcPr>
            <w:tcW w:w="4675" w:type="dxa"/>
            <w:vAlign w:val="center"/>
          </w:tcPr>
          <w:p w14:paraId="4D437393" w14:textId="301EA09A"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boring to learn Catalan</w:t>
            </w:r>
          </w:p>
        </w:tc>
      </w:tr>
      <w:tr w:rsidR="005A02C9" w:rsidRPr="00450283" w14:paraId="064F7006" w14:textId="77777777" w:rsidTr="00C542C0">
        <w:trPr>
          <w:trHeight w:val="850"/>
        </w:trPr>
        <w:tc>
          <w:tcPr>
            <w:tcW w:w="4675" w:type="dxa"/>
            <w:vAlign w:val="center"/>
          </w:tcPr>
          <w:p w14:paraId="0BBEC0FB" w14:textId="77777777" w:rsidR="005A02C9" w:rsidRPr="00450283" w:rsidRDefault="005A02C9" w:rsidP="00C542C0">
            <w:pPr>
              <w:jc w:val="center"/>
              <w:rPr>
                <w:rFonts w:ascii="Times New Roman" w:hAnsi="Times New Roman" w:cs="Times New Roman"/>
                <w:bCs/>
                <w:i/>
                <w:iCs/>
                <w:lang w:val="es-ES"/>
              </w:rPr>
            </w:pPr>
            <w:proofErr w:type="spellStart"/>
            <w:r w:rsidRPr="00450283">
              <w:rPr>
                <w:rFonts w:ascii="Times New Roman" w:hAnsi="Times New Roman" w:cs="Times New Roman"/>
                <w:bCs/>
                <w:i/>
                <w:iCs/>
                <w:lang w:val="es-ES"/>
              </w:rPr>
              <w:t>És</w:t>
            </w:r>
            <w:proofErr w:type="spellEnd"/>
            <w:r w:rsidRPr="00450283">
              <w:rPr>
                <w:rFonts w:ascii="Times New Roman" w:hAnsi="Times New Roman" w:cs="Times New Roman"/>
                <w:bCs/>
                <w:i/>
                <w:iCs/>
                <w:lang w:val="es-ES"/>
              </w:rPr>
              <w:t xml:space="preserve"> </w:t>
            </w:r>
            <w:proofErr w:type="spellStart"/>
            <w:r w:rsidRPr="00450283">
              <w:rPr>
                <w:rFonts w:ascii="Times New Roman" w:hAnsi="Times New Roman" w:cs="Times New Roman"/>
                <w:bCs/>
                <w:i/>
                <w:iCs/>
                <w:lang w:val="es-ES"/>
              </w:rPr>
              <w:t>avorrit</w:t>
            </w:r>
            <w:proofErr w:type="spellEnd"/>
            <w:r w:rsidRPr="00450283">
              <w:rPr>
                <w:rFonts w:ascii="Times New Roman" w:hAnsi="Times New Roman" w:cs="Times New Roman"/>
                <w:bCs/>
                <w:i/>
                <w:iCs/>
                <w:lang w:val="es-ES"/>
              </w:rPr>
              <w:t xml:space="preserve"> </w:t>
            </w:r>
            <w:proofErr w:type="spellStart"/>
            <w:r w:rsidRPr="00450283">
              <w:rPr>
                <w:rFonts w:ascii="Times New Roman" w:hAnsi="Times New Roman" w:cs="Times New Roman"/>
                <w:bCs/>
                <w:i/>
                <w:iCs/>
                <w:lang w:val="es-ES"/>
              </w:rPr>
              <w:t>aprendre</w:t>
            </w:r>
            <w:proofErr w:type="spellEnd"/>
            <w:r w:rsidRPr="00450283">
              <w:rPr>
                <w:rFonts w:ascii="Times New Roman" w:hAnsi="Times New Roman" w:cs="Times New Roman"/>
                <w:bCs/>
                <w:i/>
                <w:iCs/>
                <w:lang w:val="es-ES"/>
              </w:rPr>
              <w:t xml:space="preserve"> castellà</w:t>
            </w:r>
          </w:p>
          <w:p w14:paraId="6A4B7E6E" w14:textId="13FD1F3A" w:rsidR="005A02C9" w:rsidRPr="00450283" w:rsidRDefault="005A02C9" w:rsidP="00C542C0">
            <w:pPr>
              <w:jc w:val="center"/>
              <w:rPr>
                <w:rFonts w:ascii="Times New Roman" w:hAnsi="Times New Roman" w:cs="Times New Roman"/>
                <w:bCs/>
                <w:i/>
                <w:iCs/>
                <w:lang w:val="es-ES"/>
              </w:rPr>
            </w:pPr>
            <w:r w:rsidRPr="00450283">
              <w:rPr>
                <w:rFonts w:ascii="Times New Roman" w:hAnsi="Times New Roman" w:cs="Times New Roman"/>
                <w:bCs/>
                <w:i/>
                <w:iCs/>
                <w:lang w:val="es-ES"/>
              </w:rPr>
              <w:t>Es aburrido aprender castellano</w:t>
            </w:r>
          </w:p>
        </w:tc>
        <w:tc>
          <w:tcPr>
            <w:tcW w:w="4675" w:type="dxa"/>
            <w:vAlign w:val="center"/>
          </w:tcPr>
          <w:p w14:paraId="6D3E33A0" w14:textId="35702594"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boring to learn Spanish</w:t>
            </w:r>
          </w:p>
        </w:tc>
      </w:tr>
      <w:tr w:rsidR="005A02C9" w:rsidRPr="00450283" w14:paraId="21240367" w14:textId="77777777" w:rsidTr="00C542C0">
        <w:trPr>
          <w:trHeight w:val="850"/>
        </w:trPr>
        <w:tc>
          <w:tcPr>
            <w:tcW w:w="4675" w:type="dxa"/>
            <w:vAlign w:val="center"/>
          </w:tcPr>
          <w:p w14:paraId="51D840E6"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bonica</w:t>
            </w:r>
          </w:p>
          <w:p w14:paraId="30894310" w14:textId="703EAB3E"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El catalán es una lengua bonita</w:t>
            </w:r>
          </w:p>
        </w:tc>
        <w:tc>
          <w:tcPr>
            <w:tcW w:w="4675" w:type="dxa"/>
            <w:vAlign w:val="center"/>
          </w:tcPr>
          <w:p w14:paraId="1CDE8F16" w14:textId="76F8B678"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 beautiful language</w:t>
            </w:r>
          </w:p>
        </w:tc>
      </w:tr>
      <w:tr w:rsidR="005A02C9" w:rsidRPr="00450283" w14:paraId="739585D7" w14:textId="77777777" w:rsidTr="00C542C0">
        <w:trPr>
          <w:trHeight w:val="850"/>
        </w:trPr>
        <w:tc>
          <w:tcPr>
            <w:tcW w:w="4675" w:type="dxa"/>
            <w:vAlign w:val="center"/>
          </w:tcPr>
          <w:p w14:paraId="39F34A59"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castellà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bonica</w:t>
            </w:r>
          </w:p>
          <w:p w14:paraId="7DA35A09" w14:textId="3F853715"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es una lengua bonita</w:t>
            </w:r>
          </w:p>
        </w:tc>
        <w:tc>
          <w:tcPr>
            <w:tcW w:w="4675" w:type="dxa"/>
            <w:vAlign w:val="center"/>
          </w:tcPr>
          <w:p w14:paraId="7EC20061" w14:textId="7FDBC249"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Spanish is a beautiful language</w:t>
            </w:r>
          </w:p>
        </w:tc>
      </w:tr>
      <w:tr w:rsidR="005A02C9" w:rsidRPr="00450283" w14:paraId="4F9672D6" w14:textId="77777777" w:rsidTr="00C542C0">
        <w:trPr>
          <w:trHeight w:val="850"/>
        </w:trPr>
        <w:tc>
          <w:tcPr>
            <w:tcW w:w="4675" w:type="dxa"/>
            <w:vAlign w:val="center"/>
          </w:tcPr>
          <w:p w14:paraId="6D701AEC"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que </w:t>
            </w:r>
            <w:proofErr w:type="spellStart"/>
            <w:r w:rsidRPr="00450283">
              <w:rPr>
                <w:rFonts w:ascii="Times New Roman" w:hAnsi="Times New Roman" w:cs="Times New Roman"/>
                <w:i/>
                <w:iCs/>
                <w:lang w:val="es-ES"/>
              </w:rPr>
              <w:t>sona</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malament</w:t>
            </w:r>
            <w:proofErr w:type="spellEnd"/>
          </w:p>
          <w:p w14:paraId="4A3C8C01" w14:textId="02341484"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catalán es una lengua que suena mal</w:t>
            </w:r>
          </w:p>
        </w:tc>
        <w:tc>
          <w:tcPr>
            <w:tcW w:w="4675" w:type="dxa"/>
            <w:vAlign w:val="center"/>
          </w:tcPr>
          <w:p w14:paraId="0FD3E8CB" w14:textId="0A1C450A"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 language that sounds bad</w:t>
            </w:r>
          </w:p>
        </w:tc>
      </w:tr>
      <w:tr w:rsidR="005A02C9" w:rsidRPr="00450283" w14:paraId="23F15725" w14:textId="77777777" w:rsidTr="00C542C0">
        <w:trPr>
          <w:trHeight w:val="850"/>
        </w:trPr>
        <w:tc>
          <w:tcPr>
            <w:tcW w:w="4675" w:type="dxa"/>
            <w:vAlign w:val="center"/>
          </w:tcPr>
          <w:p w14:paraId="73787450"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castellà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que </w:t>
            </w:r>
            <w:proofErr w:type="spellStart"/>
            <w:r w:rsidRPr="00450283">
              <w:rPr>
                <w:rFonts w:ascii="Times New Roman" w:hAnsi="Times New Roman" w:cs="Times New Roman"/>
                <w:i/>
                <w:iCs/>
                <w:lang w:val="es-ES"/>
              </w:rPr>
              <w:t>sona</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malament</w:t>
            </w:r>
            <w:proofErr w:type="spellEnd"/>
          </w:p>
          <w:p w14:paraId="59C05355" w14:textId="3972F284"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es una lengua que suena mal</w:t>
            </w:r>
          </w:p>
        </w:tc>
        <w:tc>
          <w:tcPr>
            <w:tcW w:w="4675" w:type="dxa"/>
            <w:vAlign w:val="center"/>
          </w:tcPr>
          <w:p w14:paraId="6CCE52BD"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Spanish is a language that sounds bad</w:t>
            </w:r>
          </w:p>
          <w:p w14:paraId="4249CAAE" w14:textId="77777777" w:rsidR="005A02C9" w:rsidRPr="00450283" w:rsidRDefault="005A02C9" w:rsidP="00C542C0">
            <w:pPr>
              <w:jc w:val="center"/>
              <w:rPr>
                <w:rFonts w:ascii="Times New Roman" w:hAnsi="Times New Roman" w:cs="Times New Roman"/>
              </w:rPr>
            </w:pPr>
          </w:p>
        </w:tc>
      </w:tr>
      <w:tr w:rsidR="005A02C9" w:rsidRPr="00450283" w14:paraId="378EC4D4" w14:textId="77777777" w:rsidTr="00C542C0">
        <w:trPr>
          <w:trHeight w:val="850"/>
        </w:trPr>
        <w:tc>
          <w:tcPr>
            <w:tcW w:w="9350" w:type="dxa"/>
            <w:gridSpan w:val="2"/>
            <w:vAlign w:val="center"/>
          </w:tcPr>
          <w:p w14:paraId="770FE345" w14:textId="011BF6F8" w:rsidR="005A02C9" w:rsidRPr="00450283" w:rsidRDefault="005A02C9" w:rsidP="00C542C0">
            <w:pPr>
              <w:jc w:val="center"/>
              <w:rPr>
                <w:rFonts w:ascii="Times New Roman" w:hAnsi="Times New Roman" w:cs="Times New Roman"/>
                <w:b/>
                <w:bCs/>
              </w:rPr>
            </w:pPr>
            <w:r w:rsidRPr="00450283">
              <w:rPr>
                <w:rFonts w:ascii="Times New Roman" w:hAnsi="Times New Roman" w:cs="Times New Roman"/>
                <w:b/>
                <w:bCs/>
              </w:rPr>
              <w:lastRenderedPageBreak/>
              <w:t>Language importance and usefulness</w:t>
            </w:r>
          </w:p>
        </w:tc>
      </w:tr>
      <w:tr w:rsidR="005A02C9" w:rsidRPr="00450283" w14:paraId="0AB31B4B" w14:textId="77777777" w:rsidTr="00C542C0">
        <w:trPr>
          <w:trHeight w:val="850"/>
        </w:trPr>
        <w:tc>
          <w:tcPr>
            <w:tcW w:w="4675" w:type="dxa"/>
            <w:vAlign w:val="center"/>
          </w:tcPr>
          <w:p w14:paraId="6692DFB3"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pot</w:t>
            </w:r>
            <w:proofErr w:type="spellEnd"/>
            <w:r w:rsidRPr="00450283">
              <w:rPr>
                <w:rFonts w:ascii="Times New Roman" w:hAnsi="Times New Roman" w:cs="Times New Roman"/>
                <w:i/>
                <w:iCs/>
                <w:lang w:val="es-ES"/>
              </w:rPr>
              <w:t xml:space="preserve"> arribar a ser una llengua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en el </w:t>
            </w:r>
            <w:proofErr w:type="spellStart"/>
            <w:r w:rsidRPr="00450283">
              <w:rPr>
                <w:rFonts w:ascii="Times New Roman" w:hAnsi="Times New Roman" w:cs="Times New Roman"/>
                <w:i/>
                <w:iCs/>
                <w:lang w:val="es-ES"/>
              </w:rPr>
              <w:t>context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europeu</w:t>
            </w:r>
            <w:proofErr w:type="spellEnd"/>
            <w:r w:rsidRPr="00450283">
              <w:rPr>
                <w:rFonts w:ascii="Times New Roman" w:hAnsi="Times New Roman" w:cs="Times New Roman"/>
                <w:i/>
                <w:iCs/>
                <w:lang w:val="es-ES"/>
              </w:rPr>
              <w:t>.</w:t>
            </w:r>
          </w:p>
          <w:p w14:paraId="7B21CF1B" w14:textId="254BE981"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catalán puede llegar a ser una lengua importante en el contexto europeo.</w:t>
            </w:r>
          </w:p>
        </w:tc>
        <w:tc>
          <w:tcPr>
            <w:tcW w:w="4675" w:type="dxa"/>
            <w:vAlign w:val="center"/>
          </w:tcPr>
          <w:p w14:paraId="5B1333B2" w14:textId="7257720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can become an important language in the European context.</w:t>
            </w:r>
          </w:p>
        </w:tc>
      </w:tr>
      <w:tr w:rsidR="005A02C9" w:rsidRPr="00450283" w14:paraId="7A65EC6D" w14:textId="77777777" w:rsidTr="00C542C0">
        <w:trPr>
          <w:trHeight w:val="850"/>
        </w:trPr>
        <w:tc>
          <w:tcPr>
            <w:tcW w:w="4675" w:type="dxa"/>
            <w:vAlign w:val="center"/>
          </w:tcPr>
          <w:p w14:paraId="6D520897"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castellà </w:t>
            </w:r>
            <w:proofErr w:type="spellStart"/>
            <w:r w:rsidRPr="00450283">
              <w:rPr>
                <w:rFonts w:ascii="Times New Roman" w:hAnsi="Times New Roman" w:cs="Times New Roman"/>
                <w:i/>
                <w:iCs/>
                <w:lang w:val="es-ES"/>
              </w:rPr>
              <w:t>pot</w:t>
            </w:r>
            <w:proofErr w:type="spellEnd"/>
            <w:r w:rsidRPr="00450283">
              <w:rPr>
                <w:rFonts w:ascii="Times New Roman" w:hAnsi="Times New Roman" w:cs="Times New Roman"/>
                <w:i/>
                <w:iCs/>
                <w:lang w:val="es-ES"/>
              </w:rPr>
              <w:t xml:space="preserve"> arribar a ser una llengua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en el </w:t>
            </w:r>
            <w:proofErr w:type="spellStart"/>
            <w:r w:rsidRPr="00450283">
              <w:rPr>
                <w:rFonts w:ascii="Times New Roman" w:hAnsi="Times New Roman" w:cs="Times New Roman"/>
                <w:i/>
                <w:iCs/>
                <w:lang w:val="es-ES"/>
              </w:rPr>
              <w:t>context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europeu</w:t>
            </w:r>
            <w:proofErr w:type="spellEnd"/>
            <w:r w:rsidRPr="00450283">
              <w:rPr>
                <w:rFonts w:ascii="Times New Roman" w:hAnsi="Times New Roman" w:cs="Times New Roman"/>
                <w:i/>
                <w:iCs/>
                <w:lang w:val="es-ES"/>
              </w:rPr>
              <w:t>.</w:t>
            </w:r>
          </w:p>
          <w:p w14:paraId="142AC7BE" w14:textId="325A1C10"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puede llegar a ser una lengua importante en el contexto europeo.</w:t>
            </w:r>
          </w:p>
        </w:tc>
        <w:tc>
          <w:tcPr>
            <w:tcW w:w="4675" w:type="dxa"/>
            <w:vAlign w:val="center"/>
          </w:tcPr>
          <w:p w14:paraId="483D800A" w14:textId="6ED704BB"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Spanish can become an important language in the European context.</w:t>
            </w:r>
          </w:p>
        </w:tc>
      </w:tr>
      <w:tr w:rsidR="005A02C9" w:rsidRPr="00450283" w14:paraId="793A2621" w14:textId="77777777" w:rsidTr="00C542C0">
        <w:trPr>
          <w:trHeight w:val="850"/>
        </w:trPr>
        <w:tc>
          <w:tcPr>
            <w:tcW w:w="4675" w:type="dxa"/>
            <w:vAlign w:val="center"/>
          </w:tcPr>
          <w:p w14:paraId="34C7FB74"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tan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com</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l’anglès</w:t>
            </w:r>
            <w:proofErr w:type="spellEnd"/>
            <w:r w:rsidRPr="00450283">
              <w:rPr>
                <w:rFonts w:ascii="Times New Roman" w:hAnsi="Times New Roman" w:cs="Times New Roman"/>
                <w:i/>
                <w:iCs/>
                <w:lang w:val="es-ES"/>
              </w:rPr>
              <w:t>.</w:t>
            </w:r>
          </w:p>
          <w:p w14:paraId="332C07E9" w14:textId="66103034"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El catalán es tan importante como el inglés.</w:t>
            </w:r>
          </w:p>
        </w:tc>
        <w:tc>
          <w:tcPr>
            <w:tcW w:w="4675" w:type="dxa"/>
            <w:vAlign w:val="center"/>
          </w:tcPr>
          <w:p w14:paraId="3B38484B" w14:textId="66E1249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as important as English</w:t>
            </w:r>
          </w:p>
        </w:tc>
      </w:tr>
      <w:tr w:rsidR="005A02C9" w:rsidRPr="00450283" w14:paraId="727A3360" w14:textId="77777777" w:rsidTr="00C542C0">
        <w:trPr>
          <w:trHeight w:val="850"/>
        </w:trPr>
        <w:tc>
          <w:tcPr>
            <w:tcW w:w="4675" w:type="dxa"/>
            <w:vAlign w:val="center"/>
          </w:tcPr>
          <w:p w14:paraId="49723C87"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castellà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tan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com</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l’anglès</w:t>
            </w:r>
            <w:proofErr w:type="spellEnd"/>
            <w:r w:rsidRPr="00450283">
              <w:rPr>
                <w:rFonts w:ascii="Times New Roman" w:hAnsi="Times New Roman" w:cs="Times New Roman"/>
                <w:i/>
                <w:iCs/>
                <w:lang w:val="es-ES"/>
              </w:rPr>
              <w:t>.</w:t>
            </w:r>
          </w:p>
          <w:p w14:paraId="46D5CBBB" w14:textId="3408EA0C"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El castellano es tan importante como el inglés.</w:t>
            </w:r>
          </w:p>
        </w:tc>
        <w:tc>
          <w:tcPr>
            <w:tcW w:w="4675" w:type="dxa"/>
            <w:vAlign w:val="center"/>
          </w:tcPr>
          <w:p w14:paraId="12F595A2" w14:textId="6C6ECCD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as important as English</w:t>
            </w:r>
          </w:p>
        </w:tc>
      </w:tr>
      <w:tr w:rsidR="005A02C9" w:rsidRPr="00450283" w14:paraId="10D8D534" w14:textId="77777777" w:rsidTr="00C542C0">
        <w:trPr>
          <w:trHeight w:val="850"/>
        </w:trPr>
        <w:tc>
          <w:tcPr>
            <w:tcW w:w="4675" w:type="dxa"/>
            <w:vAlign w:val="center"/>
          </w:tcPr>
          <w:p w14:paraId="1286A996"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Ambues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llengües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són</w:t>
            </w:r>
            <w:proofErr w:type="spellEnd"/>
            <w:r w:rsidRPr="00450283">
              <w:rPr>
                <w:rFonts w:ascii="Times New Roman" w:hAnsi="Times New Roman" w:cs="Times New Roman"/>
                <w:i/>
                <w:iCs/>
                <w:lang w:val="es-ES"/>
              </w:rPr>
              <w:t xml:space="preserve"> igual </w:t>
            </w:r>
            <w:proofErr w:type="spellStart"/>
            <w:r w:rsidRPr="00450283">
              <w:rPr>
                <w:rFonts w:ascii="Times New Roman" w:hAnsi="Times New Roman" w:cs="Times New Roman"/>
                <w:i/>
                <w:iCs/>
                <w:lang w:val="es-ES"/>
              </w:rPr>
              <w:t>d’importants</w:t>
            </w:r>
            <w:proofErr w:type="spellEnd"/>
          </w:p>
          <w:p w14:paraId="5511EDAC" w14:textId="383A2442"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Ambas lenguas son igual de importantes</w:t>
            </w:r>
          </w:p>
        </w:tc>
        <w:tc>
          <w:tcPr>
            <w:tcW w:w="4675" w:type="dxa"/>
            <w:vAlign w:val="center"/>
          </w:tcPr>
          <w:p w14:paraId="2BD7CCCE" w14:textId="2A996BE9" w:rsidR="005A02C9" w:rsidRPr="00450283" w:rsidRDefault="005A02C9" w:rsidP="00C542C0">
            <w:pPr>
              <w:jc w:val="center"/>
              <w:rPr>
                <w:rFonts w:ascii="Times New Roman" w:hAnsi="Times New Roman" w:cs="Times New Roman"/>
              </w:rPr>
            </w:pPr>
            <w:r w:rsidRPr="00450283">
              <w:rPr>
                <w:rFonts w:ascii="Times New Roman" w:hAnsi="Times New Roman" w:cs="Times New Roman"/>
              </w:rPr>
              <w:t>Both languages are equally important</w:t>
            </w:r>
          </w:p>
        </w:tc>
      </w:tr>
      <w:tr w:rsidR="005A02C9" w:rsidRPr="00450283" w14:paraId="0E3DBC67" w14:textId="77777777" w:rsidTr="00C542C0">
        <w:trPr>
          <w:trHeight w:val="850"/>
        </w:trPr>
        <w:tc>
          <w:tcPr>
            <w:tcW w:w="4675" w:type="dxa"/>
            <w:vAlign w:val="center"/>
          </w:tcPr>
          <w:p w14:paraId="161307A0"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Val</w:t>
            </w:r>
            <w:proofErr w:type="spellEnd"/>
            <w:r w:rsidRPr="00450283">
              <w:rPr>
                <w:rFonts w:ascii="Times New Roman" w:hAnsi="Times New Roman" w:cs="Times New Roman"/>
                <w:i/>
                <w:iCs/>
                <w:lang w:val="es-ES"/>
              </w:rPr>
              <w:t xml:space="preserve"> la pena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català</w:t>
            </w:r>
          </w:p>
          <w:p w14:paraId="6977E19D" w14:textId="1F4BD9FB"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Vale la pena aprender catalán</w:t>
            </w:r>
          </w:p>
        </w:tc>
        <w:tc>
          <w:tcPr>
            <w:tcW w:w="4675" w:type="dxa"/>
            <w:vAlign w:val="center"/>
          </w:tcPr>
          <w:p w14:paraId="371726F1" w14:textId="204BEBA9"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rPr>
              <w:t>Catalan is worth learning</w:t>
            </w:r>
          </w:p>
        </w:tc>
      </w:tr>
      <w:tr w:rsidR="005A02C9" w:rsidRPr="00450283" w14:paraId="353E9E4C" w14:textId="77777777" w:rsidTr="00C542C0">
        <w:trPr>
          <w:trHeight w:val="850"/>
        </w:trPr>
        <w:tc>
          <w:tcPr>
            <w:tcW w:w="4675" w:type="dxa"/>
            <w:vAlign w:val="center"/>
          </w:tcPr>
          <w:p w14:paraId="2295C1D1"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Val</w:t>
            </w:r>
            <w:proofErr w:type="spellEnd"/>
            <w:r w:rsidRPr="00450283">
              <w:rPr>
                <w:rFonts w:ascii="Times New Roman" w:hAnsi="Times New Roman" w:cs="Times New Roman"/>
                <w:i/>
                <w:iCs/>
                <w:lang w:val="es-ES"/>
              </w:rPr>
              <w:t xml:space="preserve"> la pena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castellà</w:t>
            </w:r>
          </w:p>
          <w:p w14:paraId="71716E84" w14:textId="0D2F0ABE"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Vale la pena aprender castellano</w:t>
            </w:r>
          </w:p>
        </w:tc>
        <w:tc>
          <w:tcPr>
            <w:tcW w:w="4675" w:type="dxa"/>
            <w:vAlign w:val="center"/>
          </w:tcPr>
          <w:p w14:paraId="27A9B983" w14:textId="68C41EEF"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rPr>
              <w:t>Spanish is worth learning</w:t>
            </w:r>
          </w:p>
        </w:tc>
      </w:tr>
      <w:tr w:rsidR="005A02C9" w:rsidRPr="00450283" w14:paraId="4EC2CCAE" w14:textId="77777777" w:rsidTr="00C542C0">
        <w:trPr>
          <w:trHeight w:val="850"/>
        </w:trPr>
        <w:tc>
          <w:tcPr>
            <w:tcW w:w="4675" w:type="dxa"/>
            <w:vAlign w:val="center"/>
          </w:tcPr>
          <w:p w14:paraId="61674471"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Estudiar català em </w:t>
            </w:r>
            <w:proofErr w:type="spellStart"/>
            <w:r w:rsidRPr="00450283">
              <w:rPr>
                <w:rFonts w:ascii="Times New Roman" w:hAnsi="Times New Roman" w:cs="Times New Roman"/>
                <w:i/>
                <w:iCs/>
                <w:lang w:val="es-ES"/>
              </w:rPr>
              <w:t>serà</w:t>
            </w:r>
            <w:proofErr w:type="spellEnd"/>
            <w:r w:rsidRPr="00450283">
              <w:rPr>
                <w:rFonts w:ascii="Times New Roman" w:hAnsi="Times New Roman" w:cs="Times New Roman"/>
                <w:i/>
                <w:iCs/>
                <w:lang w:val="es-ES"/>
              </w:rPr>
              <w:t xml:space="preserve"> útil en el </w:t>
            </w:r>
            <w:proofErr w:type="spellStart"/>
            <w:r w:rsidRPr="00450283">
              <w:rPr>
                <w:rFonts w:ascii="Times New Roman" w:hAnsi="Times New Roman" w:cs="Times New Roman"/>
                <w:i/>
                <w:iCs/>
                <w:lang w:val="es-ES"/>
              </w:rPr>
              <w:t>futur</w:t>
            </w:r>
            <w:proofErr w:type="spellEnd"/>
            <w:r w:rsidRPr="00450283">
              <w:rPr>
                <w:rFonts w:ascii="Times New Roman" w:hAnsi="Times New Roman" w:cs="Times New Roman"/>
                <w:i/>
                <w:iCs/>
                <w:lang w:val="es-ES"/>
              </w:rPr>
              <w:t xml:space="preserve"> per </w:t>
            </w:r>
            <w:proofErr w:type="spellStart"/>
            <w:r w:rsidRPr="00450283">
              <w:rPr>
                <w:rFonts w:ascii="Times New Roman" w:hAnsi="Times New Roman" w:cs="Times New Roman"/>
                <w:i/>
                <w:iCs/>
                <w:lang w:val="es-ES"/>
              </w:rPr>
              <w:t>trobar</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feina</w:t>
            </w:r>
            <w:proofErr w:type="spellEnd"/>
            <w:r w:rsidRPr="00450283">
              <w:rPr>
                <w:rFonts w:ascii="Times New Roman" w:hAnsi="Times New Roman" w:cs="Times New Roman"/>
                <w:i/>
                <w:iCs/>
                <w:lang w:val="es-ES"/>
              </w:rPr>
              <w:t>.</w:t>
            </w:r>
          </w:p>
          <w:p w14:paraId="3E4B9CEE" w14:textId="5304D719"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Estudiar catalán me resultará útil en el futuro para encontrar trabajo.</w:t>
            </w:r>
          </w:p>
        </w:tc>
        <w:tc>
          <w:tcPr>
            <w:tcW w:w="4675" w:type="dxa"/>
            <w:vAlign w:val="center"/>
          </w:tcPr>
          <w:p w14:paraId="75D02FB3" w14:textId="2E320ECB" w:rsidR="005A02C9" w:rsidRPr="00450283" w:rsidRDefault="005A02C9" w:rsidP="00C542C0">
            <w:pPr>
              <w:jc w:val="center"/>
              <w:rPr>
                <w:rFonts w:ascii="Times New Roman" w:hAnsi="Times New Roman" w:cs="Times New Roman"/>
              </w:rPr>
            </w:pPr>
            <w:r w:rsidRPr="00450283">
              <w:rPr>
                <w:rFonts w:ascii="Times New Roman" w:hAnsi="Times New Roman" w:cs="Times New Roman"/>
              </w:rPr>
              <w:t>Learning Catalan will be useful to find a job in the future.</w:t>
            </w:r>
          </w:p>
        </w:tc>
      </w:tr>
      <w:tr w:rsidR="005A02C9" w:rsidRPr="00450283" w14:paraId="2260D165" w14:textId="77777777" w:rsidTr="00C542C0">
        <w:trPr>
          <w:trHeight w:val="850"/>
        </w:trPr>
        <w:tc>
          <w:tcPr>
            <w:tcW w:w="4675" w:type="dxa"/>
            <w:vAlign w:val="center"/>
          </w:tcPr>
          <w:p w14:paraId="60F4B3EF" w14:textId="6AACDE81"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Estudiar castellà em </w:t>
            </w:r>
            <w:proofErr w:type="spellStart"/>
            <w:r w:rsidRPr="00450283">
              <w:rPr>
                <w:rFonts w:ascii="Times New Roman" w:hAnsi="Times New Roman" w:cs="Times New Roman"/>
                <w:i/>
                <w:iCs/>
                <w:lang w:val="es-ES"/>
              </w:rPr>
              <w:t>serà</w:t>
            </w:r>
            <w:proofErr w:type="spellEnd"/>
            <w:r w:rsidRPr="00450283">
              <w:rPr>
                <w:rFonts w:ascii="Times New Roman" w:hAnsi="Times New Roman" w:cs="Times New Roman"/>
                <w:i/>
                <w:iCs/>
                <w:lang w:val="es-ES"/>
              </w:rPr>
              <w:t xml:space="preserve"> útil en el </w:t>
            </w:r>
            <w:proofErr w:type="spellStart"/>
            <w:r w:rsidRPr="00450283">
              <w:rPr>
                <w:rFonts w:ascii="Times New Roman" w:hAnsi="Times New Roman" w:cs="Times New Roman"/>
                <w:i/>
                <w:iCs/>
                <w:lang w:val="es-ES"/>
              </w:rPr>
              <w:t>futur</w:t>
            </w:r>
            <w:proofErr w:type="spellEnd"/>
            <w:r w:rsidRPr="00450283">
              <w:rPr>
                <w:rFonts w:ascii="Times New Roman" w:hAnsi="Times New Roman" w:cs="Times New Roman"/>
                <w:i/>
                <w:iCs/>
                <w:lang w:val="es-ES"/>
              </w:rPr>
              <w:t xml:space="preserve"> per </w:t>
            </w:r>
            <w:proofErr w:type="spellStart"/>
            <w:r w:rsidRPr="00450283">
              <w:rPr>
                <w:rFonts w:ascii="Times New Roman" w:hAnsi="Times New Roman" w:cs="Times New Roman"/>
                <w:i/>
                <w:iCs/>
                <w:lang w:val="es-ES"/>
              </w:rPr>
              <w:t>trobar</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feina</w:t>
            </w:r>
            <w:proofErr w:type="spellEnd"/>
            <w:r w:rsidRPr="00450283">
              <w:rPr>
                <w:rFonts w:ascii="Times New Roman" w:hAnsi="Times New Roman" w:cs="Times New Roman"/>
                <w:i/>
                <w:iCs/>
                <w:lang w:val="es-ES"/>
              </w:rPr>
              <w:t>.</w:t>
            </w:r>
          </w:p>
          <w:p w14:paraId="2233035C" w14:textId="21EC3358"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Estudiar castellano me resultará útil en el futuro para encontrar trabajo.</w:t>
            </w:r>
          </w:p>
        </w:tc>
        <w:tc>
          <w:tcPr>
            <w:tcW w:w="4675" w:type="dxa"/>
            <w:vAlign w:val="center"/>
          </w:tcPr>
          <w:p w14:paraId="1A14933A" w14:textId="07937E7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Learning Spanish will be useful to find a job in the future.</w:t>
            </w:r>
          </w:p>
        </w:tc>
      </w:tr>
      <w:tr w:rsidR="005A02C9" w:rsidRPr="00450283" w14:paraId="76BB0539" w14:textId="77777777" w:rsidTr="005A02C9">
        <w:trPr>
          <w:trHeight w:val="850"/>
        </w:trPr>
        <w:tc>
          <w:tcPr>
            <w:tcW w:w="4675" w:type="dxa"/>
            <w:vAlign w:val="center"/>
          </w:tcPr>
          <w:p w14:paraId="47A8B767"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serveix</w:t>
            </w:r>
            <w:proofErr w:type="spellEnd"/>
            <w:r w:rsidRPr="00450283">
              <w:rPr>
                <w:rFonts w:ascii="Times New Roman" w:hAnsi="Times New Roman" w:cs="Times New Roman"/>
                <w:i/>
                <w:iCs/>
                <w:lang w:val="es-ES"/>
              </w:rPr>
              <w:t xml:space="preserve"> per a un </w:t>
            </w:r>
            <w:proofErr w:type="spellStart"/>
            <w:r w:rsidRPr="00450283">
              <w:rPr>
                <w:rFonts w:ascii="Times New Roman" w:hAnsi="Times New Roman" w:cs="Times New Roman"/>
                <w:i/>
                <w:iCs/>
                <w:lang w:val="es-ES"/>
              </w:rPr>
              <w:t>àmbits</w:t>
            </w:r>
            <w:proofErr w:type="spellEnd"/>
            <w:r w:rsidRPr="00450283">
              <w:rPr>
                <w:rFonts w:ascii="Times New Roman" w:hAnsi="Times New Roman" w:cs="Times New Roman"/>
                <w:i/>
                <w:iCs/>
                <w:lang w:val="es-ES"/>
              </w:rPr>
              <w:t xml:space="preserve"> i el castellà per a </w:t>
            </w:r>
            <w:proofErr w:type="spellStart"/>
            <w:r w:rsidRPr="00450283">
              <w:rPr>
                <w:rFonts w:ascii="Times New Roman" w:hAnsi="Times New Roman" w:cs="Times New Roman"/>
                <w:i/>
                <w:iCs/>
                <w:lang w:val="es-ES"/>
              </w:rPr>
              <w:t>uns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altres</w:t>
            </w:r>
            <w:proofErr w:type="spellEnd"/>
            <w:r w:rsidRPr="00450283">
              <w:rPr>
                <w:rFonts w:ascii="Times New Roman" w:hAnsi="Times New Roman" w:cs="Times New Roman"/>
                <w:i/>
                <w:iCs/>
                <w:lang w:val="es-ES"/>
              </w:rPr>
              <w:t>.</w:t>
            </w:r>
          </w:p>
          <w:p w14:paraId="774DC171" w14:textId="0311FC83" w:rsidR="005A02C9" w:rsidRPr="00450283" w:rsidRDefault="005A02C9" w:rsidP="00C542C0">
            <w:pPr>
              <w:jc w:val="center"/>
              <w:rPr>
                <w:rFonts w:ascii="Times New Roman" w:hAnsi="Times New Roman" w:cs="Times New Roman"/>
                <w:b/>
                <w:bCs/>
                <w:lang w:val="es-ES"/>
              </w:rPr>
            </w:pPr>
            <w:r w:rsidRPr="00450283">
              <w:rPr>
                <w:rFonts w:ascii="Times New Roman" w:hAnsi="Times New Roman" w:cs="Times New Roman"/>
                <w:i/>
                <w:iCs/>
                <w:lang w:val="es-ES"/>
              </w:rPr>
              <w:t>El catalán sirve para unos ámbitos y el castellano para otros</w:t>
            </w:r>
            <w:r w:rsidRPr="00450283">
              <w:rPr>
                <w:rFonts w:ascii="Times New Roman" w:hAnsi="Times New Roman" w:cs="Times New Roman"/>
                <w:lang w:val="es-ES"/>
              </w:rPr>
              <w:t>.</w:t>
            </w:r>
          </w:p>
        </w:tc>
        <w:tc>
          <w:tcPr>
            <w:tcW w:w="4675" w:type="dxa"/>
            <w:vAlign w:val="center"/>
          </w:tcPr>
          <w:p w14:paraId="7D02FD44" w14:textId="548D5F22"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used in some contexts and Spanish in some others.</w:t>
            </w:r>
          </w:p>
        </w:tc>
      </w:tr>
      <w:tr w:rsidR="005A02C9" w:rsidRPr="00450283" w14:paraId="6E4CCF00" w14:textId="77777777" w:rsidTr="00C542C0">
        <w:trPr>
          <w:trHeight w:val="850"/>
        </w:trPr>
        <w:tc>
          <w:tcPr>
            <w:tcW w:w="4675" w:type="dxa"/>
            <w:vAlign w:val="center"/>
          </w:tcPr>
          <w:p w14:paraId="0FB7BC4D"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rural</w:t>
            </w:r>
          </w:p>
          <w:p w14:paraId="7FC44EB8" w14:textId="505103C4"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catalán es una lengua rural</w:t>
            </w:r>
          </w:p>
        </w:tc>
        <w:tc>
          <w:tcPr>
            <w:tcW w:w="4675" w:type="dxa"/>
            <w:vAlign w:val="center"/>
          </w:tcPr>
          <w:p w14:paraId="290CE228" w14:textId="17C61CF9"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 rural language</w:t>
            </w:r>
          </w:p>
        </w:tc>
      </w:tr>
      <w:tr w:rsidR="005A02C9" w:rsidRPr="00450283" w14:paraId="3EA70F7E" w14:textId="77777777" w:rsidTr="00C542C0">
        <w:trPr>
          <w:trHeight w:val="850"/>
        </w:trPr>
        <w:tc>
          <w:tcPr>
            <w:tcW w:w="9350" w:type="dxa"/>
            <w:gridSpan w:val="2"/>
            <w:vAlign w:val="center"/>
          </w:tcPr>
          <w:p w14:paraId="1D3CC039" w14:textId="3F5FC2F2" w:rsidR="005A02C9" w:rsidRPr="00450283" w:rsidRDefault="005A02C9" w:rsidP="00C542C0">
            <w:pPr>
              <w:jc w:val="center"/>
              <w:rPr>
                <w:rFonts w:ascii="Times New Roman" w:hAnsi="Times New Roman" w:cs="Times New Roman"/>
                <w:b/>
                <w:bCs/>
              </w:rPr>
            </w:pPr>
            <w:r w:rsidRPr="00450283">
              <w:rPr>
                <w:rFonts w:ascii="Times New Roman" w:hAnsi="Times New Roman" w:cs="Times New Roman"/>
                <w:b/>
                <w:bCs/>
              </w:rPr>
              <w:t>Language policy and integration</w:t>
            </w:r>
          </w:p>
        </w:tc>
      </w:tr>
      <w:tr w:rsidR="005A02C9" w:rsidRPr="00450283" w14:paraId="349E495C" w14:textId="77777777" w:rsidTr="00C542C0">
        <w:trPr>
          <w:trHeight w:val="850"/>
        </w:trPr>
        <w:tc>
          <w:tcPr>
            <w:tcW w:w="4675" w:type="dxa"/>
            <w:vAlign w:val="center"/>
          </w:tcPr>
          <w:p w14:paraId="71CAE5AD" w14:textId="77777777" w:rsidR="005A02C9" w:rsidRPr="00450283" w:rsidRDefault="005A02C9" w:rsidP="00C542C0">
            <w:pPr>
              <w:jc w:val="center"/>
              <w:rPr>
                <w:rFonts w:ascii="Times New Roman" w:hAnsi="Times New Roman" w:cs="Times New Roman"/>
                <w:b/>
                <w:bCs/>
                <w:i/>
                <w:iCs/>
                <w:lang w:val="es-ES"/>
              </w:rPr>
            </w:pPr>
            <w:proofErr w:type="spellStart"/>
            <w:r w:rsidRPr="00450283">
              <w:rPr>
                <w:rFonts w:ascii="Times New Roman" w:hAnsi="Times New Roman" w:cs="Times New Roman"/>
                <w:i/>
                <w:iCs/>
                <w:lang w:val="es-ES"/>
              </w:rPr>
              <w:lastRenderedPageBreak/>
              <w:t>Hauria</w:t>
            </w:r>
            <w:proofErr w:type="spellEnd"/>
            <w:r w:rsidRPr="00450283">
              <w:rPr>
                <w:rFonts w:ascii="Times New Roman" w:hAnsi="Times New Roman" w:cs="Times New Roman"/>
                <w:i/>
                <w:iCs/>
                <w:lang w:val="es-ES"/>
              </w:rPr>
              <w:t xml:space="preserve"> de ser </w:t>
            </w:r>
            <w:proofErr w:type="spellStart"/>
            <w:r w:rsidRPr="00450283">
              <w:rPr>
                <w:rFonts w:ascii="Times New Roman" w:hAnsi="Times New Roman" w:cs="Times New Roman"/>
                <w:i/>
                <w:iCs/>
                <w:lang w:val="es-ES"/>
              </w:rPr>
              <w:t>obligatori</w:t>
            </w:r>
            <w:proofErr w:type="spellEnd"/>
            <w:r w:rsidRPr="00450283">
              <w:rPr>
                <w:rFonts w:ascii="Times New Roman" w:hAnsi="Times New Roman" w:cs="Times New Roman"/>
                <w:i/>
                <w:iCs/>
                <w:lang w:val="es-ES"/>
              </w:rPr>
              <w:t xml:space="preserve"> que </w:t>
            </w:r>
            <w:proofErr w:type="spellStart"/>
            <w:r w:rsidRPr="00450283">
              <w:rPr>
                <w:rFonts w:ascii="Times New Roman" w:hAnsi="Times New Roman" w:cs="Times New Roman"/>
                <w:i/>
                <w:iCs/>
                <w:lang w:val="es-ES"/>
              </w:rPr>
              <w:t>els</w:t>
            </w:r>
            <w:proofErr w:type="spellEnd"/>
            <w:r w:rsidRPr="00450283">
              <w:rPr>
                <w:rFonts w:ascii="Times New Roman" w:hAnsi="Times New Roman" w:cs="Times New Roman"/>
                <w:i/>
                <w:iCs/>
                <w:lang w:val="es-ES"/>
              </w:rPr>
              <w:t xml:space="preserve"> alumnes de Balears </w:t>
            </w:r>
            <w:proofErr w:type="spellStart"/>
            <w:r w:rsidRPr="00450283">
              <w:rPr>
                <w:rFonts w:ascii="Times New Roman" w:hAnsi="Times New Roman" w:cs="Times New Roman"/>
                <w:i/>
                <w:iCs/>
                <w:lang w:val="es-ES"/>
              </w:rPr>
              <w:t>cursassin</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com</w:t>
            </w:r>
            <w:proofErr w:type="spellEnd"/>
            <w:r w:rsidRPr="00450283">
              <w:rPr>
                <w:rFonts w:ascii="Times New Roman" w:hAnsi="Times New Roman" w:cs="Times New Roman"/>
                <w:i/>
                <w:iCs/>
                <w:lang w:val="es-ES"/>
              </w:rPr>
              <w:t xml:space="preserve"> a </w:t>
            </w:r>
            <w:proofErr w:type="spellStart"/>
            <w:r w:rsidRPr="00450283">
              <w:rPr>
                <w:rFonts w:ascii="Times New Roman" w:hAnsi="Times New Roman" w:cs="Times New Roman"/>
                <w:i/>
                <w:iCs/>
                <w:lang w:val="es-ES"/>
              </w:rPr>
              <w:t>mínim</w:t>
            </w:r>
            <w:proofErr w:type="spellEnd"/>
            <w:r w:rsidRPr="00450283">
              <w:rPr>
                <w:rFonts w:ascii="Times New Roman" w:hAnsi="Times New Roman" w:cs="Times New Roman"/>
                <w:i/>
                <w:iCs/>
                <w:lang w:val="es-ES"/>
              </w:rPr>
              <w:t xml:space="preserve">, el 50% de les </w:t>
            </w:r>
            <w:proofErr w:type="spellStart"/>
            <w:r w:rsidRPr="00450283">
              <w:rPr>
                <w:rFonts w:ascii="Times New Roman" w:hAnsi="Times New Roman" w:cs="Times New Roman"/>
                <w:i/>
                <w:iCs/>
                <w:lang w:val="es-ES"/>
              </w:rPr>
              <w:t>assignatures</w:t>
            </w:r>
            <w:proofErr w:type="spellEnd"/>
            <w:r w:rsidRPr="00450283">
              <w:rPr>
                <w:rFonts w:ascii="Times New Roman" w:hAnsi="Times New Roman" w:cs="Times New Roman"/>
                <w:i/>
                <w:iCs/>
                <w:lang w:val="es-ES"/>
              </w:rPr>
              <w:t xml:space="preserve"> en català.</w:t>
            </w:r>
          </w:p>
          <w:p w14:paraId="2A0A24E0" w14:textId="2C176F08"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Tendría que ser obligatorio que los </w:t>
            </w:r>
            <w:proofErr w:type="spellStart"/>
            <w:r w:rsidRPr="00450283">
              <w:rPr>
                <w:rFonts w:ascii="Times New Roman" w:hAnsi="Times New Roman" w:cs="Times New Roman"/>
                <w:i/>
                <w:iCs/>
                <w:lang w:val="es-ES"/>
              </w:rPr>
              <w:t>alumnus</w:t>
            </w:r>
            <w:proofErr w:type="spellEnd"/>
            <w:r w:rsidRPr="00450283">
              <w:rPr>
                <w:rFonts w:ascii="Times New Roman" w:hAnsi="Times New Roman" w:cs="Times New Roman"/>
                <w:i/>
                <w:iCs/>
                <w:lang w:val="es-ES"/>
              </w:rPr>
              <w:t xml:space="preserve"> de Baleares cursasen, como mínimo, el 50% de las asignaturas en catalán.</w:t>
            </w:r>
          </w:p>
        </w:tc>
        <w:tc>
          <w:tcPr>
            <w:tcW w:w="4675" w:type="dxa"/>
            <w:vAlign w:val="center"/>
          </w:tcPr>
          <w:p w14:paraId="62355F85" w14:textId="2A244F38" w:rsidR="005A02C9" w:rsidRPr="00450283" w:rsidRDefault="005A02C9" w:rsidP="00C542C0">
            <w:pPr>
              <w:jc w:val="center"/>
              <w:rPr>
                <w:rFonts w:ascii="Times New Roman" w:hAnsi="Times New Roman" w:cs="Times New Roman"/>
              </w:rPr>
            </w:pPr>
            <w:r w:rsidRPr="00450283">
              <w:rPr>
                <w:rFonts w:ascii="Times New Roman" w:hAnsi="Times New Roman" w:cs="Times New Roman"/>
                <w:color w:val="000000"/>
              </w:rPr>
              <w:t>It should be mandatory for all students from the Balearic Islands to take at least 50% of the subjects in Catalan</w:t>
            </w:r>
          </w:p>
        </w:tc>
      </w:tr>
      <w:tr w:rsidR="005A02C9" w:rsidRPr="00450283" w14:paraId="0ACC6E85" w14:textId="77777777" w:rsidTr="00C542C0">
        <w:trPr>
          <w:trHeight w:val="850"/>
        </w:trPr>
        <w:tc>
          <w:tcPr>
            <w:tcW w:w="4675" w:type="dxa"/>
            <w:vAlign w:val="center"/>
          </w:tcPr>
          <w:p w14:paraId="2CBA7FA8" w14:textId="77777777" w:rsidR="005A02C9" w:rsidRPr="00450283" w:rsidRDefault="005A02C9" w:rsidP="00C542C0">
            <w:pPr>
              <w:jc w:val="center"/>
              <w:rPr>
                <w:rFonts w:ascii="Times New Roman" w:hAnsi="Times New Roman" w:cs="Times New Roman"/>
                <w:bCs/>
                <w:i/>
                <w:iCs/>
                <w:lang w:val="es-ES"/>
              </w:rPr>
            </w:pPr>
            <w:proofErr w:type="spellStart"/>
            <w:r w:rsidRPr="00450283">
              <w:rPr>
                <w:rFonts w:ascii="Times New Roman" w:hAnsi="Times New Roman" w:cs="Times New Roman"/>
                <w:bCs/>
                <w:i/>
                <w:iCs/>
                <w:lang w:val="es-ES"/>
              </w:rPr>
              <w:t>Hauria</w:t>
            </w:r>
            <w:proofErr w:type="spellEnd"/>
            <w:r w:rsidRPr="00450283">
              <w:rPr>
                <w:rFonts w:ascii="Times New Roman" w:hAnsi="Times New Roman" w:cs="Times New Roman"/>
                <w:bCs/>
                <w:i/>
                <w:iCs/>
                <w:lang w:val="es-ES"/>
              </w:rPr>
              <w:t xml:space="preserve"> de ser </w:t>
            </w:r>
            <w:proofErr w:type="spellStart"/>
            <w:r w:rsidRPr="00450283">
              <w:rPr>
                <w:rFonts w:ascii="Times New Roman" w:hAnsi="Times New Roman" w:cs="Times New Roman"/>
                <w:bCs/>
                <w:i/>
                <w:iCs/>
                <w:lang w:val="es-ES"/>
              </w:rPr>
              <w:t>obligatori</w:t>
            </w:r>
            <w:proofErr w:type="spellEnd"/>
            <w:r w:rsidRPr="00450283">
              <w:rPr>
                <w:rFonts w:ascii="Times New Roman" w:hAnsi="Times New Roman" w:cs="Times New Roman"/>
                <w:bCs/>
                <w:i/>
                <w:iCs/>
                <w:lang w:val="es-ES"/>
              </w:rPr>
              <w:t xml:space="preserve"> que </w:t>
            </w:r>
            <w:proofErr w:type="spellStart"/>
            <w:r w:rsidRPr="00450283">
              <w:rPr>
                <w:rFonts w:ascii="Times New Roman" w:hAnsi="Times New Roman" w:cs="Times New Roman"/>
                <w:bCs/>
                <w:i/>
                <w:iCs/>
                <w:lang w:val="es-ES"/>
              </w:rPr>
              <w:t>els</w:t>
            </w:r>
            <w:proofErr w:type="spellEnd"/>
            <w:r w:rsidRPr="00450283">
              <w:rPr>
                <w:rFonts w:ascii="Times New Roman" w:hAnsi="Times New Roman" w:cs="Times New Roman"/>
                <w:bCs/>
                <w:i/>
                <w:iCs/>
                <w:lang w:val="es-ES"/>
              </w:rPr>
              <w:t xml:space="preserve"> alumnes de Balears </w:t>
            </w:r>
            <w:proofErr w:type="spellStart"/>
            <w:r w:rsidRPr="00450283">
              <w:rPr>
                <w:rFonts w:ascii="Times New Roman" w:hAnsi="Times New Roman" w:cs="Times New Roman"/>
                <w:bCs/>
                <w:i/>
                <w:iCs/>
                <w:lang w:val="es-ES"/>
              </w:rPr>
              <w:t>cursassin</w:t>
            </w:r>
            <w:proofErr w:type="spellEnd"/>
            <w:r w:rsidRPr="00450283">
              <w:rPr>
                <w:rFonts w:ascii="Times New Roman" w:hAnsi="Times New Roman" w:cs="Times New Roman"/>
                <w:bCs/>
                <w:i/>
                <w:iCs/>
                <w:lang w:val="es-ES"/>
              </w:rPr>
              <w:t xml:space="preserve">, </w:t>
            </w:r>
            <w:proofErr w:type="spellStart"/>
            <w:r w:rsidRPr="00450283">
              <w:rPr>
                <w:rFonts w:ascii="Times New Roman" w:hAnsi="Times New Roman" w:cs="Times New Roman"/>
                <w:bCs/>
                <w:i/>
                <w:iCs/>
                <w:lang w:val="es-ES"/>
              </w:rPr>
              <w:t>com</w:t>
            </w:r>
            <w:proofErr w:type="spellEnd"/>
            <w:r w:rsidRPr="00450283">
              <w:rPr>
                <w:rFonts w:ascii="Times New Roman" w:hAnsi="Times New Roman" w:cs="Times New Roman"/>
                <w:bCs/>
                <w:i/>
                <w:iCs/>
                <w:lang w:val="es-ES"/>
              </w:rPr>
              <w:t xml:space="preserve"> a </w:t>
            </w:r>
            <w:proofErr w:type="spellStart"/>
            <w:r w:rsidRPr="00450283">
              <w:rPr>
                <w:rFonts w:ascii="Times New Roman" w:hAnsi="Times New Roman" w:cs="Times New Roman"/>
                <w:bCs/>
                <w:i/>
                <w:iCs/>
                <w:lang w:val="es-ES"/>
              </w:rPr>
              <w:t>mínim</w:t>
            </w:r>
            <w:proofErr w:type="spellEnd"/>
            <w:r w:rsidRPr="00450283">
              <w:rPr>
                <w:rFonts w:ascii="Times New Roman" w:hAnsi="Times New Roman" w:cs="Times New Roman"/>
                <w:bCs/>
                <w:i/>
                <w:iCs/>
                <w:lang w:val="es-ES"/>
              </w:rPr>
              <w:t xml:space="preserve">, el 50% de les </w:t>
            </w:r>
            <w:proofErr w:type="spellStart"/>
            <w:r w:rsidRPr="00450283">
              <w:rPr>
                <w:rFonts w:ascii="Times New Roman" w:hAnsi="Times New Roman" w:cs="Times New Roman"/>
                <w:bCs/>
                <w:i/>
                <w:iCs/>
                <w:lang w:val="es-ES"/>
              </w:rPr>
              <w:t>assignatures</w:t>
            </w:r>
            <w:proofErr w:type="spellEnd"/>
            <w:r w:rsidRPr="00450283">
              <w:rPr>
                <w:rFonts w:ascii="Times New Roman" w:hAnsi="Times New Roman" w:cs="Times New Roman"/>
                <w:bCs/>
                <w:i/>
                <w:iCs/>
                <w:lang w:val="es-ES"/>
              </w:rPr>
              <w:t xml:space="preserve"> en castellà.</w:t>
            </w:r>
          </w:p>
          <w:p w14:paraId="3771124F" w14:textId="248B465F" w:rsidR="005A02C9" w:rsidRPr="00450283" w:rsidRDefault="005A02C9" w:rsidP="00C542C0">
            <w:pPr>
              <w:jc w:val="center"/>
              <w:rPr>
                <w:rFonts w:ascii="Times New Roman" w:hAnsi="Times New Roman" w:cs="Times New Roman"/>
                <w:bCs/>
                <w:i/>
                <w:iCs/>
                <w:lang w:val="es-ES"/>
              </w:rPr>
            </w:pPr>
            <w:r w:rsidRPr="00450283">
              <w:rPr>
                <w:rFonts w:ascii="Times New Roman" w:hAnsi="Times New Roman" w:cs="Times New Roman"/>
                <w:bCs/>
                <w:i/>
                <w:iCs/>
                <w:lang w:val="es-ES"/>
              </w:rPr>
              <w:t xml:space="preserve">Tendría que ser obligatorio que los </w:t>
            </w:r>
            <w:proofErr w:type="spellStart"/>
            <w:r w:rsidRPr="00450283">
              <w:rPr>
                <w:rFonts w:ascii="Times New Roman" w:hAnsi="Times New Roman" w:cs="Times New Roman"/>
                <w:bCs/>
                <w:i/>
                <w:iCs/>
                <w:lang w:val="es-ES"/>
              </w:rPr>
              <w:t>alumnus</w:t>
            </w:r>
            <w:proofErr w:type="spellEnd"/>
            <w:r w:rsidRPr="00450283">
              <w:rPr>
                <w:rFonts w:ascii="Times New Roman" w:hAnsi="Times New Roman" w:cs="Times New Roman"/>
                <w:bCs/>
                <w:i/>
                <w:iCs/>
                <w:lang w:val="es-ES"/>
              </w:rPr>
              <w:t xml:space="preserve"> de Baleares cursasen, como mínimo, el 50% de las asignaturas en castellano.</w:t>
            </w:r>
          </w:p>
        </w:tc>
        <w:tc>
          <w:tcPr>
            <w:tcW w:w="4675" w:type="dxa"/>
            <w:vAlign w:val="center"/>
          </w:tcPr>
          <w:p w14:paraId="07D829E8" w14:textId="5F714CE2" w:rsidR="005A02C9" w:rsidRPr="00450283" w:rsidRDefault="005A02C9" w:rsidP="00C542C0">
            <w:pPr>
              <w:jc w:val="center"/>
              <w:rPr>
                <w:rFonts w:ascii="Times New Roman" w:hAnsi="Times New Roman" w:cs="Times New Roman"/>
              </w:rPr>
            </w:pPr>
            <w:r w:rsidRPr="00450283">
              <w:rPr>
                <w:rFonts w:ascii="Times New Roman" w:hAnsi="Times New Roman" w:cs="Times New Roman"/>
                <w:bCs/>
                <w:color w:val="000000"/>
              </w:rPr>
              <w:t>It should be mandatory for all students from the Balearic Islands to take at least 50% of the subjects in Spanish.</w:t>
            </w:r>
          </w:p>
        </w:tc>
      </w:tr>
      <w:tr w:rsidR="005A02C9" w:rsidRPr="00450283" w14:paraId="4E2EDB72" w14:textId="77777777" w:rsidTr="00C542C0">
        <w:trPr>
          <w:trHeight w:val="850"/>
        </w:trPr>
        <w:tc>
          <w:tcPr>
            <w:tcW w:w="4675" w:type="dxa"/>
            <w:vAlign w:val="center"/>
          </w:tcPr>
          <w:p w14:paraId="3854E98E"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hauria</w:t>
            </w:r>
            <w:proofErr w:type="spellEnd"/>
            <w:r w:rsidRPr="00450283">
              <w:rPr>
                <w:rFonts w:ascii="Times New Roman" w:hAnsi="Times New Roman" w:cs="Times New Roman"/>
                <w:i/>
                <w:iCs/>
                <w:lang w:val="es-ES"/>
              </w:rPr>
              <w:t xml:space="preserve"> de ser una asignatura </w:t>
            </w:r>
            <w:proofErr w:type="spellStart"/>
            <w:r w:rsidRPr="00450283">
              <w:rPr>
                <w:rFonts w:ascii="Times New Roman" w:hAnsi="Times New Roman" w:cs="Times New Roman"/>
                <w:i/>
                <w:iCs/>
                <w:lang w:val="es-ES"/>
              </w:rPr>
              <w:t>voluntària</w:t>
            </w:r>
            <w:proofErr w:type="spellEnd"/>
            <w:r w:rsidRPr="00450283">
              <w:rPr>
                <w:rFonts w:ascii="Times New Roman" w:hAnsi="Times New Roman" w:cs="Times New Roman"/>
                <w:i/>
                <w:iCs/>
                <w:lang w:val="es-ES"/>
              </w:rPr>
              <w:t xml:space="preserve"> a les </w:t>
            </w:r>
            <w:proofErr w:type="spellStart"/>
            <w:r w:rsidRPr="00450283">
              <w:rPr>
                <w:rFonts w:ascii="Times New Roman" w:hAnsi="Times New Roman" w:cs="Times New Roman"/>
                <w:i/>
                <w:iCs/>
                <w:lang w:val="es-ES"/>
              </w:rPr>
              <w:t>escoles</w:t>
            </w:r>
            <w:proofErr w:type="spellEnd"/>
            <w:r w:rsidRPr="00450283">
              <w:rPr>
                <w:rFonts w:ascii="Times New Roman" w:hAnsi="Times New Roman" w:cs="Times New Roman"/>
                <w:i/>
                <w:iCs/>
                <w:lang w:val="es-ES"/>
              </w:rPr>
              <w:t xml:space="preserve"> i </w:t>
            </w:r>
            <w:proofErr w:type="spellStart"/>
            <w:r w:rsidRPr="00450283">
              <w:rPr>
                <w:rFonts w:ascii="Times New Roman" w:hAnsi="Times New Roman" w:cs="Times New Roman"/>
                <w:i/>
                <w:iCs/>
                <w:lang w:val="es-ES"/>
              </w:rPr>
              <w:t>instituts</w:t>
            </w:r>
            <w:proofErr w:type="spellEnd"/>
            <w:r w:rsidRPr="00450283">
              <w:rPr>
                <w:rFonts w:ascii="Times New Roman" w:hAnsi="Times New Roman" w:cs="Times New Roman"/>
                <w:i/>
                <w:iCs/>
                <w:lang w:val="es-ES"/>
              </w:rPr>
              <w:t xml:space="preserve"> de les Balears</w:t>
            </w:r>
          </w:p>
          <w:p w14:paraId="5FB8917F" w14:textId="2E27ADC0"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catalán debería de ser una asignatura voluntaria en las escuelas e institutos de Baleares</w:t>
            </w:r>
          </w:p>
        </w:tc>
        <w:tc>
          <w:tcPr>
            <w:tcW w:w="4675" w:type="dxa"/>
            <w:vAlign w:val="center"/>
          </w:tcPr>
          <w:p w14:paraId="46B2A348" w14:textId="57B6E218" w:rsidR="005A02C9" w:rsidRPr="00450283" w:rsidRDefault="005A02C9" w:rsidP="00C542C0">
            <w:pPr>
              <w:jc w:val="center"/>
              <w:rPr>
                <w:rFonts w:ascii="Times New Roman" w:hAnsi="Times New Roman" w:cs="Times New Roman"/>
              </w:rPr>
            </w:pPr>
            <w:r w:rsidRPr="00450283">
              <w:rPr>
                <w:rFonts w:ascii="Times New Roman" w:hAnsi="Times New Roman" w:cs="Times New Roman"/>
                <w:color w:val="000000"/>
              </w:rPr>
              <w:t>Catalan should be a voluntary subject in schools and high schools in the Balearic Islands</w:t>
            </w:r>
          </w:p>
        </w:tc>
      </w:tr>
      <w:tr w:rsidR="005A02C9" w:rsidRPr="00450283" w14:paraId="00259BE0" w14:textId="77777777" w:rsidTr="00C542C0">
        <w:trPr>
          <w:trHeight w:val="850"/>
        </w:trPr>
        <w:tc>
          <w:tcPr>
            <w:tcW w:w="4675" w:type="dxa"/>
            <w:vAlign w:val="center"/>
          </w:tcPr>
          <w:p w14:paraId="3442F05C"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castellà </w:t>
            </w:r>
            <w:proofErr w:type="spellStart"/>
            <w:r w:rsidRPr="00450283">
              <w:rPr>
                <w:rFonts w:ascii="Times New Roman" w:hAnsi="Times New Roman" w:cs="Times New Roman"/>
                <w:i/>
                <w:iCs/>
                <w:lang w:val="es-ES"/>
              </w:rPr>
              <w:t>hauria</w:t>
            </w:r>
            <w:proofErr w:type="spellEnd"/>
            <w:r w:rsidRPr="00450283">
              <w:rPr>
                <w:rFonts w:ascii="Times New Roman" w:hAnsi="Times New Roman" w:cs="Times New Roman"/>
                <w:i/>
                <w:iCs/>
                <w:lang w:val="es-ES"/>
              </w:rPr>
              <w:t xml:space="preserve"> de ser una asignatura </w:t>
            </w:r>
            <w:proofErr w:type="spellStart"/>
            <w:r w:rsidRPr="00450283">
              <w:rPr>
                <w:rFonts w:ascii="Times New Roman" w:hAnsi="Times New Roman" w:cs="Times New Roman"/>
                <w:i/>
                <w:iCs/>
                <w:lang w:val="es-ES"/>
              </w:rPr>
              <w:t>voluntària</w:t>
            </w:r>
            <w:proofErr w:type="spellEnd"/>
            <w:r w:rsidRPr="00450283">
              <w:rPr>
                <w:rFonts w:ascii="Times New Roman" w:hAnsi="Times New Roman" w:cs="Times New Roman"/>
                <w:i/>
                <w:iCs/>
                <w:lang w:val="es-ES"/>
              </w:rPr>
              <w:t xml:space="preserve"> a les </w:t>
            </w:r>
            <w:proofErr w:type="spellStart"/>
            <w:r w:rsidRPr="00450283">
              <w:rPr>
                <w:rFonts w:ascii="Times New Roman" w:hAnsi="Times New Roman" w:cs="Times New Roman"/>
                <w:i/>
                <w:iCs/>
                <w:lang w:val="es-ES"/>
              </w:rPr>
              <w:t>escoles</w:t>
            </w:r>
            <w:proofErr w:type="spellEnd"/>
            <w:r w:rsidRPr="00450283">
              <w:rPr>
                <w:rFonts w:ascii="Times New Roman" w:hAnsi="Times New Roman" w:cs="Times New Roman"/>
                <w:i/>
                <w:iCs/>
                <w:lang w:val="es-ES"/>
              </w:rPr>
              <w:t xml:space="preserve"> i </w:t>
            </w:r>
            <w:proofErr w:type="spellStart"/>
            <w:r w:rsidRPr="00450283">
              <w:rPr>
                <w:rFonts w:ascii="Times New Roman" w:hAnsi="Times New Roman" w:cs="Times New Roman"/>
                <w:i/>
                <w:iCs/>
                <w:lang w:val="es-ES"/>
              </w:rPr>
              <w:t>instituts</w:t>
            </w:r>
            <w:proofErr w:type="spellEnd"/>
            <w:r w:rsidRPr="00450283">
              <w:rPr>
                <w:rFonts w:ascii="Times New Roman" w:hAnsi="Times New Roman" w:cs="Times New Roman"/>
                <w:i/>
                <w:iCs/>
                <w:lang w:val="es-ES"/>
              </w:rPr>
              <w:t xml:space="preserve"> de les Balears</w:t>
            </w:r>
          </w:p>
          <w:p w14:paraId="76A57988" w14:textId="612E20EB"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debería de ser una asignatura voluntaria en las escuelas e institutos de Baleares</w:t>
            </w:r>
          </w:p>
        </w:tc>
        <w:tc>
          <w:tcPr>
            <w:tcW w:w="4675" w:type="dxa"/>
            <w:vAlign w:val="center"/>
          </w:tcPr>
          <w:p w14:paraId="45343D6F" w14:textId="2040A450" w:rsidR="005A02C9" w:rsidRPr="00450283" w:rsidRDefault="005A02C9" w:rsidP="00C542C0">
            <w:pPr>
              <w:jc w:val="center"/>
              <w:rPr>
                <w:rFonts w:ascii="Times New Roman" w:hAnsi="Times New Roman" w:cs="Times New Roman"/>
              </w:rPr>
            </w:pPr>
            <w:r w:rsidRPr="00450283">
              <w:rPr>
                <w:rFonts w:ascii="Times New Roman" w:hAnsi="Times New Roman" w:cs="Times New Roman"/>
                <w:color w:val="000000"/>
              </w:rPr>
              <w:t>Spanish should be a voluntary subject in schools and high schools in the Balearic Islands</w:t>
            </w:r>
          </w:p>
        </w:tc>
      </w:tr>
      <w:tr w:rsidR="005A02C9" w:rsidRPr="00450283" w14:paraId="40997AAA" w14:textId="77777777" w:rsidTr="00C542C0">
        <w:trPr>
          <w:trHeight w:val="850"/>
        </w:trPr>
        <w:tc>
          <w:tcPr>
            <w:tcW w:w="4675" w:type="dxa"/>
            <w:vAlign w:val="center"/>
          </w:tcPr>
          <w:p w14:paraId="3D0ECCF9" w14:textId="450138E0"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ha de ser un </w:t>
            </w:r>
            <w:proofErr w:type="spellStart"/>
            <w:r w:rsidRPr="00450283">
              <w:rPr>
                <w:rFonts w:ascii="Times New Roman" w:hAnsi="Times New Roman" w:cs="Times New Roman"/>
                <w:i/>
                <w:iCs/>
                <w:lang w:val="es-ES"/>
              </w:rPr>
              <w:t>requisit</w:t>
            </w:r>
            <w:proofErr w:type="spellEnd"/>
            <w:r w:rsidRPr="00450283">
              <w:rPr>
                <w:rFonts w:ascii="Times New Roman" w:hAnsi="Times New Roman" w:cs="Times New Roman"/>
                <w:i/>
                <w:iCs/>
                <w:lang w:val="es-ES"/>
              </w:rPr>
              <w:t xml:space="preserve"> per ocupar un </w:t>
            </w:r>
            <w:proofErr w:type="spellStart"/>
            <w:r w:rsidRPr="00450283">
              <w:rPr>
                <w:rFonts w:ascii="Times New Roman" w:hAnsi="Times New Roman" w:cs="Times New Roman"/>
                <w:i/>
                <w:iCs/>
                <w:lang w:val="es-ES"/>
              </w:rPr>
              <w:t>lloc</w:t>
            </w:r>
            <w:proofErr w:type="spellEnd"/>
            <w:r w:rsidRPr="00450283">
              <w:rPr>
                <w:rFonts w:ascii="Times New Roman" w:hAnsi="Times New Roman" w:cs="Times New Roman"/>
                <w:i/>
                <w:iCs/>
                <w:lang w:val="es-ES"/>
              </w:rPr>
              <w:t xml:space="preserve"> de </w:t>
            </w:r>
            <w:proofErr w:type="spellStart"/>
            <w:r w:rsidRPr="00450283">
              <w:rPr>
                <w:rFonts w:ascii="Times New Roman" w:hAnsi="Times New Roman" w:cs="Times New Roman"/>
                <w:i/>
                <w:iCs/>
                <w:lang w:val="es-ES"/>
              </w:rPr>
              <w:t>feina</w:t>
            </w:r>
            <w:proofErr w:type="spellEnd"/>
            <w:r w:rsidRPr="00450283">
              <w:rPr>
                <w:rFonts w:ascii="Times New Roman" w:hAnsi="Times New Roman" w:cs="Times New Roman"/>
                <w:i/>
                <w:iCs/>
                <w:lang w:val="es-ES"/>
              </w:rPr>
              <w:t xml:space="preserve"> a </w:t>
            </w:r>
            <w:proofErr w:type="spellStart"/>
            <w:r w:rsidRPr="00450283">
              <w:rPr>
                <w:rFonts w:ascii="Times New Roman" w:hAnsi="Times New Roman" w:cs="Times New Roman"/>
                <w:i/>
                <w:iCs/>
                <w:lang w:val="es-ES"/>
              </w:rPr>
              <w:t>l’administración</w:t>
            </w:r>
            <w:proofErr w:type="spellEnd"/>
            <w:r w:rsidRPr="00450283">
              <w:rPr>
                <w:rFonts w:ascii="Times New Roman" w:hAnsi="Times New Roman" w:cs="Times New Roman"/>
                <w:i/>
                <w:iCs/>
                <w:lang w:val="es-ES"/>
              </w:rPr>
              <w:t xml:space="preserve"> pública</w:t>
            </w:r>
          </w:p>
          <w:p w14:paraId="3DD99DF7" w14:textId="36A959BF"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catalán tiene que ser un </w:t>
            </w:r>
            <w:proofErr w:type="spellStart"/>
            <w:r w:rsidRPr="00450283">
              <w:rPr>
                <w:rFonts w:ascii="Times New Roman" w:hAnsi="Times New Roman" w:cs="Times New Roman"/>
                <w:i/>
                <w:iCs/>
                <w:lang w:val="es-ES"/>
              </w:rPr>
              <w:t>requisite</w:t>
            </w:r>
            <w:proofErr w:type="spellEnd"/>
            <w:r w:rsidRPr="00450283">
              <w:rPr>
                <w:rFonts w:ascii="Times New Roman" w:hAnsi="Times New Roman" w:cs="Times New Roman"/>
                <w:i/>
                <w:iCs/>
                <w:lang w:val="es-ES"/>
              </w:rPr>
              <w:t xml:space="preserve"> para ocupar un puesto de trabajo en la administración pública.</w:t>
            </w:r>
          </w:p>
        </w:tc>
        <w:tc>
          <w:tcPr>
            <w:tcW w:w="4675" w:type="dxa"/>
            <w:vAlign w:val="center"/>
          </w:tcPr>
          <w:p w14:paraId="608DF268" w14:textId="3266E85F" w:rsidR="005A02C9" w:rsidRPr="00450283" w:rsidRDefault="005A02C9" w:rsidP="00C542C0">
            <w:pPr>
              <w:jc w:val="center"/>
              <w:rPr>
                <w:rFonts w:ascii="Times New Roman" w:hAnsi="Times New Roman" w:cs="Times New Roman"/>
              </w:rPr>
            </w:pPr>
            <w:r w:rsidRPr="00450283">
              <w:rPr>
                <w:rFonts w:ascii="Times New Roman" w:hAnsi="Times New Roman" w:cs="Times New Roman"/>
                <w:color w:val="000000"/>
                <w:shd w:val="clear" w:color="auto" w:fill="FFFFFF"/>
              </w:rPr>
              <w:t>Catalan must be a requirement to hold a job in the public administration</w:t>
            </w:r>
          </w:p>
        </w:tc>
      </w:tr>
      <w:tr w:rsidR="005A02C9" w:rsidRPr="00450283" w14:paraId="0BB27329" w14:textId="77777777" w:rsidTr="00C542C0">
        <w:trPr>
          <w:trHeight w:val="850"/>
        </w:trPr>
        <w:tc>
          <w:tcPr>
            <w:tcW w:w="4675" w:type="dxa"/>
            <w:vAlign w:val="center"/>
          </w:tcPr>
          <w:p w14:paraId="06F1D48C"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Per al personal </w:t>
            </w:r>
            <w:proofErr w:type="spellStart"/>
            <w:r w:rsidRPr="00450283">
              <w:rPr>
                <w:rFonts w:ascii="Times New Roman" w:hAnsi="Times New Roman" w:cs="Times New Roman"/>
                <w:i/>
                <w:iCs/>
                <w:lang w:val="es-ES"/>
              </w:rPr>
              <w:t>sanitari</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saber català que castellà.</w:t>
            </w:r>
          </w:p>
          <w:p w14:paraId="124352F5" w14:textId="0B394A00"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Para el personal sanitario, es más importante saber catalán que castellano.</w:t>
            </w:r>
          </w:p>
        </w:tc>
        <w:tc>
          <w:tcPr>
            <w:tcW w:w="4675" w:type="dxa"/>
            <w:vAlign w:val="center"/>
          </w:tcPr>
          <w:p w14:paraId="3BD23E72" w14:textId="76C87A87"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For healthcare staff, it is more important to know Catalan than Spanish</w:t>
            </w:r>
          </w:p>
        </w:tc>
      </w:tr>
      <w:tr w:rsidR="005A02C9" w:rsidRPr="00450283" w14:paraId="57E53E6D" w14:textId="77777777" w:rsidTr="00C542C0">
        <w:trPr>
          <w:trHeight w:val="850"/>
        </w:trPr>
        <w:tc>
          <w:tcPr>
            <w:tcW w:w="4675" w:type="dxa"/>
            <w:vAlign w:val="center"/>
          </w:tcPr>
          <w:p w14:paraId="52ED2BD8"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Per al personal </w:t>
            </w:r>
            <w:proofErr w:type="spellStart"/>
            <w:r w:rsidRPr="00450283">
              <w:rPr>
                <w:rFonts w:ascii="Times New Roman" w:hAnsi="Times New Roman" w:cs="Times New Roman"/>
                <w:i/>
                <w:iCs/>
                <w:lang w:val="es-ES"/>
              </w:rPr>
              <w:t>sanitari</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saber castellà que català.</w:t>
            </w:r>
          </w:p>
          <w:p w14:paraId="64C69347" w14:textId="2B4E75EE"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Para el personal sanitario, es más importante saber castellano que catalán.</w:t>
            </w:r>
          </w:p>
        </w:tc>
        <w:tc>
          <w:tcPr>
            <w:tcW w:w="4675" w:type="dxa"/>
            <w:vAlign w:val="center"/>
          </w:tcPr>
          <w:p w14:paraId="310CECCD" w14:textId="3BB9CBF9"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For healthcare staff, it is more important to know Spanish than Catalan</w:t>
            </w:r>
          </w:p>
        </w:tc>
      </w:tr>
      <w:tr w:rsidR="005A02C9" w:rsidRPr="00450283" w14:paraId="37D8CCE7" w14:textId="77777777" w:rsidTr="00C542C0">
        <w:trPr>
          <w:trHeight w:val="850"/>
        </w:trPr>
        <w:tc>
          <w:tcPr>
            <w:tcW w:w="4675" w:type="dxa"/>
            <w:vAlign w:val="center"/>
          </w:tcPr>
          <w:p w14:paraId="7063FD2F"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Com</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tots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xerram</w:t>
            </w:r>
            <w:proofErr w:type="spellEnd"/>
            <w:r w:rsidRPr="00450283">
              <w:rPr>
                <w:rFonts w:ascii="Times New Roman" w:hAnsi="Times New Roman" w:cs="Times New Roman"/>
                <w:i/>
                <w:iCs/>
                <w:lang w:val="es-ES"/>
              </w:rPr>
              <w:t xml:space="preserve"> castellà, no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necessari</w:t>
            </w:r>
            <w:proofErr w:type="spellEnd"/>
            <w:r w:rsidRPr="00450283">
              <w:rPr>
                <w:rFonts w:ascii="Times New Roman" w:hAnsi="Times New Roman" w:cs="Times New Roman"/>
                <w:i/>
                <w:iCs/>
                <w:lang w:val="es-ES"/>
              </w:rPr>
              <w:t xml:space="preserve"> que la gent que ve </w:t>
            </w:r>
            <w:proofErr w:type="spellStart"/>
            <w:r w:rsidRPr="00450283">
              <w:rPr>
                <w:rFonts w:ascii="Times New Roman" w:hAnsi="Times New Roman" w:cs="Times New Roman"/>
                <w:i/>
                <w:iCs/>
                <w:lang w:val="es-ES"/>
              </w:rPr>
              <w:t>d’altres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comunitats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autònomes</w:t>
            </w:r>
            <w:proofErr w:type="spellEnd"/>
            <w:r w:rsidRPr="00450283">
              <w:rPr>
                <w:rFonts w:ascii="Times New Roman" w:hAnsi="Times New Roman" w:cs="Times New Roman"/>
                <w:i/>
                <w:iCs/>
                <w:lang w:val="es-ES"/>
              </w:rPr>
              <w:t xml:space="preserve"> o </w:t>
            </w:r>
            <w:proofErr w:type="spellStart"/>
            <w:r w:rsidRPr="00450283">
              <w:rPr>
                <w:rFonts w:ascii="Times New Roman" w:hAnsi="Times New Roman" w:cs="Times New Roman"/>
                <w:i/>
                <w:iCs/>
                <w:lang w:val="es-ES"/>
              </w:rPr>
              <w:t>països</w:t>
            </w:r>
            <w:proofErr w:type="spellEnd"/>
            <w:r w:rsidRPr="00450283">
              <w:rPr>
                <w:rFonts w:ascii="Times New Roman" w:hAnsi="Times New Roman" w:cs="Times New Roman"/>
                <w:i/>
                <w:iCs/>
                <w:lang w:val="es-ES"/>
              </w:rPr>
              <w:t xml:space="preserve"> de parla castellana </w:t>
            </w:r>
            <w:proofErr w:type="spellStart"/>
            <w:r w:rsidRPr="00450283">
              <w:rPr>
                <w:rFonts w:ascii="Times New Roman" w:hAnsi="Times New Roman" w:cs="Times New Roman"/>
                <w:i/>
                <w:iCs/>
                <w:lang w:val="es-ES"/>
              </w:rPr>
              <w:t>aprenguin</w:t>
            </w:r>
            <w:proofErr w:type="spellEnd"/>
            <w:r w:rsidRPr="00450283">
              <w:rPr>
                <w:rFonts w:ascii="Times New Roman" w:hAnsi="Times New Roman" w:cs="Times New Roman"/>
                <w:i/>
                <w:iCs/>
                <w:lang w:val="es-ES"/>
              </w:rPr>
              <w:t xml:space="preserve"> català.</w:t>
            </w:r>
          </w:p>
          <w:p w14:paraId="4393D82D" w14:textId="413CB248"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Como todos hablamos castellano, no es necesario que la gente que viene de otras comunidades autónomas o países de habla hispana aprendan catalán.</w:t>
            </w:r>
          </w:p>
        </w:tc>
        <w:tc>
          <w:tcPr>
            <w:tcW w:w="4675" w:type="dxa"/>
            <w:vAlign w:val="center"/>
          </w:tcPr>
          <w:p w14:paraId="0D3A7DE6" w14:textId="77777777" w:rsidR="005A02C9" w:rsidRPr="00450283" w:rsidRDefault="005A02C9" w:rsidP="00C542C0">
            <w:pPr>
              <w:jc w:val="center"/>
              <w:rPr>
                <w:rFonts w:ascii="Times New Roman" w:hAnsi="Times New Roman" w:cs="Times New Roman"/>
                <w:b/>
                <w:bCs/>
              </w:rPr>
            </w:pPr>
            <w:r w:rsidRPr="00450283">
              <w:rPr>
                <w:rFonts w:ascii="Times New Roman" w:hAnsi="Times New Roman" w:cs="Times New Roman"/>
              </w:rPr>
              <w:t>Since we all speak Spanish, it is not necessary for people coming from other Autonomous communities in Spain or Spanish-speaking countries to learn Catalan.</w:t>
            </w:r>
          </w:p>
          <w:p w14:paraId="19D913C9" w14:textId="77777777" w:rsidR="005A02C9" w:rsidRPr="00450283" w:rsidRDefault="005A02C9" w:rsidP="00C542C0">
            <w:pPr>
              <w:jc w:val="center"/>
              <w:rPr>
                <w:rFonts w:ascii="Times New Roman" w:hAnsi="Times New Roman" w:cs="Times New Roman"/>
                <w:color w:val="000000"/>
                <w:shd w:val="clear" w:color="auto" w:fill="FFFFFF"/>
              </w:rPr>
            </w:pPr>
          </w:p>
        </w:tc>
      </w:tr>
      <w:tr w:rsidR="005A02C9" w:rsidRPr="00450283" w14:paraId="4C00A47F" w14:textId="77777777" w:rsidTr="00C542C0">
        <w:trPr>
          <w:trHeight w:val="850"/>
        </w:trPr>
        <w:tc>
          <w:tcPr>
            <w:tcW w:w="9350" w:type="dxa"/>
            <w:gridSpan w:val="2"/>
            <w:vAlign w:val="center"/>
          </w:tcPr>
          <w:p w14:paraId="76FFBCF3" w14:textId="5D727045" w:rsidR="005A02C9" w:rsidRPr="00450283" w:rsidRDefault="005A02C9" w:rsidP="00C542C0">
            <w:pPr>
              <w:jc w:val="center"/>
              <w:rPr>
                <w:rFonts w:ascii="Times New Roman" w:hAnsi="Times New Roman" w:cs="Times New Roman"/>
                <w:b/>
                <w:bCs/>
                <w:color w:val="000000"/>
                <w:shd w:val="clear" w:color="auto" w:fill="FFFFFF"/>
              </w:rPr>
            </w:pPr>
            <w:r w:rsidRPr="00450283">
              <w:rPr>
                <w:rFonts w:ascii="Times New Roman" w:hAnsi="Times New Roman" w:cs="Times New Roman"/>
                <w:b/>
                <w:bCs/>
                <w:color w:val="000000"/>
                <w:shd w:val="clear" w:color="auto" w:fill="FFFFFF"/>
              </w:rPr>
              <w:lastRenderedPageBreak/>
              <w:t>Cultural and identity aspects</w:t>
            </w:r>
          </w:p>
        </w:tc>
      </w:tr>
      <w:tr w:rsidR="005A02C9" w:rsidRPr="00450283" w14:paraId="296356B3" w14:textId="77777777" w:rsidTr="00C542C0">
        <w:trPr>
          <w:trHeight w:val="850"/>
        </w:trPr>
        <w:tc>
          <w:tcPr>
            <w:tcW w:w="4675" w:type="dxa"/>
            <w:vAlign w:val="center"/>
          </w:tcPr>
          <w:p w14:paraId="76636FA0" w14:textId="77777777"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 xml:space="preserve">El català </w:t>
            </w:r>
            <w:proofErr w:type="spellStart"/>
            <w:r w:rsidRPr="00450283">
              <w:rPr>
                <w:i/>
                <w:iCs/>
                <w:lang w:val="es-ES"/>
              </w:rPr>
              <w:t>és</w:t>
            </w:r>
            <w:proofErr w:type="spellEnd"/>
            <w:r w:rsidRPr="00450283">
              <w:rPr>
                <w:i/>
                <w:iCs/>
                <w:lang w:val="es-ES"/>
              </w:rPr>
              <w:t xml:space="preserve"> un </w:t>
            </w:r>
            <w:proofErr w:type="spellStart"/>
            <w:r w:rsidRPr="00450283">
              <w:rPr>
                <w:i/>
                <w:iCs/>
                <w:lang w:val="es-ES"/>
              </w:rPr>
              <w:t>element</w:t>
            </w:r>
            <w:proofErr w:type="spellEnd"/>
            <w:r w:rsidRPr="00450283">
              <w:rPr>
                <w:i/>
                <w:iCs/>
                <w:lang w:val="es-ES"/>
              </w:rPr>
              <w:t xml:space="preserve"> </w:t>
            </w:r>
            <w:proofErr w:type="spellStart"/>
            <w:r w:rsidRPr="00450283">
              <w:rPr>
                <w:i/>
                <w:iCs/>
                <w:lang w:val="es-ES"/>
              </w:rPr>
              <w:t>indentitari</w:t>
            </w:r>
            <w:proofErr w:type="spellEnd"/>
            <w:r w:rsidRPr="00450283">
              <w:rPr>
                <w:i/>
                <w:iCs/>
                <w:lang w:val="es-ES"/>
              </w:rPr>
              <w:t xml:space="preserve"> de les Balears</w:t>
            </w:r>
          </w:p>
          <w:p w14:paraId="62DD1D3A" w14:textId="05562BB4"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El catalán es un elemento identitario de las Baleares</w:t>
            </w:r>
          </w:p>
        </w:tc>
        <w:tc>
          <w:tcPr>
            <w:tcW w:w="4675" w:type="dxa"/>
            <w:vAlign w:val="center"/>
          </w:tcPr>
          <w:p w14:paraId="57B72DC2" w14:textId="56D17F86"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Catalan is an identity element of the Balearic Islands</w:t>
            </w:r>
          </w:p>
        </w:tc>
      </w:tr>
      <w:tr w:rsidR="005A02C9" w:rsidRPr="00450283" w14:paraId="5FE53F49" w14:textId="77777777" w:rsidTr="00C542C0">
        <w:trPr>
          <w:trHeight w:val="850"/>
        </w:trPr>
        <w:tc>
          <w:tcPr>
            <w:tcW w:w="4675" w:type="dxa"/>
            <w:vAlign w:val="center"/>
          </w:tcPr>
          <w:p w14:paraId="32A830B2" w14:textId="77777777"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 xml:space="preserve">El català </w:t>
            </w:r>
            <w:proofErr w:type="spellStart"/>
            <w:r w:rsidRPr="00450283">
              <w:rPr>
                <w:i/>
                <w:iCs/>
                <w:lang w:val="es-ES"/>
              </w:rPr>
              <w:t>és</w:t>
            </w:r>
            <w:proofErr w:type="spellEnd"/>
            <w:r w:rsidRPr="00450283">
              <w:rPr>
                <w:i/>
                <w:iCs/>
                <w:lang w:val="es-ES"/>
              </w:rPr>
              <w:t xml:space="preserve"> la llengua que </w:t>
            </w:r>
            <w:proofErr w:type="spellStart"/>
            <w:r w:rsidRPr="00450283">
              <w:rPr>
                <w:i/>
                <w:iCs/>
                <w:lang w:val="es-ES"/>
              </w:rPr>
              <w:t>hauria</w:t>
            </w:r>
            <w:proofErr w:type="spellEnd"/>
            <w:r w:rsidRPr="00450283">
              <w:rPr>
                <w:i/>
                <w:iCs/>
                <w:lang w:val="es-ES"/>
              </w:rPr>
              <w:t xml:space="preserve"> de predominar a las Balears</w:t>
            </w:r>
          </w:p>
          <w:p w14:paraId="1E308D3A" w14:textId="747F1195"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El catalán es la lengua que debería predominar en las Baleares</w:t>
            </w:r>
          </w:p>
        </w:tc>
        <w:tc>
          <w:tcPr>
            <w:tcW w:w="4675" w:type="dxa"/>
            <w:vAlign w:val="center"/>
          </w:tcPr>
          <w:p w14:paraId="47A6AA6F" w14:textId="17BCE0FE"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Catalan is the language that should predominate in the Balearic Islands</w:t>
            </w:r>
          </w:p>
        </w:tc>
      </w:tr>
      <w:tr w:rsidR="005A02C9" w:rsidRPr="00450283" w14:paraId="26C7457C" w14:textId="77777777" w:rsidTr="00C542C0">
        <w:trPr>
          <w:trHeight w:val="850"/>
        </w:trPr>
        <w:tc>
          <w:tcPr>
            <w:tcW w:w="4675" w:type="dxa"/>
            <w:vAlign w:val="center"/>
          </w:tcPr>
          <w:p w14:paraId="22A8DE54" w14:textId="77777777"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 xml:space="preserve">El castellà </w:t>
            </w:r>
            <w:proofErr w:type="spellStart"/>
            <w:r w:rsidRPr="00450283">
              <w:rPr>
                <w:i/>
                <w:iCs/>
                <w:lang w:val="es-ES"/>
              </w:rPr>
              <w:t>és</w:t>
            </w:r>
            <w:proofErr w:type="spellEnd"/>
            <w:r w:rsidRPr="00450283">
              <w:rPr>
                <w:i/>
                <w:iCs/>
                <w:lang w:val="es-ES"/>
              </w:rPr>
              <w:t xml:space="preserve"> la llengua que </w:t>
            </w:r>
            <w:proofErr w:type="spellStart"/>
            <w:r w:rsidRPr="00450283">
              <w:rPr>
                <w:i/>
                <w:iCs/>
                <w:lang w:val="es-ES"/>
              </w:rPr>
              <w:t>hauria</w:t>
            </w:r>
            <w:proofErr w:type="spellEnd"/>
            <w:r w:rsidRPr="00450283">
              <w:rPr>
                <w:i/>
                <w:iCs/>
                <w:lang w:val="es-ES"/>
              </w:rPr>
              <w:t xml:space="preserve"> de predominar a las Balears</w:t>
            </w:r>
          </w:p>
          <w:p w14:paraId="344EF577" w14:textId="213B0BE2"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El castellano es la lengua que debería predominar en las Baleares</w:t>
            </w:r>
          </w:p>
        </w:tc>
        <w:tc>
          <w:tcPr>
            <w:tcW w:w="4675" w:type="dxa"/>
            <w:vAlign w:val="center"/>
          </w:tcPr>
          <w:p w14:paraId="542B9385" w14:textId="3F4580BC"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Spanish is the language that should predominate in the Balearic Islands</w:t>
            </w:r>
          </w:p>
        </w:tc>
      </w:tr>
      <w:tr w:rsidR="005A02C9" w:rsidRPr="00450283" w14:paraId="069DDF29" w14:textId="77777777" w:rsidTr="00C542C0">
        <w:trPr>
          <w:trHeight w:val="850"/>
        </w:trPr>
        <w:tc>
          <w:tcPr>
            <w:tcW w:w="4675" w:type="dxa"/>
            <w:vAlign w:val="center"/>
          </w:tcPr>
          <w:p w14:paraId="54C98098"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Totes les persones que </w:t>
            </w:r>
            <w:proofErr w:type="spellStart"/>
            <w:r w:rsidRPr="00450283">
              <w:rPr>
                <w:rFonts w:ascii="Times New Roman" w:hAnsi="Times New Roman" w:cs="Times New Roman"/>
                <w:i/>
                <w:iCs/>
                <w:lang w:val="es-ES"/>
              </w:rPr>
              <w:t>viuen</w:t>
            </w:r>
            <w:proofErr w:type="spellEnd"/>
            <w:r w:rsidRPr="00450283">
              <w:rPr>
                <w:rFonts w:ascii="Times New Roman" w:hAnsi="Times New Roman" w:cs="Times New Roman"/>
                <w:i/>
                <w:iCs/>
                <w:lang w:val="es-ES"/>
              </w:rPr>
              <w:t xml:space="preserve"> a les Balears </w:t>
            </w:r>
            <w:proofErr w:type="spellStart"/>
            <w:r w:rsidRPr="00450283">
              <w:rPr>
                <w:rFonts w:ascii="Times New Roman" w:hAnsi="Times New Roman" w:cs="Times New Roman"/>
                <w:i/>
                <w:iCs/>
                <w:lang w:val="es-ES"/>
              </w:rPr>
              <w:t>haurien</w:t>
            </w:r>
            <w:proofErr w:type="spellEnd"/>
            <w:r w:rsidRPr="00450283">
              <w:rPr>
                <w:rFonts w:ascii="Times New Roman" w:hAnsi="Times New Roman" w:cs="Times New Roman"/>
                <w:i/>
                <w:iCs/>
                <w:lang w:val="es-ES"/>
              </w:rPr>
              <w:t xml:space="preserve"> de saber català i castella.</w:t>
            </w:r>
          </w:p>
          <w:p w14:paraId="49B5C3CE" w14:textId="4F582C2D"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Todas las personas que viven en Baleares deberían saber catalán y castellano.</w:t>
            </w:r>
          </w:p>
        </w:tc>
        <w:tc>
          <w:tcPr>
            <w:tcW w:w="4675" w:type="dxa"/>
            <w:vAlign w:val="center"/>
          </w:tcPr>
          <w:p w14:paraId="5D259A50" w14:textId="130CC1FA"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All people living in the Balearic Islands should know Catalan and Spanish</w:t>
            </w:r>
          </w:p>
        </w:tc>
      </w:tr>
      <w:tr w:rsidR="005A02C9" w:rsidRPr="00450283" w14:paraId="6C2B0A00" w14:textId="77777777" w:rsidTr="00C542C0">
        <w:trPr>
          <w:trHeight w:val="850"/>
        </w:trPr>
        <w:tc>
          <w:tcPr>
            <w:tcW w:w="4675" w:type="dxa"/>
            <w:vAlign w:val="center"/>
          </w:tcPr>
          <w:p w14:paraId="3F7C9F0A" w14:textId="076EC9BB"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Visc</w:t>
            </w:r>
            <w:proofErr w:type="spellEnd"/>
            <w:r w:rsidRPr="00450283">
              <w:rPr>
                <w:rFonts w:ascii="Times New Roman" w:hAnsi="Times New Roman" w:cs="Times New Roman"/>
                <w:i/>
                <w:iCs/>
                <w:lang w:val="es-ES"/>
              </w:rPr>
              <w:t xml:space="preserve"> a les Balears i, per </w:t>
            </w:r>
            <w:proofErr w:type="spellStart"/>
            <w:r w:rsidRPr="00450283">
              <w:rPr>
                <w:rFonts w:ascii="Times New Roman" w:hAnsi="Times New Roman" w:cs="Times New Roman"/>
                <w:i/>
                <w:iCs/>
                <w:lang w:val="es-ES"/>
              </w:rPr>
              <w:t>això</w:t>
            </w:r>
            <w:proofErr w:type="spellEnd"/>
            <w:r w:rsidRPr="00450283">
              <w:rPr>
                <w:rFonts w:ascii="Times New Roman" w:hAnsi="Times New Roman" w:cs="Times New Roman"/>
                <w:i/>
                <w:iCs/>
                <w:lang w:val="es-ES"/>
              </w:rPr>
              <w:t xml:space="preserve">, he de saber, estudiar i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català.</w:t>
            </w:r>
          </w:p>
          <w:p w14:paraId="7A24AC7B" w14:textId="7A2DA818"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Vivo en Baleares y, por eso, tengo que saber, estudiar y utilizar el catalán.</w:t>
            </w:r>
          </w:p>
        </w:tc>
        <w:tc>
          <w:tcPr>
            <w:tcW w:w="4675" w:type="dxa"/>
            <w:vAlign w:val="center"/>
          </w:tcPr>
          <w:p w14:paraId="2C8C2572"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live in the Balearic Islands and, therefore, I need to know, study and use Catalan.</w:t>
            </w:r>
          </w:p>
          <w:p w14:paraId="6BF9E09E" w14:textId="1E11BB72" w:rsidR="005A02C9" w:rsidRPr="00450283" w:rsidRDefault="005A02C9" w:rsidP="00C542C0">
            <w:pPr>
              <w:jc w:val="center"/>
              <w:rPr>
                <w:rFonts w:ascii="Times New Roman" w:hAnsi="Times New Roman" w:cs="Times New Roman"/>
                <w:color w:val="000000"/>
                <w:shd w:val="clear" w:color="auto" w:fill="FFFFFF"/>
              </w:rPr>
            </w:pPr>
          </w:p>
        </w:tc>
      </w:tr>
      <w:tr w:rsidR="005A02C9" w:rsidRPr="00450283" w14:paraId="6EA140A3" w14:textId="77777777" w:rsidTr="005A02C9">
        <w:trPr>
          <w:trHeight w:val="850"/>
        </w:trPr>
        <w:tc>
          <w:tcPr>
            <w:tcW w:w="4675" w:type="dxa"/>
            <w:vAlign w:val="center"/>
          </w:tcPr>
          <w:p w14:paraId="4060B296"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Visc</w:t>
            </w:r>
            <w:proofErr w:type="spellEnd"/>
            <w:r w:rsidRPr="00450283">
              <w:rPr>
                <w:rFonts w:ascii="Times New Roman" w:hAnsi="Times New Roman" w:cs="Times New Roman"/>
                <w:i/>
                <w:iCs/>
                <w:lang w:val="es-ES"/>
              </w:rPr>
              <w:t xml:space="preserve"> a les Balears i, per </w:t>
            </w:r>
            <w:proofErr w:type="spellStart"/>
            <w:r w:rsidRPr="00450283">
              <w:rPr>
                <w:rFonts w:ascii="Times New Roman" w:hAnsi="Times New Roman" w:cs="Times New Roman"/>
                <w:i/>
                <w:iCs/>
                <w:lang w:val="es-ES"/>
              </w:rPr>
              <w:t>això</w:t>
            </w:r>
            <w:proofErr w:type="spellEnd"/>
            <w:r w:rsidRPr="00450283">
              <w:rPr>
                <w:rFonts w:ascii="Times New Roman" w:hAnsi="Times New Roman" w:cs="Times New Roman"/>
                <w:i/>
                <w:iCs/>
                <w:lang w:val="es-ES"/>
              </w:rPr>
              <w:t xml:space="preserve">, he de saber, estudiar i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castellà.</w:t>
            </w:r>
          </w:p>
          <w:p w14:paraId="538D0FA3" w14:textId="70101C45"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Vivo en Baleares y, por eso, tengo que saber, estudiar y </w:t>
            </w:r>
            <w:proofErr w:type="spellStart"/>
            <w:r w:rsidRPr="00450283">
              <w:rPr>
                <w:rFonts w:ascii="Times New Roman" w:hAnsi="Times New Roman" w:cs="Times New Roman"/>
                <w:i/>
                <w:iCs/>
                <w:lang w:val="es-ES"/>
              </w:rPr>
              <w:t>utilizer</w:t>
            </w:r>
            <w:proofErr w:type="spellEnd"/>
            <w:r w:rsidRPr="00450283">
              <w:rPr>
                <w:rFonts w:ascii="Times New Roman" w:hAnsi="Times New Roman" w:cs="Times New Roman"/>
                <w:i/>
                <w:iCs/>
                <w:lang w:val="es-ES"/>
              </w:rPr>
              <w:t xml:space="preserve"> el castellano.</w:t>
            </w:r>
          </w:p>
        </w:tc>
        <w:tc>
          <w:tcPr>
            <w:tcW w:w="4675" w:type="dxa"/>
            <w:vAlign w:val="center"/>
          </w:tcPr>
          <w:p w14:paraId="659DB7CE" w14:textId="303C0CAE"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I live in the Balearic Islands and, therefore, I need to know, study and use Spanish.</w:t>
            </w:r>
          </w:p>
        </w:tc>
      </w:tr>
      <w:tr w:rsidR="005A02C9" w:rsidRPr="00450283" w14:paraId="27895F2F" w14:textId="77777777" w:rsidTr="005A02C9">
        <w:trPr>
          <w:trHeight w:val="850"/>
        </w:trPr>
        <w:tc>
          <w:tcPr>
            <w:tcW w:w="4675" w:type="dxa"/>
            <w:vAlign w:val="center"/>
          </w:tcPr>
          <w:p w14:paraId="173452B1" w14:textId="77777777" w:rsidR="005A02C9" w:rsidRPr="00450283" w:rsidRDefault="005A02C9" w:rsidP="00C542C0">
            <w:pPr>
              <w:jc w:val="center"/>
              <w:rPr>
                <w:rFonts w:ascii="Times New Roman" w:hAnsi="Times New Roman" w:cs="Times New Roman"/>
                <w:b/>
                <w:bCs/>
                <w:i/>
                <w:iCs/>
                <w:lang w:val="es-ES"/>
              </w:rPr>
            </w:pP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necessari</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català per integrar-se </w:t>
            </w:r>
            <w:proofErr w:type="spellStart"/>
            <w:r w:rsidRPr="00450283">
              <w:rPr>
                <w:rFonts w:ascii="Times New Roman" w:hAnsi="Times New Roman" w:cs="Times New Roman"/>
                <w:i/>
                <w:iCs/>
                <w:lang w:val="es-ES"/>
              </w:rPr>
              <w:t>totalment</w:t>
            </w:r>
            <w:proofErr w:type="spellEnd"/>
            <w:r w:rsidRPr="00450283">
              <w:rPr>
                <w:rFonts w:ascii="Times New Roman" w:hAnsi="Times New Roman" w:cs="Times New Roman"/>
                <w:i/>
                <w:iCs/>
                <w:lang w:val="es-ES"/>
              </w:rPr>
              <w:t xml:space="preserve"> a les Balears.</w:t>
            </w:r>
          </w:p>
          <w:p w14:paraId="5DDE78ED" w14:textId="58A7FC4B"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Es necesario aprender catalán para integrarse totalmente en las Baleares.</w:t>
            </w:r>
          </w:p>
        </w:tc>
        <w:tc>
          <w:tcPr>
            <w:tcW w:w="4675" w:type="dxa"/>
            <w:vAlign w:val="center"/>
          </w:tcPr>
          <w:p w14:paraId="601216FE"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necessary to know Catalan to fully integrate in the Balearic Islands.</w:t>
            </w:r>
          </w:p>
          <w:p w14:paraId="3AD20EAA" w14:textId="77777777" w:rsidR="005A02C9" w:rsidRPr="00450283" w:rsidRDefault="005A02C9" w:rsidP="00C542C0">
            <w:pPr>
              <w:jc w:val="center"/>
              <w:rPr>
                <w:rFonts w:ascii="Times New Roman" w:hAnsi="Times New Roman" w:cs="Times New Roman"/>
                <w:color w:val="000000"/>
                <w:shd w:val="clear" w:color="auto" w:fill="FFFFFF"/>
              </w:rPr>
            </w:pPr>
          </w:p>
        </w:tc>
      </w:tr>
      <w:tr w:rsidR="005A02C9" w:rsidRPr="00450283" w14:paraId="3096BFA8" w14:textId="77777777" w:rsidTr="00C542C0">
        <w:trPr>
          <w:trHeight w:val="850"/>
        </w:trPr>
        <w:tc>
          <w:tcPr>
            <w:tcW w:w="9350" w:type="dxa"/>
            <w:gridSpan w:val="2"/>
            <w:vAlign w:val="center"/>
          </w:tcPr>
          <w:p w14:paraId="6F4B2351" w14:textId="0FE10BAD" w:rsidR="005A02C9" w:rsidRPr="00450283" w:rsidRDefault="005A02C9" w:rsidP="00C542C0">
            <w:pPr>
              <w:jc w:val="center"/>
              <w:rPr>
                <w:rFonts w:ascii="Times New Roman" w:hAnsi="Times New Roman" w:cs="Times New Roman"/>
                <w:b/>
                <w:bCs/>
                <w:color w:val="000000"/>
                <w:shd w:val="clear" w:color="auto" w:fill="FFFFFF"/>
              </w:rPr>
            </w:pPr>
            <w:r w:rsidRPr="00450283">
              <w:rPr>
                <w:rFonts w:ascii="Times New Roman" w:hAnsi="Times New Roman" w:cs="Times New Roman"/>
                <w:b/>
                <w:bCs/>
                <w:color w:val="000000"/>
                <w:shd w:val="clear" w:color="auto" w:fill="FFFFFF"/>
              </w:rPr>
              <w:t>Population trends</w:t>
            </w:r>
          </w:p>
        </w:tc>
      </w:tr>
      <w:tr w:rsidR="005A02C9" w:rsidRPr="00450283" w14:paraId="4FABD45B" w14:textId="77777777" w:rsidTr="00C542C0">
        <w:trPr>
          <w:trHeight w:val="850"/>
        </w:trPr>
        <w:tc>
          <w:tcPr>
            <w:tcW w:w="4675" w:type="dxa"/>
            <w:vAlign w:val="center"/>
          </w:tcPr>
          <w:p w14:paraId="6A3EDA3F"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De cada vegada </w:t>
            </w:r>
            <w:proofErr w:type="spellStart"/>
            <w:r w:rsidRPr="00450283">
              <w:rPr>
                <w:rFonts w:ascii="Times New Roman" w:hAnsi="Times New Roman" w:cs="Times New Roman"/>
                <w:i/>
                <w:iCs/>
                <w:lang w:val="es-ES"/>
              </w:rPr>
              <w:t>menys</w:t>
            </w:r>
            <w:proofErr w:type="spellEnd"/>
            <w:r w:rsidRPr="00450283">
              <w:rPr>
                <w:rFonts w:ascii="Times New Roman" w:hAnsi="Times New Roman" w:cs="Times New Roman"/>
                <w:i/>
                <w:iCs/>
                <w:lang w:val="es-ES"/>
              </w:rPr>
              <w:t xml:space="preserve"> gent </w:t>
            </w:r>
            <w:proofErr w:type="spellStart"/>
            <w:r w:rsidRPr="00450283">
              <w:rPr>
                <w:rFonts w:ascii="Times New Roman" w:hAnsi="Times New Roman" w:cs="Times New Roman"/>
                <w:i/>
                <w:iCs/>
                <w:lang w:val="es-ES"/>
              </w:rPr>
              <w:t>sap</w:t>
            </w:r>
            <w:proofErr w:type="spellEnd"/>
            <w:r w:rsidRPr="00450283">
              <w:rPr>
                <w:rFonts w:ascii="Times New Roman" w:hAnsi="Times New Roman" w:cs="Times New Roman"/>
                <w:i/>
                <w:iCs/>
                <w:lang w:val="es-ES"/>
              </w:rPr>
              <w:t xml:space="preserve"> català.</w:t>
            </w:r>
          </w:p>
          <w:p w14:paraId="2478F50B" w14:textId="6F34FBB2"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De cada vez menos gente sabe catalán.</w:t>
            </w:r>
          </w:p>
        </w:tc>
        <w:tc>
          <w:tcPr>
            <w:tcW w:w="4675" w:type="dxa"/>
            <w:vAlign w:val="center"/>
          </w:tcPr>
          <w:p w14:paraId="4F5D7705" w14:textId="7DC5AEF2"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Fewer and fewer people know Catalan.</w:t>
            </w:r>
          </w:p>
        </w:tc>
      </w:tr>
      <w:tr w:rsidR="005A02C9" w:rsidRPr="00450283" w14:paraId="603228E9" w14:textId="77777777" w:rsidTr="00C542C0">
        <w:trPr>
          <w:trHeight w:val="850"/>
        </w:trPr>
        <w:tc>
          <w:tcPr>
            <w:tcW w:w="4675" w:type="dxa"/>
            <w:vAlign w:val="center"/>
          </w:tcPr>
          <w:p w14:paraId="28364C67"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De cada vegada </w:t>
            </w:r>
            <w:proofErr w:type="spellStart"/>
            <w:r w:rsidRPr="00450283">
              <w:rPr>
                <w:rFonts w:ascii="Times New Roman" w:hAnsi="Times New Roman" w:cs="Times New Roman"/>
                <w:i/>
                <w:iCs/>
                <w:lang w:val="es-ES"/>
              </w:rPr>
              <w:t>menys</w:t>
            </w:r>
            <w:proofErr w:type="spellEnd"/>
            <w:r w:rsidRPr="00450283">
              <w:rPr>
                <w:rFonts w:ascii="Times New Roman" w:hAnsi="Times New Roman" w:cs="Times New Roman"/>
                <w:i/>
                <w:iCs/>
                <w:lang w:val="es-ES"/>
              </w:rPr>
              <w:t xml:space="preserve"> gent </w:t>
            </w:r>
            <w:proofErr w:type="spellStart"/>
            <w:r w:rsidRPr="00450283">
              <w:rPr>
                <w:rFonts w:ascii="Times New Roman" w:hAnsi="Times New Roman" w:cs="Times New Roman"/>
                <w:i/>
                <w:iCs/>
                <w:lang w:val="es-ES"/>
              </w:rPr>
              <w:t>sap</w:t>
            </w:r>
            <w:proofErr w:type="spellEnd"/>
            <w:r w:rsidRPr="00450283">
              <w:rPr>
                <w:rFonts w:ascii="Times New Roman" w:hAnsi="Times New Roman" w:cs="Times New Roman"/>
                <w:i/>
                <w:iCs/>
                <w:lang w:val="es-ES"/>
              </w:rPr>
              <w:t xml:space="preserve"> castellà.</w:t>
            </w:r>
          </w:p>
          <w:p w14:paraId="3BF26212" w14:textId="38537058"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De cada vez menos gente sabe castellano.</w:t>
            </w:r>
          </w:p>
        </w:tc>
        <w:tc>
          <w:tcPr>
            <w:tcW w:w="4675" w:type="dxa"/>
            <w:vAlign w:val="center"/>
          </w:tcPr>
          <w:p w14:paraId="1860BE6A"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Fewer and fewer people know Spanish.</w:t>
            </w:r>
          </w:p>
          <w:p w14:paraId="5CA92660" w14:textId="77777777" w:rsidR="005A02C9" w:rsidRPr="00450283" w:rsidRDefault="005A02C9" w:rsidP="00C542C0">
            <w:pPr>
              <w:jc w:val="center"/>
              <w:rPr>
                <w:rFonts w:ascii="Times New Roman" w:hAnsi="Times New Roman" w:cs="Times New Roman"/>
                <w:color w:val="000000"/>
                <w:shd w:val="clear" w:color="auto" w:fill="FFFFFF"/>
              </w:rPr>
            </w:pPr>
          </w:p>
        </w:tc>
      </w:tr>
      <w:tr w:rsidR="005A02C9" w:rsidRPr="00450283" w14:paraId="4B55EEDD" w14:textId="77777777" w:rsidTr="00C542C0">
        <w:trPr>
          <w:trHeight w:val="850"/>
        </w:trPr>
        <w:tc>
          <w:tcPr>
            <w:tcW w:w="4675" w:type="dxa"/>
            <w:vAlign w:val="center"/>
          </w:tcPr>
          <w:p w14:paraId="7526DE3D" w14:textId="77777777"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 xml:space="preserve">El català </w:t>
            </w:r>
            <w:proofErr w:type="spellStart"/>
            <w:r w:rsidRPr="00450283">
              <w:rPr>
                <w:i/>
                <w:iCs/>
                <w:lang w:val="es-ES"/>
              </w:rPr>
              <w:t>està</w:t>
            </w:r>
            <w:proofErr w:type="spellEnd"/>
            <w:r w:rsidRPr="00450283">
              <w:rPr>
                <w:i/>
                <w:iCs/>
                <w:lang w:val="es-ES"/>
              </w:rPr>
              <w:t xml:space="preserve"> en </w:t>
            </w:r>
            <w:proofErr w:type="spellStart"/>
            <w:r w:rsidRPr="00450283">
              <w:rPr>
                <w:i/>
                <w:iCs/>
                <w:lang w:val="es-ES"/>
              </w:rPr>
              <w:t>perill</w:t>
            </w:r>
            <w:proofErr w:type="spellEnd"/>
            <w:r w:rsidRPr="00450283">
              <w:rPr>
                <w:i/>
                <w:iCs/>
                <w:lang w:val="es-ES"/>
              </w:rPr>
              <w:t xml:space="preserve"> de </w:t>
            </w:r>
            <w:proofErr w:type="spellStart"/>
            <w:r w:rsidRPr="00450283">
              <w:rPr>
                <w:i/>
                <w:iCs/>
                <w:lang w:val="es-ES"/>
              </w:rPr>
              <w:t>desaparèixer</w:t>
            </w:r>
            <w:proofErr w:type="spellEnd"/>
            <w:r w:rsidRPr="00450283">
              <w:rPr>
                <w:i/>
                <w:iCs/>
                <w:lang w:val="es-ES"/>
              </w:rPr>
              <w:t xml:space="preserve"> a les Balears.</w:t>
            </w:r>
          </w:p>
          <w:p w14:paraId="09915A70" w14:textId="5BE93C9A"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El catalán está en peligro de desaparecer en las Baleares.</w:t>
            </w:r>
          </w:p>
        </w:tc>
        <w:tc>
          <w:tcPr>
            <w:tcW w:w="4675" w:type="dxa"/>
            <w:vAlign w:val="center"/>
          </w:tcPr>
          <w:p w14:paraId="28471DFB" w14:textId="3AE41870"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Catalan is in danger of disappearing in the Balearic Islands.</w:t>
            </w:r>
          </w:p>
        </w:tc>
      </w:tr>
      <w:tr w:rsidR="005A02C9" w:rsidRPr="00450283" w14:paraId="52D3591B" w14:textId="77777777" w:rsidTr="00C542C0">
        <w:trPr>
          <w:trHeight w:val="850"/>
        </w:trPr>
        <w:tc>
          <w:tcPr>
            <w:tcW w:w="4675" w:type="dxa"/>
            <w:vAlign w:val="center"/>
          </w:tcPr>
          <w:p w14:paraId="07D0148D" w14:textId="77777777"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lastRenderedPageBreak/>
              <w:t xml:space="preserve">El castellà </w:t>
            </w:r>
            <w:proofErr w:type="spellStart"/>
            <w:r w:rsidRPr="00450283">
              <w:rPr>
                <w:i/>
                <w:iCs/>
                <w:lang w:val="es-ES"/>
              </w:rPr>
              <w:t>està</w:t>
            </w:r>
            <w:proofErr w:type="spellEnd"/>
            <w:r w:rsidRPr="00450283">
              <w:rPr>
                <w:i/>
                <w:iCs/>
                <w:lang w:val="es-ES"/>
              </w:rPr>
              <w:t xml:space="preserve"> en </w:t>
            </w:r>
            <w:proofErr w:type="spellStart"/>
            <w:r w:rsidRPr="00450283">
              <w:rPr>
                <w:i/>
                <w:iCs/>
                <w:lang w:val="es-ES"/>
              </w:rPr>
              <w:t>perill</w:t>
            </w:r>
            <w:proofErr w:type="spellEnd"/>
            <w:r w:rsidRPr="00450283">
              <w:rPr>
                <w:i/>
                <w:iCs/>
                <w:lang w:val="es-ES"/>
              </w:rPr>
              <w:t xml:space="preserve"> de </w:t>
            </w:r>
            <w:proofErr w:type="spellStart"/>
            <w:r w:rsidRPr="00450283">
              <w:rPr>
                <w:i/>
                <w:iCs/>
                <w:lang w:val="es-ES"/>
              </w:rPr>
              <w:t>desaparèixer</w:t>
            </w:r>
            <w:proofErr w:type="spellEnd"/>
            <w:r w:rsidRPr="00450283">
              <w:rPr>
                <w:i/>
                <w:iCs/>
                <w:lang w:val="es-ES"/>
              </w:rPr>
              <w:t xml:space="preserve"> a les Balears.</w:t>
            </w:r>
          </w:p>
          <w:p w14:paraId="2D95E9A4" w14:textId="251418EC"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El castellano está en peligro de desaparecer en las Baleares.</w:t>
            </w:r>
          </w:p>
        </w:tc>
        <w:tc>
          <w:tcPr>
            <w:tcW w:w="4675" w:type="dxa"/>
            <w:vAlign w:val="center"/>
          </w:tcPr>
          <w:p w14:paraId="6B310680" w14:textId="162CC748"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Spanish is in danger of disappearing in the Balearic Islands.</w:t>
            </w:r>
          </w:p>
        </w:tc>
      </w:tr>
      <w:tr w:rsidR="005A02C9" w:rsidRPr="00450283" w14:paraId="0B74F96B" w14:textId="77777777" w:rsidTr="00C542C0">
        <w:trPr>
          <w:trHeight w:val="850"/>
        </w:trPr>
        <w:tc>
          <w:tcPr>
            <w:tcW w:w="4675" w:type="dxa"/>
            <w:vAlign w:val="center"/>
          </w:tcPr>
          <w:p w14:paraId="5506305B" w14:textId="77777777"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 xml:space="preserve">La gent </w:t>
            </w:r>
            <w:proofErr w:type="spellStart"/>
            <w:r w:rsidRPr="00450283">
              <w:rPr>
                <w:i/>
                <w:iCs/>
                <w:lang w:val="es-ES"/>
              </w:rPr>
              <w:t>hauria</w:t>
            </w:r>
            <w:proofErr w:type="spellEnd"/>
            <w:r w:rsidRPr="00450283">
              <w:rPr>
                <w:i/>
                <w:iCs/>
                <w:lang w:val="es-ES"/>
              </w:rPr>
              <w:t xml:space="preserve"> </w:t>
            </w:r>
            <w:proofErr w:type="spellStart"/>
            <w:r w:rsidRPr="00450283">
              <w:rPr>
                <w:i/>
                <w:iCs/>
                <w:lang w:val="es-ES"/>
              </w:rPr>
              <w:t>d’esforçar</w:t>
            </w:r>
            <w:proofErr w:type="spellEnd"/>
            <w:r w:rsidRPr="00450283">
              <w:rPr>
                <w:i/>
                <w:iCs/>
                <w:lang w:val="es-ES"/>
              </w:rPr>
              <w:t xml:space="preserve">-se </w:t>
            </w:r>
            <w:proofErr w:type="spellStart"/>
            <w:r w:rsidRPr="00450283">
              <w:rPr>
                <w:i/>
                <w:iCs/>
                <w:lang w:val="es-ES"/>
              </w:rPr>
              <w:t>més</w:t>
            </w:r>
            <w:proofErr w:type="spellEnd"/>
            <w:r w:rsidRPr="00450283">
              <w:rPr>
                <w:i/>
                <w:iCs/>
                <w:lang w:val="es-ES"/>
              </w:rPr>
              <w:t xml:space="preserve"> en </w:t>
            </w:r>
            <w:proofErr w:type="spellStart"/>
            <w:r w:rsidRPr="00450283">
              <w:rPr>
                <w:i/>
                <w:iCs/>
                <w:lang w:val="es-ES"/>
              </w:rPr>
              <w:t>fer</w:t>
            </w:r>
            <w:proofErr w:type="spellEnd"/>
            <w:r w:rsidRPr="00450283">
              <w:rPr>
                <w:i/>
                <w:iCs/>
                <w:lang w:val="es-ES"/>
              </w:rPr>
              <w:t xml:space="preserve"> servir el català.</w:t>
            </w:r>
          </w:p>
          <w:p w14:paraId="1B3BD600" w14:textId="4C9E7E8F"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La gente debería esforzarse más en utilizar el catalán.</w:t>
            </w:r>
          </w:p>
        </w:tc>
        <w:tc>
          <w:tcPr>
            <w:tcW w:w="4675" w:type="dxa"/>
            <w:vAlign w:val="center"/>
          </w:tcPr>
          <w:p w14:paraId="618D7957" w14:textId="4CD4B5A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People should put more effort into using Catalan.</w:t>
            </w:r>
          </w:p>
        </w:tc>
      </w:tr>
      <w:tr w:rsidR="005A02C9" w:rsidRPr="00450283" w14:paraId="2D8883F6" w14:textId="77777777" w:rsidTr="00C542C0">
        <w:trPr>
          <w:trHeight w:val="850"/>
        </w:trPr>
        <w:tc>
          <w:tcPr>
            <w:tcW w:w="4675" w:type="dxa"/>
            <w:vAlign w:val="center"/>
          </w:tcPr>
          <w:p w14:paraId="28ABCD39" w14:textId="77777777"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 xml:space="preserve">La gent </w:t>
            </w:r>
            <w:proofErr w:type="spellStart"/>
            <w:r w:rsidRPr="00450283">
              <w:rPr>
                <w:i/>
                <w:iCs/>
                <w:lang w:val="es-ES"/>
              </w:rPr>
              <w:t>hauria</w:t>
            </w:r>
            <w:proofErr w:type="spellEnd"/>
            <w:r w:rsidRPr="00450283">
              <w:rPr>
                <w:i/>
                <w:iCs/>
                <w:lang w:val="es-ES"/>
              </w:rPr>
              <w:t xml:space="preserve"> </w:t>
            </w:r>
            <w:proofErr w:type="spellStart"/>
            <w:r w:rsidRPr="00450283">
              <w:rPr>
                <w:i/>
                <w:iCs/>
                <w:lang w:val="es-ES"/>
              </w:rPr>
              <w:t>d’esforçar</w:t>
            </w:r>
            <w:proofErr w:type="spellEnd"/>
            <w:r w:rsidRPr="00450283">
              <w:rPr>
                <w:i/>
                <w:iCs/>
                <w:lang w:val="es-ES"/>
              </w:rPr>
              <w:t xml:space="preserve">-se </w:t>
            </w:r>
            <w:proofErr w:type="spellStart"/>
            <w:r w:rsidRPr="00450283">
              <w:rPr>
                <w:i/>
                <w:iCs/>
                <w:lang w:val="es-ES"/>
              </w:rPr>
              <w:t>més</w:t>
            </w:r>
            <w:proofErr w:type="spellEnd"/>
            <w:r w:rsidRPr="00450283">
              <w:rPr>
                <w:i/>
                <w:iCs/>
                <w:lang w:val="es-ES"/>
              </w:rPr>
              <w:t xml:space="preserve"> en </w:t>
            </w:r>
            <w:proofErr w:type="spellStart"/>
            <w:r w:rsidRPr="00450283">
              <w:rPr>
                <w:i/>
                <w:iCs/>
                <w:lang w:val="es-ES"/>
              </w:rPr>
              <w:t>fer</w:t>
            </w:r>
            <w:proofErr w:type="spellEnd"/>
            <w:r w:rsidRPr="00450283">
              <w:rPr>
                <w:i/>
                <w:iCs/>
                <w:lang w:val="es-ES"/>
              </w:rPr>
              <w:t xml:space="preserve"> servir el castellà.</w:t>
            </w:r>
          </w:p>
          <w:p w14:paraId="5105E265" w14:textId="4B8A99E6"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La gente debería esforzarse más en utilizar el castellano.</w:t>
            </w:r>
          </w:p>
        </w:tc>
        <w:tc>
          <w:tcPr>
            <w:tcW w:w="4675" w:type="dxa"/>
            <w:vAlign w:val="center"/>
          </w:tcPr>
          <w:p w14:paraId="5E4F327F"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People should put more effort into using Spanish.</w:t>
            </w:r>
          </w:p>
          <w:p w14:paraId="69CB0B97" w14:textId="77777777" w:rsidR="005A02C9" w:rsidRPr="00450283" w:rsidRDefault="005A02C9" w:rsidP="00C542C0">
            <w:pPr>
              <w:jc w:val="center"/>
              <w:rPr>
                <w:rFonts w:ascii="Times New Roman" w:hAnsi="Times New Roman" w:cs="Times New Roman"/>
              </w:rPr>
            </w:pPr>
          </w:p>
        </w:tc>
      </w:tr>
    </w:tbl>
    <w:p w14:paraId="1B7C94D2" w14:textId="77777777" w:rsidR="005A02C9" w:rsidRPr="00450283" w:rsidRDefault="005A02C9" w:rsidP="005A02C9">
      <w:pPr>
        <w:spacing w:line="480" w:lineRule="auto"/>
        <w:jc w:val="both"/>
        <w:rPr>
          <w:rFonts w:ascii="Times New Roman" w:hAnsi="Times New Roman" w:cs="Times New Roman"/>
        </w:rPr>
      </w:pPr>
    </w:p>
    <w:sectPr w:rsidR="005A02C9" w:rsidRPr="00450283" w:rsidSect="00006F8D">
      <w:footerReference w:type="even" r:id="rId43"/>
      <w:footerReference w:type="default" r:id="rId44"/>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9" w:author="Kendra Dickinson" w:date="2024-04-14T09:40:00Z" w:initials="KD">
    <w:p w14:paraId="0816C2A4" w14:textId="77777777" w:rsidR="00800F63" w:rsidRDefault="00800F63" w:rsidP="00800F63">
      <w:r>
        <w:rPr>
          <w:rStyle w:val="CommentReference"/>
        </w:rPr>
        <w:annotationRef/>
      </w:r>
      <w:r>
        <w:rPr>
          <w:rFonts w:ascii="Times New Roman" w:eastAsia="Times New Roman" w:hAnsi="Times New Roman" w:cs="Times New Roman"/>
          <w:color w:val="000000"/>
          <w:kern w:val="0"/>
          <w:sz w:val="20"/>
          <w:szCs w:val="20"/>
          <w14:ligatures w14:val="none"/>
        </w:rPr>
        <w:t>Just some suggestions</w:t>
      </w:r>
    </w:p>
  </w:comment>
  <w:comment w:id="268" w:author="Kendra Dickinson" w:date="2024-04-13T17:25:00Z" w:initials="KD">
    <w:p w14:paraId="3BC80611" w14:textId="4E4C684E" w:rsidR="007B069B" w:rsidRDefault="007B069B" w:rsidP="007B069B">
      <w:r>
        <w:rPr>
          <w:rStyle w:val="CommentReference"/>
        </w:rPr>
        <w:annotationRef/>
      </w:r>
      <w:r>
        <w:rPr>
          <w:rFonts w:ascii="Times New Roman" w:eastAsia="Times New Roman" w:hAnsi="Times New Roman" w:cs="Times New Roman"/>
          <w:color w:val="000000"/>
          <w:kern w:val="0"/>
          <w:sz w:val="20"/>
          <w:szCs w:val="20"/>
          <w14:ligatures w14:val="none"/>
        </w:rPr>
        <w:t>This seems like a lot to have in parentheses. Can you end the sentence after “evident”, and then start a new sentence with “This is apparent in….(all the things you list”</w:t>
      </w:r>
    </w:p>
  </w:comment>
  <w:comment w:id="280" w:author="Kendra Dickinson" w:date="2024-04-13T17:27:00Z" w:initials="KD">
    <w:p w14:paraId="6146EF57" w14:textId="77777777" w:rsidR="007B069B" w:rsidRDefault="007B069B" w:rsidP="007B069B">
      <w:r>
        <w:rPr>
          <w:rStyle w:val="CommentReference"/>
        </w:rPr>
        <w:annotationRef/>
      </w:r>
      <w:r>
        <w:rPr>
          <w:rFonts w:ascii="Times New Roman" w:eastAsia="Times New Roman" w:hAnsi="Times New Roman" w:cs="Times New Roman"/>
          <w:color w:val="000000"/>
          <w:kern w:val="0"/>
          <w:sz w:val="20"/>
          <w:szCs w:val="20"/>
          <w14:ligatures w14:val="none"/>
        </w:rPr>
        <w:t>Awesome!!</w:t>
      </w:r>
    </w:p>
  </w:comment>
  <w:comment w:id="284" w:author="Kendra Dickinson" w:date="2024-04-13T17:29:00Z" w:initials="KD">
    <w:p w14:paraId="3642BB51" w14:textId="77777777" w:rsidR="00396C26" w:rsidRDefault="00396C26" w:rsidP="00396C26">
      <w:r>
        <w:rPr>
          <w:rStyle w:val="CommentReference"/>
        </w:rPr>
        <w:annotationRef/>
      </w:r>
      <w:r>
        <w:rPr>
          <w:rFonts w:ascii="Times New Roman" w:eastAsia="Times New Roman" w:hAnsi="Times New Roman" w:cs="Times New Roman"/>
          <w:color w:val="000000"/>
          <w:kern w:val="0"/>
          <w:sz w:val="20"/>
          <w:szCs w:val="20"/>
          <w14:ligatures w14:val="none"/>
        </w:rPr>
        <w:t>Sometimes you say “Art” and sometimes you say “Article”. Either is fine, just pick one.</w:t>
      </w:r>
    </w:p>
  </w:comment>
  <w:comment w:id="307" w:author="Kendra Dickinson" w:date="2024-04-13T17:25:00Z" w:initials="KD">
    <w:p w14:paraId="49984A92" w14:textId="77777777" w:rsidR="0058021D" w:rsidRDefault="0058021D" w:rsidP="0058021D">
      <w:r>
        <w:rPr>
          <w:rStyle w:val="CommentReference"/>
        </w:rPr>
        <w:annotationRef/>
      </w:r>
      <w:r>
        <w:rPr>
          <w:rFonts w:ascii="Times New Roman" w:eastAsia="Times New Roman" w:hAnsi="Times New Roman" w:cs="Times New Roman"/>
          <w:color w:val="000000"/>
          <w:kern w:val="0"/>
          <w:sz w:val="20"/>
          <w:szCs w:val="20"/>
          <w14:ligatures w14:val="none"/>
        </w:rPr>
        <w:t>This seems like a lot to have in parentheses. Can you end the sentence after “evident”, and then start a new sentence with “This is apparent in….(all the things you list”</w:t>
      </w:r>
    </w:p>
  </w:comment>
  <w:comment w:id="311" w:author="Kendra Dickinson" w:date="2024-04-13T17:37:00Z" w:initials="KD">
    <w:p w14:paraId="35C897F2" w14:textId="77777777" w:rsidR="001466E5" w:rsidRDefault="001466E5" w:rsidP="001466E5">
      <w:r>
        <w:rPr>
          <w:rStyle w:val="CommentReference"/>
        </w:rPr>
        <w:annotationRef/>
      </w:r>
      <w:r>
        <w:rPr>
          <w:rFonts w:ascii="Times New Roman" w:eastAsia="Times New Roman" w:hAnsi="Times New Roman" w:cs="Times New Roman"/>
          <w:color w:val="000000"/>
          <w:kern w:val="0"/>
          <w:sz w:val="20"/>
          <w:szCs w:val="20"/>
          <w14:ligatures w14:val="none"/>
        </w:rPr>
        <w:t>I noticed you have this same info in the introduction. I would consider removing it from the introduction, and making it its own sentence here.</w:t>
      </w:r>
    </w:p>
    <w:p w14:paraId="6B79E5CB" w14:textId="77777777" w:rsidR="001466E5" w:rsidRDefault="001466E5" w:rsidP="001466E5"/>
    <w:p w14:paraId="3E719681" w14:textId="77777777" w:rsidR="001466E5" w:rsidRDefault="001466E5" w:rsidP="001466E5"/>
    <w:p w14:paraId="37EA95D1" w14:textId="77777777" w:rsidR="001466E5" w:rsidRDefault="001466E5" w:rsidP="001466E5"/>
  </w:comment>
  <w:comment w:id="312" w:author="Kendra Dickinson" w:date="2024-04-13T17:37:00Z" w:initials="KD">
    <w:p w14:paraId="1EABA399" w14:textId="77777777" w:rsidR="001466E5" w:rsidRDefault="001466E5" w:rsidP="001466E5">
      <w:r>
        <w:rPr>
          <w:rStyle w:val="CommentReference"/>
        </w:rPr>
        <w:annotationRef/>
      </w:r>
      <w:r>
        <w:rPr>
          <w:rFonts w:ascii="Times New Roman" w:eastAsia="Times New Roman" w:hAnsi="Times New Roman" w:cs="Times New Roman"/>
          <w:kern w:val="0"/>
          <w:sz w:val="20"/>
          <w:szCs w:val="20"/>
          <w14:ligatures w14:val="none"/>
        </w:rPr>
        <w:t>This seems like a lot to have in parentheses. Can you end the sentence after “evident”, and then start a new sentence with “This is apparent in….(all the things you list”</w:t>
      </w:r>
    </w:p>
  </w:comment>
  <w:comment w:id="316" w:author="Kendra Dickinson" w:date="2024-04-13T17:38:00Z" w:initials="KD">
    <w:p w14:paraId="5D98663A" w14:textId="77777777" w:rsidR="00A12677" w:rsidRDefault="00A12677" w:rsidP="00A12677">
      <w:r>
        <w:rPr>
          <w:rStyle w:val="CommentReference"/>
        </w:rPr>
        <w:annotationRef/>
      </w:r>
      <w:r>
        <w:rPr>
          <w:rFonts w:ascii="Times New Roman" w:eastAsia="Times New Roman" w:hAnsi="Times New Roman" w:cs="Times New Roman"/>
          <w:color w:val="000000"/>
          <w:kern w:val="0"/>
          <w:sz w:val="20"/>
          <w:szCs w:val="20"/>
          <w14:ligatures w14:val="none"/>
        </w:rPr>
        <w:t>These next two paragraphs are great!</w:t>
      </w:r>
    </w:p>
  </w:comment>
  <w:comment w:id="329" w:author="Kendra Dickinson" w:date="2024-04-13T17:42:00Z" w:initials="KD">
    <w:p w14:paraId="7AC5D8C4" w14:textId="77777777" w:rsidR="0062792D" w:rsidRDefault="0062792D" w:rsidP="0062792D">
      <w:r>
        <w:rPr>
          <w:rStyle w:val="CommentReference"/>
        </w:rPr>
        <w:annotationRef/>
      </w:r>
      <w:r>
        <w:rPr>
          <w:rFonts w:ascii="Times New Roman" w:eastAsia="Times New Roman" w:hAnsi="Times New Roman" w:cs="Times New Roman"/>
          <w:color w:val="000000"/>
          <w:kern w:val="0"/>
          <w:sz w:val="20"/>
          <w:szCs w:val="20"/>
          <w14:ligatures w14:val="none"/>
        </w:rPr>
        <w:t>Great incorporation of methods of previous studies!</w:t>
      </w:r>
    </w:p>
  </w:comment>
  <w:comment w:id="345" w:author="Kendra Dickinson" w:date="2024-04-13T17:45:00Z" w:initials="KD">
    <w:p w14:paraId="6F2C08B8" w14:textId="77777777" w:rsidR="00483DEA" w:rsidRDefault="00483DEA" w:rsidP="00483DEA">
      <w:r>
        <w:rPr>
          <w:rStyle w:val="CommentReference"/>
        </w:rPr>
        <w:annotationRef/>
      </w:r>
      <w:r>
        <w:rPr>
          <w:rFonts w:ascii="Times New Roman" w:eastAsia="Times New Roman" w:hAnsi="Times New Roman" w:cs="Times New Roman"/>
          <w:color w:val="000000"/>
          <w:kern w:val="0"/>
          <w:sz w:val="20"/>
          <w:szCs w:val="20"/>
          <w14:ligatures w14:val="none"/>
        </w:rPr>
        <w:t>I feel like you might need a descriptor after “specific”….specific cultural value, specific societal value…etc.</w:t>
      </w:r>
    </w:p>
  </w:comment>
  <w:comment w:id="351" w:author="Kendra Dickinson" w:date="2024-04-13T17:46:00Z" w:initials="KD">
    <w:p w14:paraId="2ED23DA9" w14:textId="77777777" w:rsidR="004C6F9A" w:rsidRDefault="004C6F9A" w:rsidP="004C6F9A">
      <w:r>
        <w:rPr>
          <w:rStyle w:val="CommentReference"/>
        </w:rPr>
        <w:annotationRef/>
      </w:r>
      <w:r>
        <w:rPr>
          <w:rFonts w:ascii="Times New Roman" w:eastAsia="Times New Roman" w:hAnsi="Times New Roman" w:cs="Times New Roman"/>
          <w:color w:val="000000"/>
          <w:kern w:val="0"/>
          <w:sz w:val="20"/>
          <w:szCs w:val="20"/>
          <w14:ligatures w14:val="none"/>
        </w:rPr>
        <w:t>New paragraph, because you talk about age previous, and then shift to authenticity and identity</w:t>
      </w:r>
    </w:p>
  </w:comment>
  <w:comment w:id="360" w:author="Kendra Dickinson" w:date="2024-04-13T17:49:00Z" w:initials="KD">
    <w:p w14:paraId="2761982D" w14:textId="77777777" w:rsidR="00847C91" w:rsidRDefault="00847C91" w:rsidP="00847C91">
      <w:r>
        <w:rPr>
          <w:rStyle w:val="CommentReference"/>
        </w:rPr>
        <w:annotationRef/>
      </w:r>
      <w:r>
        <w:rPr>
          <w:rFonts w:ascii="Times New Roman" w:eastAsia="Times New Roman" w:hAnsi="Times New Roman" w:cs="Times New Roman"/>
          <w:color w:val="000000"/>
          <w:kern w:val="0"/>
          <w:sz w:val="20"/>
          <w:szCs w:val="20"/>
          <w14:ligatures w14:val="none"/>
        </w:rPr>
        <w:t>Amazing up to this point! You did such a good job laying out the situation, connecting to previous literature, and establishing the context for your study.</w:t>
      </w:r>
    </w:p>
  </w:comment>
  <w:comment w:id="364" w:author="Kendra Dickinson" w:date="2024-04-13T17:50:00Z" w:initials="KD">
    <w:p w14:paraId="1493F732" w14:textId="77777777" w:rsidR="0022126D" w:rsidRDefault="0022126D" w:rsidP="0022126D">
      <w:r>
        <w:rPr>
          <w:rStyle w:val="CommentReference"/>
        </w:rPr>
        <w:annotationRef/>
      </w:r>
      <w:r>
        <w:rPr>
          <w:rFonts w:ascii="Times New Roman" w:eastAsia="Times New Roman" w:hAnsi="Times New Roman" w:cs="Times New Roman"/>
          <w:color w:val="000000"/>
          <w:kern w:val="0"/>
          <w:sz w:val="20"/>
          <w:szCs w:val="20"/>
          <w14:ligatures w14:val="none"/>
        </w:rPr>
        <w:t>Previously, you capitalize Autonomous Community.</w:t>
      </w:r>
    </w:p>
  </w:comment>
  <w:comment w:id="385" w:author="Kendra Dickinson" w:date="2024-04-14T09:59:00Z" w:initials="KD">
    <w:p w14:paraId="440A0794" w14:textId="77777777" w:rsidR="009D63B8" w:rsidRDefault="009D63B8" w:rsidP="009D63B8">
      <w:r>
        <w:rPr>
          <w:rStyle w:val="CommentReference"/>
        </w:rPr>
        <w:annotationRef/>
      </w:r>
      <w:r>
        <w:rPr>
          <w:rFonts w:ascii="Times New Roman" w:eastAsia="Times New Roman" w:hAnsi="Times New Roman" w:cs="Times New Roman"/>
          <w:color w:val="000000"/>
          <w:kern w:val="0"/>
          <w:sz w:val="20"/>
          <w:szCs w:val="20"/>
          <w14:ligatures w14:val="none"/>
        </w:rPr>
        <w:t>It might be a good idea to add 1 sentence here mentioning the motivations for the statements you chose for participants to evaluate. Something like, “These statements related to topics such as X, Y, and Z, and are a reflection of ongoing discourses surrounding Catalan and Spanish in the Balearic context. For a full list of statements, see Appendix 1.”</w:t>
      </w:r>
    </w:p>
  </w:comment>
  <w:comment w:id="389" w:author="Kendra Dickinson" w:date="2024-04-13T17:54:00Z" w:initials="KD">
    <w:p w14:paraId="4CCBDA6E" w14:textId="08B58811" w:rsidR="005910A4" w:rsidRDefault="005910A4" w:rsidP="005910A4">
      <w:r>
        <w:rPr>
          <w:rStyle w:val="CommentReference"/>
        </w:rPr>
        <w:annotationRef/>
      </w:r>
      <w:r>
        <w:rPr>
          <w:rFonts w:ascii="Times New Roman" w:eastAsia="Times New Roman" w:hAnsi="Times New Roman" w:cs="Times New Roman"/>
          <w:color w:val="000000"/>
          <w:kern w:val="0"/>
          <w:sz w:val="20"/>
          <w:szCs w:val="20"/>
          <w14:ligatures w14:val="none"/>
        </w:rPr>
        <w:t>This is not critical for this submission, but for publication, or if you have time now, it would be a good idea to adjust the font sizes in this image to make it easier to read. I can show you on Tuesday if you like.</w:t>
      </w:r>
    </w:p>
  </w:comment>
  <w:comment w:id="391" w:author="Kendra Dickinson" w:date="2024-04-13T17:55:00Z" w:initials="KD">
    <w:p w14:paraId="33F64BAE" w14:textId="77777777" w:rsidR="005910A4" w:rsidRDefault="005910A4" w:rsidP="005910A4">
      <w:r>
        <w:rPr>
          <w:rStyle w:val="CommentReference"/>
        </w:rPr>
        <w:annotationRef/>
      </w:r>
      <w:r>
        <w:rPr>
          <w:rFonts w:ascii="Times New Roman" w:eastAsia="Times New Roman" w:hAnsi="Times New Roman" w:cs="Times New Roman"/>
          <w:color w:val="000000"/>
          <w:kern w:val="0"/>
          <w:sz w:val="20"/>
          <w:szCs w:val="20"/>
          <w14:ligatures w14:val="none"/>
        </w:rPr>
        <w:t>Not important right now at all, but I noticed that you spell “Center-Left” and “Centre” differently. Both are correct, but I wondered if there is a reason for the inconsistency.</w:t>
      </w:r>
    </w:p>
  </w:comment>
  <w:comment w:id="392" w:author="Kendra Dickinson" w:date="2024-04-13T17:56:00Z" w:initials="KD">
    <w:p w14:paraId="040D68A7" w14:textId="77777777" w:rsidR="005910A4" w:rsidRDefault="005910A4" w:rsidP="005910A4">
      <w:r>
        <w:rPr>
          <w:rStyle w:val="CommentReference"/>
        </w:rPr>
        <w:annotationRef/>
      </w:r>
      <w:r>
        <w:rPr>
          <w:rFonts w:ascii="Times New Roman" w:eastAsia="Times New Roman" w:hAnsi="Times New Roman" w:cs="Times New Roman"/>
          <w:color w:val="000000"/>
          <w:kern w:val="0"/>
          <w:sz w:val="20"/>
          <w:szCs w:val="20"/>
          <w14:ligatures w14:val="none"/>
        </w:rPr>
        <w:t>Don’t worry about changing it for the QP, if it wasn’t intentional.</w:t>
      </w:r>
    </w:p>
  </w:comment>
  <w:comment w:id="412" w:author="Kendra Dickinson [2]" w:date="2024-04-14T07:00:00Z" w:initials="KD">
    <w:p w14:paraId="1C349965" w14:textId="77777777" w:rsidR="00CC705A" w:rsidRDefault="00CC705A" w:rsidP="00CC705A">
      <w:r>
        <w:rPr>
          <w:rStyle w:val="CommentReference"/>
        </w:rPr>
        <w:annotationRef/>
      </w:r>
      <w:r>
        <w:rPr>
          <w:rFonts w:ascii="Times New Roman" w:eastAsia="Times New Roman" w:hAnsi="Times New Roman" w:cs="Times New Roman"/>
          <w:color w:val="000000"/>
          <w:kern w:val="0"/>
          <w:sz w:val="20"/>
          <w:szCs w:val="20"/>
          <w14:ligatures w14:val="none"/>
        </w:rPr>
        <w:t>I think you can just say it once here, and there remove the repeated mentions of the Appendix in each section.</w:t>
      </w:r>
    </w:p>
  </w:comment>
  <w:comment w:id="426" w:author="Kendra Dickinson" w:date="2024-04-13T18:00:00Z" w:initials="KD">
    <w:p w14:paraId="1BF96FA5" w14:textId="4E2D9C97" w:rsidR="00290745" w:rsidRDefault="00290745" w:rsidP="00290745">
      <w:r>
        <w:rPr>
          <w:rStyle w:val="CommentReference"/>
        </w:rPr>
        <w:annotationRef/>
      </w:r>
      <w:r>
        <w:rPr>
          <w:rFonts w:ascii="Times New Roman" w:eastAsia="Times New Roman" w:hAnsi="Times New Roman" w:cs="Times New Roman"/>
          <w:color w:val="000000"/>
          <w:kern w:val="0"/>
          <w:sz w:val="20"/>
          <w:szCs w:val="20"/>
          <w14:ligatures w14:val="none"/>
        </w:rPr>
        <w:t>Sorry I didn’t catch this sooner, but somewhere we need to indicate that in your regression tables, all the values are being compared to “far-left”</w:t>
      </w:r>
    </w:p>
  </w:comment>
  <w:comment w:id="442" w:author="Kendra Dickinson" w:date="2024-04-14T09:53:00Z" w:initials="KD">
    <w:p w14:paraId="47DD2586" w14:textId="77777777" w:rsidR="009C6E87" w:rsidRDefault="009C6E87" w:rsidP="009C6E87">
      <w:r>
        <w:rPr>
          <w:rStyle w:val="CommentReference"/>
        </w:rPr>
        <w:annotationRef/>
      </w:r>
      <w:r>
        <w:rPr>
          <w:rFonts w:ascii="Times New Roman" w:eastAsia="Times New Roman" w:hAnsi="Times New Roman" w:cs="Times New Roman"/>
          <w:color w:val="000000"/>
          <w:kern w:val="0"/>
          <w:sz w:val="20"/>
          <w:szCs w:val="20"/>
          <w14:ligatures w14:val="none"/>
        </w:rPr>
        <w:t>In some cases, the table and figure captions feel a bit crowded with the text body of the paper. Consider formatting options like an additional line between the caption and the text before/after it, or, as in some journals, make the caption centered over the table and font size 10.</w:t>
      </w:r>
    </w:p>
  </w:comment>
  <w:comment w:id="454" w:author="Kendra Dickinson" w:date="2024-04-13T18:04:00Z" w:initials="KD">
    <w:p w14:paraId="6AA07E82" w14:textId="55C6A7FE" w:rsidR="0070275A" w:rsidRDefault="0070275A" w:rsidP="0070275A">
      <w:r>
        <w:rPr>
          <w:rStyle w:val="CommentReference"/>
        </w:rPr>
        <w:annotationRef/>
      </w:r>
      <w:r>
        <w:rPr>
          <w:rFonts w:ascii="Times New Roman" w:eastAsia="Times New Roman" w:hAnsi="Times New Roman" w:cs="Times New Roman"/>
          <w:color w:val="000000"/>
          <w:kern w:val="0"/>
          <w:sz w:val="20"/>
          <w:szCs w:val="20"/>
          <w14:ligatures w14:val="none"/>
        </w:rPr>
        <w:t>Here, the difference is so small it is not likely significant, so I might leave this out for this statement in particular.</w:t>
      </w:r>
    </w:p>
  </w:comment>
  <w:comment w:id="507" w:author="Kendra Dickinson" w:date="2024-04-14T09:24:00Z" w:initials="KD">
    <w:p w14:paraId="20BA8462" w14:textId="77777777" w:rsidR="009A343B" w:rsidRDefault="009A343B" w:rsidP="009A343B">
      <w:r>
        <w:rPr>
          <w:rStyle w:val="CommentReference"/>
        </w:rPr>
        <w:annotationRef/>
      </w:r>
      <w:r>
        <w:rPr>
          <w:rFonts w:ascii="Times New Roman" w:eastAsia="Times New Roman" w:hAnsi="Times New Roman" w:cs="Times New Roman"/>
          <w:color w:val="000000"/>
          <w:kern w:val="0"/>
          <w:sz w:val="20"/>
          <w:szCs w:val="20"/>
          <w14:ligatures w14:val="none"/>
        </w:rPr>
        <w:t>I think you can remove this mention, since all groups show wide range.</w:t>
      </w:r>
    </w:p>
  </w:comment>
  <w:comment w:id="530" w:author="Kendra Dickinson" w:date="2024-04-14T09:27:00Z" w:initials="KD">
    <w:p w14:paraId="30AE1017" w14:textId="77777777" w:rsidR="009A343B" w:rsidRDefault="009A343B" w:rsidP="009A343B">
      <w:r>
        <w:rPr>
          <w:rStyle w:val="CommentReference"/>
        </w:rPr>
        <w:annotationRef/>
      </w:r>
      <w:r>
        <w:rPr>
          <w:rFonts w:ascii="Times New Roman" w:eastAsia="Times New Roman" w:hAnsi="Times New Roman" w:cs="Times New Roman"/>
          <w:color w:val="000000"/>
          <w:kern w:val="0"/>
          <w:sz w:val="20"/>
          <w:szCs w:val="20"/>
          <w14:ligatures w14:val="none"/>
        </w:rPr>
        <w:t>Sometimes you use the “-“ and sometimes, like in the figures you don’t.</w:t>
      </w:r>
    </w:p>
  </w:comment>
  <w:comment w:id="531" w:author="Kendra Dickinson" w:date="2024-04-14T09:28:00Z" w:initials="KD">
    <w:p w14:paraId="15C235B3" w14:textId="77777777" w:rsidR="009A2F91" w:rsidRDefault="009A2F91" w:rsidP="009A2F91">
      <w:r>
        <w:rPr>
          <w:rStyle w:val="CommentReference"/>
        </w:rPr>
        <w:annotationRef/>
      </w:r>
      <w:r>
        <w:rPr>
          <w:rFonts w:ascii="Times New Roman" w:eastAsia="Times New Roman" w:hAnsi="Times New Roman" w:cs="Times New Roman"/>
          <w:color w:val="000000"/>
          <w:kern w:val="0"/>
          <w:sz w:val="20"/>
          <w:szCs w:val="20"/>
          <w14:ligatures w14:val="none"/>
        </w:rPr>
        <w:t>You certainly don’t need to redo all the figures for the QP, but just something to keep in mind.</w:t>
      </w:r>
    </w:p>
  </w:comment>
  <w:comment w:id="551" w:author="Kendra Dickinson" w:date="2024-04-14T09:30:00Z" w:initials="KD">
    <w:p w14:paraId="630F73D4" w14:textId="77777777" w:rsidR="00CC2398" w:rsidRDefault="00CC2398" w:rsidP="00CC2398">
      <w:r>
        <w:rPr>
          <w:rStyle w:val="CommentReference"/>
        </w:rPr>
        <w:annotationRef/>
      </w:r>
      <w:r>
        <w:rPr>
          <w:rFonts w:ascii="Times New Roman" w:eastAsia="Times New Roman" w:hAnsi="Times New Roman" w:cs="Times New Roman"/>
          <w:color w:val="000000"/>
          <w:kern w:val="0"/>
          <w:sz w:val="20"/>
          <w:szCs w:val="20"/>
          <w14:ligatures w14:val="none"/>
        </w:rPr>
        <w:t>Not critical, but it might help to still put the means for each of these statements, to give readers an idea of what the general attitudes about them were.</w:t>
      </w:r>
    </w:p>
  </w:comment>
  <w:comment w:id="574" w:author="Kendra Dickinson" w:date="2024-04-14T09:36:00Z" w:initials="KD">
    <w:p w14:paraId="1F5FE9DE" w14:textId="77777777" w:rsidR="00B66F4C" w:rsidRDefault="00B66F4C" w:rsidP="00B66F4C">
      <w:r>
        <w:rPr>
          <w:rStyle w:val="CommentReference"/>
        </w:rPr>
        <w:annotationRef/>
      </w:r>
      <w:r>
        <w:rPr>
          <w:rFonts w:ascii="Times New Roman" w:eastAsia="Times New Roman" w:hAnsi="Times New Roman" w:cs="Times New Roman"/>
          <w:color w:val="000000"/>
          <w:kern w:val="0"/>
          <w:sz w:val="20"/>
          <w:szCs w:val="20"/>
          <w14:ligatures w14:val="none"/>
        </w:rPr>
        <w:t>Nice!</w:t>
      </w:r>
    </w:p>
  </w:comment>
  <w:comment w:id="587" w:author="Kendra Dickinson" w:date="2024-04-14T09:56:00Z" w:initials="KD">
    <w:p w14:paraId="506739C7" w14:textId="77777777" w:rsidR="00340123" w:rsidRDefault="00340123" w:rsidP="00340123">
      <w:r>
        <w:rPr>
          <w:rStyle w:val="CommentReference"/>
        </w:rPr>
        <w:annotationRef/>
      </w:r>
      <w:r>
        <w:rPr>
          <w:rFonts w:ascii="Times New Roman" w:eastAsia="Times New Roman" w:hAnsi="Times New Roman" w:cs="Times New Roman"/>
          <w:color w:val="000000"/>
          <w:kern w:val="0"/>
          <w:sz w:val="20"/>
          <w:szCs w:val="20"/>
          <w14:ligatures w14:val="none"/>
        </w:rPr>
        <w:t xml:space="preserve">Just because you don’t have the pairwise comparison between left and center-left </w:t>
      </w:r>
    </w:p>
  </w:comment>
  <w:comment w:id="629" w:author="Kendra Dickinson" w:date="2024-04-14T10:27:00Z" w:initials="KD">
    <w:p w14:paraId="7ED36E9B" w14:textId="77777777" w:rsidR="006252DE" w:rsidRDefault="006252DE" w:rsidP="006252DE">
      <w:r>
        <w:rPr>
          <w:rStyle w:val="CommentReference"/>
        </w:rPr>
        <w:annotationRef/>
      </w:r>
      <w:r>
        <w:rPr>
          <w:rFonts w:ascii="Times New Roman" w:eastAsia="Times New Roman" w:hAnsi="Times New Roman" w:cs="Times New Roman"/>
          <w:color w:val="000000"/>
          <w:kern w:val="0"/>
          <w:sz w:val="20"/>
          <w:szCs w:val="20"/>
          <w14:ligatures w14:val="none"/>
        </w:rPr>
        <w:t xml:space="preserve">Just because the numbers aren’t </w:t>
      </w:r>
      <w:r>
        <w:rPr>
          <w:rFonts w:ascii="Times New Roman" w:eastAsia="Times New Roman" w:hAnsi="Times New Roman" w:cs="Times New Roman"/>
          <w:i/>
          <w:iCs/>
          <w:color w:val="000000"/>
          <w:kern w:val="0"/>
          <w:sz w:val="20"/>
          <w:szCs w:val="20"/>
          <w14:ligatures w14:val="none"/>
        </w:rPr>
        <w:t xml:space="preserve">that </w:t>
      </w:r>
      <w:r>
        <w:rPr>
          <w:rFonts w:ascii="Times New Roman" w:eastAsia="Times New Roman" w:hAnsi="Times New Roman" w:cs="Times New Roman"/>
          <w:color w:val="000000"/>
          <w:kern w:val="0"/>
          <w:sz w:val="20"/>
          <w:szCs w:val="20"/>
          <w14:ligatures w14:val="none"/>
        </w:rPr>
        <w:t>different, but are different enough to note.</w:t>
      </w:r>
    </w:p>
  </w:comment>
  <w:comment w:id="676" w:author="Kendra Dickinson" w:date="2024-04-14T11:04:00Z" w:initials="KD">
    <w:p w14:paraId="324875F5" w14:textId="77777777" w:rsidR="00C63FED" w:rsidRDefault="00C63FED" w:rsidP="00C63FED">
      <w:r>
        <w:rPr>
          <w:rStyle w:val="CommentReference"/>
        </w:rPr>
        <w:annotationRef/>
      </w:r>
      <w:r>
        <w:rPr>
          <w:rFonts w:ascii="Times New Roman" w:eastAsia="Times New Roman" w:hAnsi="Times New Roman" w:cs="Times New Roman"/>
          <w:color w:val="000000"/>
          <w:kern w:val="0"/>
          <w:sz w:val="20"/>
          <w:szCs w:val="20"/>
          <w14:ligatures w14:val="none"/>
        </w:rPr>
        <w:t>It doesn’t have to be exactly this, but something to summarize what the three main findings are, so the reader knows what to expect.</w:t>
      </w:r>
    </w:p>
  </w:comment>
  <w:comment w:id="695" w:author="Kendra Dickinson" w:date="2024-04-14T10:35:00Z" w:initials="KD">
    <w:p w14:paraId="60968CF1" w14:textId="2BBE339F" w:rsidR="00D44484" w:rsidRDefault="00D44484" w:rsidP="00D44484">
      <w:r>
        <w:rPr>
          <w:rStyle w:val="CommentReference"/>
        </w:rPr>
        <w:annotationRef/>
      </w:r>
      <w:r>
        <w:rPr>
          <w:rFonts w:ascii="Times New Roman" w:eastAsia="Times New Roman" w:hAnsi="Times New Roman" w:cs="Times New Roman"/>
          <w:color w:val="000000"/>
          <w:kern w:val="0"/>
          <w:sz w:val="20"/>
          <w:szCs w:val="20"/>
          <w14:ligatures w14:val="none"/>
        </w:rPr>
        <w:t>Great!</w:t>
      </w:r>
    </w:p>
  </w:comment>
  <w:comment w:id="698" w:author="Kendra Dickinson" w:date="2024-04-14T10:37:00Z" w:initials="KD">
    <w:p w14:paraId="5E4A1015" w14:textId="77777777" w:rsidR="00D44484" w:rsidRDefault="00D44484" w:rsidP="00D44484">
      <w:r>
        <w:rPr>
          <w:rStyle w:val="CommentReference"/>
        </w:rPr>
        <w:annotationRef/>
      </w:r>
      <w:r>
        <w:rPr>
          <w:rFonts w:ascii="Times New Roman" w:eastAsia="Times New Roman" w:hAnsi="Times New Roman" w:cs="Times New Roman"/>
          <w:kern w:val="0"/>
          <w:sz w:val="20"/>
          <w:szCs w:val="20"/>
          <w14:ligatures w14:val="none"/>
        </w:rPr>
        <w:t>Clarify how you are deciding that they are okay with passive bilingualism</w:t>
      </w:r>
    </w:p>
  </w:comment>
  <w:comment w:id="706" w:author="Kendra Dickinson" w:date="2024-04-14T10:41:00Z" w:initials="KD">
    <w:p w14:paraId="4AC36E59" w14:textId="77777777" w:rsidR="002913CB" w:rsidRDefault="002913CB" w:rsidP="002913CB">
      <w:r>
        <w:rPr>
          <w:rStyle w:val="CommentReference"/>
        </w:rPr>
        <w:annotationRef/>
      </w:r>
      <w:r>
        <w:rPr>
          <w:rFonts w:ascii="Times New Roman" w:eastAsia="Times New Roman" w:hAnsi="Times New Roman" w:cs="Times New Roman"/>
          <w:color w:val="000000"/>
          <w:kern w:val="0"/>
          <w:sz w:val="20"/>
          <w:szCs w:val="20"/>
          <w14:ligatures w14:val="none"/>
        </w:rPr>
        <w:t>Since you already called it a “potential explanation”, I don’t think you need the additional “could be"</w:t>
      </w:r>
    </w:p>
  </w:comment>
  <w:comment w:id="709" w:author="Kendra Dickinson" w:date="2024-04-14T10:42:00Z" w:initials="KD">
    <w:p w14:paraId="1BEDAB12" w14:textId="77777777" w:rsidR="002913CB" w:rsidRDefault="002913CB" w:rsidP="002913CB">
      <w:r>
        <w:rPr>
          <w:rStyle w:val="CommentReference"/>
        </w:rPr>
        <w:annotationRef/>
      </w:r>
      <w:r>
        <w:rPr>
          <w:rFonts w:ascii="Times New Roman" w:eastAsia="Times New Roman" w:hAnsi="Times New Roman" w:cs="Times New Roman"/>
          <w:color w:val="000000"/>
          <w:kern w:val="0"/>
          <w:sz w:val="20"/>
          <w:szCs w:val="20"/>
          <w14:ligatures w14:val="none"/>
        </w:rPr>
        <w:t>Very nice!</w:t>
      </w:r>
    </w:p>
  </w:comment>
  <w:comment w:id="731" w:author="Kendra Dickinson" w:date="2024-04-14T10:55:00Z" w:initials="KD">
    <w:p w14:paraId="4FD85D2E" w14:textId="77777777" w:rsidR="00E9193F" w:rsidRDefault="00E9193F" w:rsidP="00E9193F">
      <w:r>
        <w:rPr>
          <w:rStyle w:val="CommentReference"/>
        </w:rPr>
        <w:annotationRef/>
      </w:r>
      <w:r>
        <w:rPr>
          <w:rFonts w:ascii="Times New Roman" w:eastAsia="Times New Roman" w:hAnsi="Times New Roman" w:cs="Times New Roman"/>
          <w:color w:val="000000"/>
          <w:kern w:val="0"/>
          <w:sz w:val="20"/>
          <w:szCs w:val="20"/>
          <w14:ligatures w14:val="none"/>
        </w:rPr>
        <w:t>This isn’t technically wrong, but it sounds a little bit strange here. Maybe polarized, strong, extreme, fortified, pointed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16C2A4" w15:done="1"/>
  <w15:commentEx w15:paraId="3BC80611" w15:done="1"/>
  <w15:commentEx w15:paraId="6146EF57" w15:done="1"/>
  <w15:commentEx w15:paraId="3642BB51" w15:done="1"/>
  <w15:commentEx w15:paraId="49984A92" w15:done="1"/>
  <w15:commentEx w15:paraId="37EA95D1" w15:done="0"/>
  <w15:commentEx w15:paraId="1EABA399" w15:paraIdParent="37EA95D1" w15:done="0"/>
  <w15:commentEx w15:paraId="5D98663A" w15:done="1"/>
  <w15:commentEx w15:paraId="7AC5D8C4" w15:done="1"/>
  <w15:commentEx w15:paraId="6F2C08B8" w15:done="1"/>
  <w15:commentEx w15:paraId="2ED23DA9" w15:done="1"/>
  <w15:commentEx w15:paraId="2761982D" w15:done="1"/>
  <w15:commentEx w15:paraId="1493F732" w15:done="0"/>
  <w15:commentEx w15:paraId="440A0794" w15:done="1"/>
  <w15:commentEx w15:paraId="4CCBDA6E" w15:done="1"/>
  <w15:commentEx w15:paraId="33F64BAE" w15:done="1"/>
  <w15:commentEx w15:paraId="040D68A7" w15:paraIdParent="33F64BAE" w15:done="1"/>
  <w15:commentEx w15:paraId="1C349965" w15:done="1"/>
  <w15:commentEx w15:paraId="1BF96FA5" w15:done="1"/>
  <w15:commentEx w15:paraId="47DD2586" w15:done="1"/>
  <w15:commentEx w15:paraId="6AA07E82" w15:done="0"/>
  <w15:commentEx w15:paraId="20BA8462" w15:done="0"/>
  <w15:commentEx w15:paraId="30AE1017" w15:done="1"/>
  <w15:commentEx w15:paraId="15C235B3" w15:paraIdParent="30AE1017" w15:done="1"/>
  <w15:commentEx w15:paraId="630F73D4" w15:done="1"/>
  <w15:commentEx w15:paraId="1F5FE9DE" w15:done="1"/>
  <w15:commentEx w15:paraId="506739C7" w15:done="0"/>
  <w15:commentEx w15:paraId="7ED36E9B" w15:done="1"/>
  <w15:commentEx w15:paraId="324875F5" w15:done="1"/>
  <w15:commentEx w15:paraId="60968CF1" w15:done="1"/>
  <w15:commentEx w15:paraId="5E4A1015" w15:done="1"/>
  <w15:commentEx w15:paraId="4AC36E59" w15:done="1"/>
  <w15:commentEx w15:paraId="1BEDAB12" w15:done="1"/>
  <w15:commentEx w15:paraId="4FD85D2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DD44903" w16cex:dateUtc="2024-04-14T13:40:00Z"/>
  <w16cex:commentExtensible w16cex:durableId="7F0C7D27" w16cex:dateUtc="2024-04-13T21:25:00Z"/>
  <w16cex:commentExtensible w16cex:durableId="6BE8A6B8" w16cex:dateUtc="2024-04-13T21:27:00Z"/>
  <w16cex:commentExtensible w16cex:durableId="5EB1EEB5" w16cex:dateUtc="2024-04-13T21:29:00Z"/>
  <w16cex:commentExtensible w16cex:durableId="625550DE" w16cex:dateUtc="2024-04-13T21:25:00Z"/>
  <w16cex:commentExtensible w16cex:durableId="13C37CDD" w16cex:dateUtc="2024-04-13T21:37:00Z"/>
  <w16cex:commentExtensible w16cex:durableId="7F219DDC" w16cex:dateUtc="2024-04-13T21:37:00Z"/>
  <w16cex:commentExtensible w16cex:durableId="219256C4" w16cex:dateUtc="2024-04-13T21:38:00Z"/>
  <w16cex:commentExtensible w16cex:durableId="1364A47F" w16cex:dateUtc="2024-04-13T21:42:00Z"/>
  <w16cex:commentExtensible w16cex:durableId="6D4A3A84" w16cex:dateUtc="2024-04-13T21:45:00Z"/>
  <w16cex:commentExtensible w16cex:durableId="3694C5B0" w16cex:dateUtc="2024-04-13T21:46:00Z"/>
  <w16cex:commentExtensible w16cex:durableId="1D4E53EC" w16cex:dateUtc="2024-04-13T21:49:00Z"/>
  <w16cex:commentExtensible w16cex:durableId="309ADF1B" w16cex:dateUtc="2024-04-13T21:50:00Z"/>
  <w16cex:commentExtensible w16cex:durableId="045DD87B" w16cex:dateUtc="2024-04-14T13:59:00Z"/>
  <w16cex:commentExtensible w16cex:durableId="4CFF5CF4" w16cex:dateUtc="2024-04-13T21:54:00Z"/>
  <w16cex:commentExtensible w16cex:durableId="1827E7A6" w16cex:dateUtc="2024-04-13T21:55:00Z"/>
  <w16cex:commentExtensible w16cex:durableId="560C0D79" w16cex:dateUtc="2024-04-13T21:56:00Z"/>
  <w16cex:commentExtensible w16cex:durableId="5C642CDA" w16cex:dateUtc="2024-04-14T11:00:00Z"/>
  <w16cex:commentExtensible w16cex:durableId="423CA9DE" w16cex:dateUtc="2024-04-13T22:00:00Z"/>
  <w16cex:commentExtensible w16cex:durableId="16A885FB" w16cex:dateUtc="2024-04-14T13:53:00Z"/>
  <w16cex:commentExtensible w16cex:durableId="5F157EEA" w16cex:dateUtc="2024-04-13T22:04:00Z"/>
  <w16cex:commentExtensible w16cex:durableId="66CD45AF" w16cex:dateUtc="2024-04-14T13:24:00Z"/>
  <w16cex:commentExtensible w16cex:durableId="2D933080" w16cex:dateUtc="2024-04-14T13:27:00Z"/>
  <w16cex:commentExtensible w16cex:durableId="2819DFF7" w16cex:dateUtc="2024-04-14T13:28:00Z"/>
  <w16cex:commentExtensible w16cex:durableId="6C53F30F" w16cex:dateUtc="2024-04-14T13:30:00Z"/>
  <w16cex:commentExtensible w16cex:durableId="61E91B09" w16cex:dateUtc="2024-04-14T13:36:00Z"/>
  <w16cex:commentExtensible w16cex:durableId="0D750E84" w16cex:dateUtc="2024-04-14T13:56:00Z"/>
  <w16cex:commentExtensible w16cex:durableId="5B896AAF" w16cex:dateUtc="2024-04-14T14:27:00Z"/>
  <w16cex:commentExtensible w16cex:durableId="4FC9BA22" w16cex:dateUtc="2024-04-14T15:04:00Z"/>
  <w16cex:commentExtensible w16cex:durableId="7BC1E852" w16cex:dateUtc="2024-04-14T14:35:00Z"/>
  <w16cex:commentExtensible w16cex:durableId="5CDD07BD" w16cex:dateUtc="2024-04-14T14:37:00Z"/>
  <w16cex:commentExtensible w16cex:durableId="3D8061BA" w16cex:dateUtc="2024-04-14T14:41:00Z"/>
  <w16cex:commentExtensible w16cex:durableId="6F561021" w16cex:dateUtc="2024-04-14T14:42:00Z"/>
  <w16cex:commentExtensible w16cex:durableId="4015FC86" w16cex:dateUtc="2024-04-14T14: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16C2A4" w16cid:durableId="1DD44903"/>
  <w16cid:commentId w16cid:paraId="3BC80611" w16cid:durableId="7F0C7D27"/>
  <w16cid:commentId w16cid:paraId="6146EF57" w16cid:durableId="6BE8A6B8"/>
  <w16cid:commentId w16cid:paraId="3642BB51" w16cid:durableId="5EB1EEB5"/>
  <w16cid:commentId w16cid:paraId="49984A92" w16cid:durableId="625550DE"/>
  <w16cid:commentId w16cid:paraId="37EA95D1" w16cid:durableId="13C37CDD"/>
  <w16cid:commentId w16cid:paraId="1EABA399" w16cid:durableId="7F219DDC"/>
  <w16cid:commentId w16cid:paraId="5D98663A" w16cid:durableId="219256C4"/>
  <w16cid:commentId w16cid:paraId="7AC5D8C4" w16cid:durableId="1364A47F"/>
  <w16cid:commentId w16cid:paraId="6F2C08B8" w16cid:durableId="6D4A3A84"/>
  <w16cid:commentId w16cid:paraId="2ED23DA9" w16cid:durableId="3694C5B0"/>
  <w16cid:commentId w16cid:paraId="2761982D" w16cid:durableId="1D4E53EC"/>
  <w16cid:commentId w16cid:paraId="1493F732" w16cid:durableId="309ADF1B"/>
  <w16cid:commentId w16cid:paraId="440A0794" w16cid:durableId="045DD87B"/>
  <w16cid:commentId w16cid:paraId="4CCBDA6E" w16cid:durableId="4CFF5CF4"/>
  <w16cid:commentId w16cid:paraId="33F64BAE" w16cid:durableId="1827E7A6"/>
  <w16cid:commentId w16cid:paraId="040D68A7" w16cid:durableId="560C0D79"/>
  <w16cid:commentId w16cid:paraId="1C349965" w16cid:durableId="5C642CDA"/>
  <w16cid:commentId w16cid:paraId="1BF96FA5" w16cid:durableId="423CA9DE"/>
  <w16cid:commentId w16cid:paraId="47DD2586" w16cid:durableId="16A885FB"/>
  <w16cid:commentId w16cid:paraId="6AA07E82" w16cid:durableId="5F157EEA"/>
  <w16cid:commentId w16cid:paraId="20BA8462" w16cid:durableId="66CD45AF"/>
  <w16cid:commentId w16cid:paraId="30AE1017" w16cid:durableId="2D933080"/>
  <w16cid:commentId w16cid:paraId="15C235B3" w16cid:durableId="2819DFF7"/>
  <w16cid:commentId w16cid:paraId="630F73D4" w16cid:durableId="6C53F30F"/>
  <w16cid:commentId w16cid:paraId="1F5FE9DE" w16cid:durableId="61E91B09"/>
  <w16cid:commentId w16cid:paraId="506739C7" w16cid:durableId="0D750E84"/>
  <w16cid:commentId w16cid:paraId="7ED36E9B" w16cid:durableId="5B896AAF"/>
  <w16cid:commentId w16cid:paraId="324875F5" w16cid:durableId="4FC9BA22"/>
  <w16cid:commentId w16cid:paraId="60968CF1" w16cid:durableId="7BC1E852"/>
  <w16cid:commentId w16cid:paraId="5E4A1015" w16cid:durableId="5CDD07BD"/>
  <w16cid:commentId w16cid:paraId="4AC36E59" w16cid:durableId="3D8061BA"/>
  <w16cid:commentId w16cid:paraId="1BEDAB12" w16cid:durableId="6F561021"/>
  <w16cid:commentId w16cid:paraId="4FD85D2E" w16cid:durableId="4015FC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5D1C2" w14:textId="77777777" w:rsidR="00006F8D" w:rsidRDefault="00006F8D" w:rsidP="00882DA8">
      <w:r>
        <w:separator/>
      </w:r>
    </w:p>
  </w:endnote>
  <w:endnote w:type="continuationSeparator" w:id="0">
    <w:p w14:paraId="18D4CD34" w14:textId="77777777" w:rsidR="00006F8D" w:rsidRDefault="00006F8D" w:rsidP="00882D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9682103"/>
      <w:docPartObj>
        <w:docPartGallery w:val="Page Numbers (Bottom of Page)"/>
        <w:docPartUnique/>
      </w:docPartObj>
    </w:sdtPr>
    <w:sdtContent>
      <w:p w14:paraId="336F749C" w14:textId="0EF77A2C" w:rsidR="0081205B" w:rsidRDefault="0081205B" w:rsidP="0081205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D52EC0" w14:textId="77777777" w:rsidR="0081205B" w:rsidRDefault="008120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335114996"/>
      <w:docPartObj>
        <w:docPartGallery w:val="Page Numbers (Bottom of Page)"/>
        <w:docPartUnique/>
      </w:docPartObj>
    </w:sdtPr>
    <w:sdtContent>
      <w:p w14:paraId="4B5571F5" w14:textId="07902A3C" w:rsidR="0081205B" w:rsidRPr="0081205B" w:rsidRDefault="0081205B" w:rsidP="0081205B">
        <w:pPr>
          <w:pStyle w:val="Footer"/>
          <w:framePr w:wrap="none" w:vAnchor="text" w:hAnchor="margin" w:xAlign="center" w:y="1"/>
          <w:rPr>
            <w:rStyle w:val="PageNumber"/>
            <w:rFonts w:ascii="Times New Roman" w:hAnsi="Times New Roman" w:cs="Times New Roman"/>
          </w:rPr>
        </w:pPr>
        <w:r w:rsidRPr="0081205B">
          <w:rPr>
            <w:rStyle w:val="PageNumber"/>
            <w:rFonts w:ascii="Times New Roman" w:hAnsi="Times New Roman" w:cs="Times New Roman"/>
          </w:rPr>
          <w:fldChar w:fldCharType="begin"/>
        </w:r>
        <w:r w:rsidRPr="0081205B">
          <w:rPr>
            <w:rStyle w:val="PageNumber"/>
            <w:rFonts w:ascii="Times New Roman" w:hAnsi="Times New Roman" w:cs="Times New Roman"/>
          </w:rPr>
          <w:instrText xml:space="preserve"> PAGE </w:instrText>
        </w:r>
        <w:r w:rsidRPr="0081205B">
          <w:rPr>
            <w:rStyle w:val="PageNumber"/>
            <w:rFonts w:ascii="Times New Roman" w:hAnsi="Times New Roman" w:cs="Times New Roman"/>
          </w:rPr>
          <w:fldChar w:fldCharType="separate"/>
        </w:r>
        <w:r w:rsidRPr="0081205B">
          <w:rPr>
            <w:rStyle w:val="PageNumber"/>
            <w:rFonts w:ascii="Times New Roman" w:hAnsi="Times New Roman" w:cs="Times New Roman"/>
            <w:noProof/>
          </w:rPr>
          <w:t>1</w:t>
        </w:r>
        <w:r w:rsidRPr="0081205B">
          <w:rPr>
            <w:rStyle w:val="PageNumber"/>
            <w:rFonts w:ascii="Times New Roman" w:hAnsi="Times New Roman" w:cs="Times New Roman"/>
          </w:rPr>
          <w:fldChar w:fldCharType="end"/>
        </w:r>
      </w:p>
    </w:sdtContent>
  </w:sdt>
  <w:p w14:paraId="7E3ED3EF" w14:textId="77777777" w:rsidR="0081205B" w:rsidRDefault="008120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05FE7" w14:textId="77777777" w:rsidR="00006F8D" w:rsidRDefault="00006F8D" w:rsidP="00882DA8">
      <w:r>
        <w:separator/>
      </w:r>
    </w:p>
  </w:footnote>
  <w:footnote w:type="continuationSeparator" w:id="0">
    <w:p w14:paraId="068F4A54" w14:textId="77777777" w:rsidR="00006F8D" w:rsidRDefault="00006F8D" w:rsidP="00882DA8">
      <w:r>
        <w:continuationSeparator/>
      </w:r>
    </w:p>
  </w:footnote>
  <w:footnote w:id="1">
    <w:p w14:paraId="6019369E" w14:textId="4847C02B" w:rsidR="00882DA8" w:rsidRPr="00805635" w:rsidRDefault="00882DA8" w:rsidP="00882DA8">
      <w:pPr>
        <w:pStyle w:val="FootnoteText"/>
        <w:jc w:val="both"/>
        <w:rPr>
          <w:rFonts w:ascii="Times New Roman" w:hAnsi="Times New Roman" w:cs="Times New Roman"/>
        </w:rPr>
      </w:pPr>
      <w:r w:rsidRPr="00805635">
        <w:rPr>
          <w:rStyle w:val="FootnoteReference"/>
          <w:rFonts w:ascii="Times New Roman" w:hAnsi="Times New Roman" w:cs="Times New Roman"/>
        </w:rPr>
        <w:footnoteRef/>
      </w:r>
      <w:r w:rsidRPr="00491025">
        <w:rPr>
          <w:rFonts w:ascii="Times New Roman" w:hAnsi="Times New Roman" w:cs="Times New Roman"/>
        </w:rPr>
        <w:t xml:space="preserve">Despite the importance of these articles, it should be noted </w:t>
      </w:r>
      <w:r w:rsidRPr="00805635">
        <w:rPr>
          <w:rFonts w:ascii="Times New Roman" w:hAnsi="Times New Roman" w:cs="Times New Roman"/>
        </w:rPr>
        <w:t>that the specific names of the co-official languages (Catalan, Basque, and Galician) are not mentioned</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{"citationID":"9oyhLbg3","properties":{"formattedCitation":"(Joan i Mar\\uc0\\u237{}, 2005)","plainCitation":"(Joan i Marí, 2005)","noteIndex":1},"citationItems":[{"id":126,"uris":["http://zotero.org/users/13397765/items/5GVTJLUR"],"itemData":{"id":126,"type":"article-journal","container-title":"Treballs de Sociolingüística Catalana","ISSN":"2013-9136","language":"ca","license":"Drets d'autor (c)","page":"97-113","source":"revistes.iec.cat","title":"Dinàmica normalització-substitució a les Illes Balears","author":[{"family":"Joan i Marí","given":"Bernat"}],"issued":{"date-parts":[["2005"]]}}}],"schema":"https://github.com/citation-style-language/schema/raw/master/csl-citation.json"} </w:instrText>
      </w:r>
      <w:r>
        <w:rPr>
          <w:rFonts w:ascii="Times New Roman" w:hAnsi="Times New Roman" w:cs="Times New Roman"/>
        </w:rPr>
        <w:fldChar w:fldCharType="separate"/>
      </w:r>
      <w:r w:rsidRPr="00F937E7">
        <w:rPr>
          <w:rFonts w:ascii="Times New Roman" w:hAnsi="Times New Roman" w:cs="Times New Roman"/>
          <w:kern w:val="0"/>
        </w:rPr>
        <w:t>(Joan i Marí, 2005)</w:t>
      </w:r>
      <w:r>
        <w:rPr>
          <w:rFonts w:ascii="Times New Roman" w:hAnsi="Times New Roman" w:cs="Times New Roman"/>
        </w:rPr>
        <w:fldChar w:fldCharType="end"/>
      </w:r>
      <w:r w:rsidRPr="00805635">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D2C48"/>
    <w:multiLevelType w:val="hybridMultilevel"/>
    <w:tmpl w:val="FEB89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395305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ndra Dickinson">
    <w15:presenceInfo w15:providerId="AD" w15:userId="S::kd866@connect.rutgers.edu::453a5979-f629-47c6-b178-c7feeb10dddc"/>
  </w15:person>
  <w15:person w15:author="Alejandro Andreas Jaume Losa">
    <w15:presenceInfo w15:providerId="AD" w15:userId="S::aj898@spanport.rutgers.edu::4f6f8036-1eea-48bd-9a1d-fe6374c35763"/>
  </w15:person>
  <w15:person w15:author="Kendra Dickinson [2]">
    <w15:presenceInfo w15:providerId="AD" w15:userId="S::kd866@spanport.rutgers.edu::453a5979-f629-47c6-b178-c7feeb10dd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DA8"/>
    <w:rsid w:val="00006F8D"/>
    <w:rsid w:val="00021367"/>
    <w:rsid w:val="00045CAD"/>
    <w:rsid w:val="00045E30"/>
    <w:rsid w:val="0005100F"/>
    <w:rsid w:val="00060A9B"/>
    <w:rsid w:val="0006122B"/>
    <w:rsid w:val="0006495E"/>
    <w:rsid w:val="00087277"/>
    <w:rsid w:val="000A7409"/>
    <w:rsid w:val="000C64D9"/>
    <w:rsid w:val="000C724D"/>
    <w:rsid w:val="000E378A"/>
    <w:rsid w:val="00116190"/>
    <w:rsid w:val="001379FD"/>
    <w:rsid w:val="00143606"/>
    <w:rsid w:val="001454F2"/>
    <w:rsid w:val="001466E5"/>
    <w:rsid w:val="0018640A"/>
    <w:rsid w:val="00196DA1"/>
    <w:rsid w:val="001B3D60"/>
    <w:rsid w:val="001B4926"/>
    <w:rsid w:val="001D24B0"/>
    <w:rsid w:val="001D41FC"/>
    <w:rsid w:val="001E2E18"/>
    <w:rsid w:val="001E7720"/>
    <w:rsid w:val="00206086"/>
    <w:rsid w:val="00206711"/>
    <w:rsid w:val="0022126D"/>
    <w:rsid w:val="002216C2"/>
    <w:rsid w:val="00223507"/>
    <w:rsid w:val="002238A3"/>
    <w:rsid w:val="002313AE"/>
    <w:rsid w:val="002427B2"/>
    <w:rsid w:val="00250EA3"/>
    <w:rsid w:val="0025310D"/>
    <w:rsid w:val="00277566"/>
    <w:rsid w:val="00286B68"/>
    <w:rsid w:val="00290296"/>
    <w:rsid w:val="00290745"/>
    <w:rsid w:val="002913CB"/>
    <w:rsid w:val="002B710C"/>
    <w:rsid w:val="002C7129"/>
    <w:rsid w:val="002D1F44"/>
    <w:rsid w:val="002E59EC"/>
    <w:rsid w:val="0031361E"/>
    <w:rsid w:val="00340123"/>
    <w:rsid w:val="00340878"/>
    <w:rsid w:val="00351795"/>
    <w:rsid w:val="003613BA"/>
    <w:rsid w:val="00365556"/>
    <w:rsid w:val="00377BC3"/>
    <w:rsid w:val="0039115A"/>
    <w:rsid w:val="00396C26"/>
    <w:rsid w:val="003C33B8"/>
    <w:rsid w:val="003D6AB0"/>
    <w:rsid w:val="003D795C"/>
    <w:rsid w:val="003E1180"/>
    <w:rsid w:val="003F58C6"/>
    <w:rsid w:val="00403817"/>
    <w:rsid w:val="00431278"/>
    <w:rsid w:val="004317E7"/>
    <w:rsid w:val="004371A7"/>
    <w:rsid w:val="0044375E"/>
    <w:rsid w:val="00450283"/>
    <w:rsid w:val="00457454"/>
    <w:rsid w:val="00483DEA"/>
    <w:rsid w:val="00491B54"/>
    <w:rsid w:val="004A3D3C"/>
    <w:rsid w:val="004B0ADB"/>
    <w:rsid w:val="004C52B3"/>
    <w:rsid w:val="004C6F9A"/>
    <w:rsid w:val="004E729E"/>
    <w:rsid w:val="004F1F73"/>
    <w:rsid w:val="004F7E6E"/>
    <w:rsid w:val="00500D68"/>
    <w:rsid w:val="00532F9B"/>
    <w:rsid w:val="00544B41"/>
    <w:rsid w:val="00551912"/>
    <w:rsid w:val="0058021D"/>
    <w:rsid w:val="005910A4"/>
    <w:rsid w:val="00597673"/>
    <w:rsid w:val="005A02C9"/>
    <w:rsid w:val="005A139D"/>
    <w:rsid w:val="005A6269"/>
    <w:rsid w:val="005C57C2"/>
    <w:rsid w:val="005D4A8A"/>
    <w:rsid w:val="005E251B"/>
    <w:rsid w:val="005E35D0"/>
    <w:rsid w:val="005E3619"/>
    <w:rsid w:val="005E52C2"/>
    <w:rsid w:val="005F3B77"/>
    <w:rsid w:val="005F3E5D"/>
    <w:rsid w:val="005F5BF0"/>
    <w:rsid w:val="00602CE1"/>
    <w:rsid w:val="00621A22"/>
    <w:rsid w:val="006252DE"/>
    <w:rsid w:val="0062792D"/>
    <w:rsid w:val="006307A2"/>
    <w:rsid w:val="00645343"/>
    <w:rsid w:val="00646BF9"/>
    <w:rsid w:val="00650067"/>
    <w:rsid w:val="006578E8"/>
    <w:rsid w:val="00664CD9"/>
    <w:rsid w:val="006668D8"/>
    <w:rsid w:val="00675109"/>
    <w:rsid w:val="006A383F"/>
    <w:rsid w:val="006B4973"/>
    <w:rsid w:val="006F2513"/>
    <w:rsid w:val="0070275A"/>
    <w:rsid w:val="0070546B"/>
    <w:rsid w:val="00706313"/>
    <w:rsid w:val="00711495"/>
    <w:rsid w:val="0074484D"/>
    <w:rsid w:val="0075149F"/>
    <w:rsid w:val="00765509"/>
    <w:rsid w:val="007668C7"/>
    <w:rsid w:val="00772A30"/>
    <w:rsid w:val="00777E49"/>
    <w:rsid w:val="007853FA"/>
    <w:rsid w:val="007A177F"/>
    <w:rsid w:val="007A4BB7"/>
    <w:rsid w:val="007B03A8"/>
    <w:rsid w:val="007B069B"/>
    <w:rsid w:val="007B2ED0"/>
    <w:rsid w:val="007C065A"/>
    <w:rsid w:val="007C3C8D"/>
    <w:rsid w:val="007C6EBD"/>
    <w:rsid w:val="007F4284"/>
    <w:rsid w:val="007F749E"/>
    <w:rsid w:val="00800F63"/>
    <w:rsid w:val="0080544E"/>
    <w:rsid w:val="0081205B"/>
    <w:rsid w:val="008152F2"/>
    <w:rsid w:val="00824EB0"/>
    <w:rsid w:val="00832F09"/>
    <w:rsid w:val="00840AC2"/>
    <w:rsid w:val="00847C91"/>
    <w:rsid w:val="008536D1"/>
    <w:rsid w:val="0086057E"/>
    <w:rsid w:val="00863C76"/>
    <w:rsid w:val="008800EE"/>
    <w:rsid w:val="00882DA8"/>
    <w:rsid w:val="00883A02"/>
    <w:rsid w:val="00886216"/>
    <w:rsid w:val="00890F0F"/>
    <w:rsid w:val="008B5658"/>
    <w:rsid w:val="008C06C5"/>
    <w:rsid w:val="008D2EDB"/>
    <w:rsid w:val="008E4783"/>
    <w:rsid w:val="00902337"/>
    <w:rsid w:val="00905F24"/>
    <w:rsid w:val="0091230E"/>
    <w:rsid w:val="0092130D"/>
    <w:rsid w:val="00936207"/>
    <w:rsid w:val="00976190"/>
    <w:rsid w:val="009865F1"/>
    <w:rsid w:val="00987F81"/>
    <w:rsid w:val="00991D6A"/>
    <w:rsid w:val="009A0AF3"/>
    <w:rsid w:val="009A1EDC"/>
    <w:rsid w:val="009A2F91"/>
    <w:rsid w:val="009A343B"/>
    <w:rsid w:val="009A7646"/>
    <w:rsid w:val="009B28A1"/>
    <w:rsid w:val="009C6E87"/>
    <w:rsid w:val="009D1648"/>
    <w:rsid w:val="009D63B8"/>
    <w:rsid w:val="009E5E1F"/>
    <w:rsid w:val="009F4BC4"/>
    <w:rsid w:val="009F4FE8"/>
    <w:rsid w:val="00A03CA2"/>
    <w:rsid w:val="00A12677"/>
    <w:rsid w:val="00A172F9"/>
    <w:rsid w:val="00A26CDD"/>
    <w:rsid w:val="00A428B0"/>
    <w:rsid w:val="00A57B9C"/>
    <w:rsid w:val="00A61261"/>
    <w:rsid w:val="00A91C6C"/>
    <w:rsid w:val="00AA3523"/>
    <w:rsid w:val="00AA7C5F"/>
    <w:rsid w:val="00AB1D4C"/>
    <w:rsid w:val="00AB7566"/>
    <w:rsid w:val="00AD4E31"/>
    <w:rsid w:val="00AE36C1"/>
    <w:rsid w:val="00AF24A2"/>
    <w:rsid w:val="00AF5119"/>
    <w:rsid w:val="00B00901"/>
    <w:rsid w:val="00B16A2F"/>
    <w:rsid w:val="00B2435B"/>
    <w:rsid w:val="00B32285"/>
    <w:rsid w:val="00B5157A"/>
    <w:rsid w:val="00B6129C"/>
    <w:rsid w:val="00B653E5"/>
    <w:rsid w:val="00B65998"/>
    <w:rsid w:val="00B66F4C"/>
    <w:rsid w:val="00B82999"/>
    <w:rsid w:val="00B84C31"/>
    <w:rsid w:val="00B920A2"/>
    <w:rsid w:val="00BB090F"/>
    <w:rsid w:val="00BD5BC8"/>
    <w:rsid w:val="00BE1AB4"/>
    <w:rsid w:val="00BF3404"/>
    <w:rsid w:val="00C00239"/>
    <w:rsid w:val="00C17D4D"/>
    <w:rsid w:val="00C22457"/>
    <w:rsid w:val="00C33B42"/>
    <w:rsid w:val="00C41D45"/>
    <w:rsid w:val="00C542C0"/>
    <w:rsid w:val="00C57327"/>
    <w:rsid w:val="00C62EDA"/>
    <w:rsid w:val="00C63FED"/>
    <w:rsid w:val="00C6462A"/>
    <w:rsid w:val="00CB13B8"/>
    <w:rsid w:val="00CC2398"/>
    <w:rsid w:val="00CC705A"/>
    <w:rsid w:val="00CD25C0"/>
    <w:rsid w:val="00CD64FF"/>
    <w:rsid w:val="00CE4367"/>
    <w:rsid w:val="00D00F5C"/>
    <w:rsid w:val="00D12EA3"/>
    <w:rsid w:val="00D25F67"/>
    <w:rsid w:val="00D35A1D"/>
    <w:rsid w:val="00D36F6A"/>
    <w:rsid w:val="00D44484"/>
    <w:rsid w:val="00D44D1A"/>
    <w:rsid w:val="00D44E1F"/>
    <w:rsid w:val="00D50476"/>
    <w:rsid w:val="00D53CB2"/>
    <w:rsid w:val="00D6123E"/>
    <w:rsid w:val="00D75EA9"/>
    <w:rsid w:val="00DA2682"/>
    <w:rsid w:val="00DA406B"/>
    <w:rsid w:val="00DA5698"/>
    <w:rsid w:val="00DA7415"/>
    <w:rsid w:val="00DB0AFE"/>
    <w:rsid w:val="00DC4790"/>
    <w:rsid w:val="00DD0BDB"/>
    <w:rsid w:val="00DD5239"/>
    <w:rsid w:val="00DD6FE9"/>
    <w:rsid w:val="00DD7F99"/>
    <w:rsid w:val="00DE19D8"/>
    <w:rsid w:val="00DF05DF"/>
    <w:rsid w:val="00E12605"/>
    <w:rsid w:val="00E12773"/>
    <w:rsid w:val="00E13514"/>
    <w:rsid w:val="00E22882"/>
    <w:rsid w:val="00E428C1"/>
    <w:rsid w:val="00E61EEA"/>
    <w:rsid w:val="00E7402C"/>
    <w:rsid w:val="00E85533"/>
    <w:rsid w:val="00E870C7"/>
    <w:rsid w:val="00E9193F"/>
    <w:rsid w:val="00EA6F0E"/>
    <w:rsid w:val="00ED70F0"/>
    <w:rsid w:val="00EF27B9"/>
    <w:rsid w:val="00EF3CCB"/>
    <w:rsid w:val="00EF6E70"/>
    <w:rsid w:val="00EF7883"/>
    <w:rsid w:val="00F20A50"/>
    <w:rsid w:val="00F377CB"/>
    <w:rsid w:val="00F4691A"/>
    <w:rsid w:val="00F51591"/>
    <w:rsid w:val="00F51C79"/>
    <w:rsid w:val="00F5306D"/>
    <w:rsid w:val="00F7428D"/>
    <w:rsid w:val="00F76E7C"/>
    <w:rsid w:val="00FA5AB4"/>
    <w:rsid w:val="00FB5944"/>
    <w:rsid w:val="00FC2A93"/>
    <w:rsid w:val="00FC2BE2"/>
    <w:rsid w:val="00FD22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C16A4"/>
  <w15:chartTrackingRefBased/>
  <w15:docId w15:val="{80D0BE03-373D-0243-ABA3-C3081E19C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DA8"/>
  </w:style>
  <w:style w:type="paragraph" w:styleId="Heading1">
    <w:name w:val="heading 1"/>
    <w:basedOn w:val="Normal"/>
    <w:next w:val="Normal"/>
    <w:link w:val="Heading1Char"/>
    <w:uiPriority w:val="9"/>
    <w:qFormat/>
    <w:rsid w:val="00882D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2D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2D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2D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2D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2DA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2DA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2DA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2DA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DA8"/>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882DA8"/>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882DA8"/>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882DA8"/>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882DA8"/>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882DA8"/>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882DA8"/>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882DA8"/>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882DA8"/>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882DA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2DA8"/>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882DA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2DA8"/>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882DA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82DA8"/>
    <w:rPr>
      <w:i/>
      <w:iCs/>
      <w:color w:val="404040" w:themeColor="text1" w:themeTint="BF"/>
      <w:lang w:val="en-US"/>
    </w:rPr>
  </w:style>
  <w:style w:type="paragraph" w:styleId="ListParagraph">
    <w:name w:val="List Paragraph"/>
    <w:basedOn w:val="Normal"/>
    <w:uiPriority w:val="34"/>
    <w:qFormat/>
    <w:rsid w:val="00882DA8"/>
    <w:pPr>
      <w:ind w:left="720"/>
      <w:contextualSpacing/>
    </w:pPr>
  </w:style>
  <w:style w:type="character" w:styleId="IntenseEmphasis">
    <w:name w:val="Intense Emphasis"/>
    <w:basedOn w:val="DefaultParagraphFont"/>
    <w:uiPriority w:val="21"/>
    <w:qFormat/>
    <w:rsid w:val="00882DA8"/>
    <w:rPr>
      <w:i/>
      <w:iCs/>
      <w:color w:val="0F4761" w:themeColor="accent1" w:themeShade="BF"/>
    </w:rPr>
  </w:style>
  <w:style w:type="paragraph" w:styleId="IntenseQuote">
    <w:name w:val="Intense Quote"/>
    <w:basedOn w:val="Normal"/>
    <w:next w:val="Normal"/>
    <w:link w:val="IntenseQuoteChar"/>
    <w:uiPriority w:val="30"/>
    <w:qFormat/>
    <w:rsid w:val="00882D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2DA8"/>
    <w:rPr>
      <w:i/>
      <w:iCs/>
      <w:color w:val="0F4761" w:themeColor="accent1" w:themeShade="BF"/>
      <w:lang w:val="en-US"/>
    </w:rPr>
  </w:style>
  <w:style w:type="character" w:styleId="IntenseReference">
    <w:name w:val="Intense Reference"/>
    <w:basedOn w:val="DefaultParagraphFont"/>
    <w:uiPriority w:val="32"/>
    <w:qFormat/>
    <w:rsid w:val="00882DA8"/>
    <w:rPr>
      <w:b/>
      <w:bCs/>
      <w:smallCaps/>
      <w:color w:val="0F4761" w:themeColor="accent1" w:themeShade="BF"/>
      <w:spacing w:val="5"/>
    </w:rPr>
  </w:style>
  <w:style w:type="character" w:styleId="CommentReference">
    <w:name w:val="annotation reference"/>
    <w:basedOn w:val="DefaultParagraphFont"/>
    <w:uiPriority w:val="99"/>
    <w:semiHidden/>
    <w:unhideWhenUsed/>
    <w:rsid w:val="00882DA8"/>
    <w:rPr>
      <w:sz w:val="16"/>
      <w:szCs w:val="16"/>
    </w:rPr>
  </w:style>
  <w:style w:type="paragraph" w:styleId="FootnoteText">
    <w:name w:val="footnote text"/>
    <w:basedOn w:val="Normal"/>
    <w:link w:val="FootnoteTextChar"/>
    <w:uiPriority w:val="99"/>
    <w:semiHidden/>
    <w:unhideWhenUsed/>
    <w:rsid w:val="00882DA8"/>
    <w:rPr>
      <w:sz w:val="20"/>
      <w:szCs w:val="20"/>
    </w:rPr>
  </w:style>
  <w:style w:type="character" w:customStyle="1" w:styleId="FootnoteTextChar">
    <w:name w:val="Footnote Text Char"/>
    <w:basedOn w:val="DefaultParagraphFont"/>
    <w:link w:val="FootnoteText"/>
    <w:uiPriority w:val="99"/>
    <w:semiHidden/>
    <w:rsid w:val="00882DA8"/>
    <w:rPr>
      <w:sz w:val="20"/>
      <w:szCs w:val="20"/>
      <w:lang w:val="en-US"/>
    </w:rPr>
  </w:style>
  <w:style w:type="character" w:styleId="FootnoteReference">
    <w:name w:val="footnote reference"/>
    <w:basedOn w:val="DefaultParagraphFont"/>
    <w:uiPriority w:val="99"/>
    <w:semiHidden/>
    <w:unhideWhenUsed/>
    <w:rsid w:val="00882DA8"/>
    <w:rPr>
      <w:vertAlign w:val="superscript"/>
    </w:rPr>
  </w:style>
  <w:style w:type="table" w:styleId="ListTable6Colorful">
    <w:name w:val="List Table 6 Colorful"/>
    <w:basedOn w:val="TableNormal"/>
    <w:uiPriority w:val="51"/>
    <w:rsid w:val="00882DA8"/>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882D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82DA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82DA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882DA8"/>
  </w:style>
  <w:style w:type="paragraph" w:styleId="CommentText">
    <w:name w:val="annotation text"/>
    <w:basedOn w:val="Normal"/>
    <w:link w:val="CommentTextChar"/>
    <w:uiPriority w:val="99"/>
    <w:semiHidden/>
    <w:unhideWhenUsed/>
    <w:rsid w:val="00882DA8"/>
    <w:rPr>
      <w:rFonts w:ascii="Times New Roman" w:eastAsia="Times New Roman" w:hAnsi="Times New Roman" w:cs="Times New Roman"/>
      <w:kern w:val="0"/>
      <w:sz w:val="20"/>
      <w:szCs w:val="20"/>
      <w14:ligatures w14:val="none"/>
    </w:rPr>
  </w:style>
  <w:style w:type="character" w:customStyle="1" w:styleId="CommentTextChar">
    <w:name w:val="Comment Text Char"/>
    <w:basedOn w:val="DefaultParagraphFont"/>
    <w:link w:val="CommentText"/>
    <w:uiPriority w:val="99"/>
    <w:semiHidden/>
    <w:rsid w:val="00882DA8"/>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882DA8"/>
    <w:rPr>
      <w:b/>
      <w:bCs/>
    </w:rPr>
  </w:style>
  <w:style w:type="character" w:customStyle="1" w:styleId="CommentSubjectChar">
    <w:name w:val="Comment Subject Char"/>
    <w:basedOn w:val="CommentTextChar"/>
    <w:link w:val="CommentSubject"/>
    <w:uiPriority w:val="99"/>
    <w:semiHidden/>
    <w:rsid w:val="00882DA8"/>
    <w:rPr>
      <w:rFonts w:ascii="Times New Roman" w:eastAsia="Times New Roman" w:hAnsi="Times New Roman" w:cs="Times New Roman"/>
      <w:b/>
      <w:bCs/>
      <w:kern w:val="0"/>
      <w:sz w:val="20"/>
      <w:szCs w:val="20"/>
      <w14:ligatures w14:val="none"/>
    </w:rPr>
  </w:style>
  <w:style w:type="paragraph" w:customStyle="1" w:styleId="paragraph">
    <w:name w:val="paragraph"/>
    <w:basedOn w:val="Normal"/>
    <w:rsid w:val="00882DA8"/>
    <w:pPr>
      <w:spacing w:before="100" w:beforeAutospacing="1" w:after="100" w:afterAutospacing="1"/>
    </w:pPr>
    <w:rPr>
      <w:rFonts w:ascii="Times New Roman" w:eastAsia="Times New Roman" w:hAnsi="Times New Roman" w:cs="Times New Roman"/>
      <w:kern w:val="0"/>
      <w14:ligatures w14:val="none"/>
    </w:rPr>
  </w:style>
  <w:style w:type="paragraph" w:styleId="Bibliography">
    <w:name w:val="Bibliography"/>
    <w:basedOn w:val="Normal"/>
    <w:next w:val="Normal"/>
    <w:uiPriority w:val="37"/>
    <w:unhideWhenUsed/>
    <w:rsid w:val="00206086"/>
    <w:pPr>
      <w:spacing w:line="480" w:lineRule="auto"/>
      <w:ind w:left="720" w:hanging="720"/>
    </w:pPr>
  </w:style>
  <w:style w:type="paragraph" w:styleId="Footer">
    <w:name w:val="footer"/>
    <w:basedOn w:val="Normal"/>
    <w:link w:val="FooterChar"/>
    <w:uiPriority w:val="99"/>
    <w:unhideWhenUsed/>
    <w:rsid w:val="0081205B"/>
    <w:pPr>
      <w:tabs>
        <w:tab w:val="center" w:pos="4680"/>
        <w:tab w:val="right" w:pos="9360"/>
      </w:tabs>
    </w:pPr>
  </w:style>
  <w:style w:type="character" w:customStyle="1" w:styleId="FooterChar">
    <w:name w:val="Footer Char"/>
    <w:basedOn w:val="DefaultParagraphFont"/>
    <w:link w:val="Footer"/>
    <w:uiPriority w:val="99"/>
    <w:rsid w:val="0081205B"/>
    <w:rPr>
      <w:lang w:val="en-US"/>
    </w:rPr>
  </w:style>
  <w:style w:type="character" w:styleId="PageNumber">
    <w:name w:val="page number"/>
    <w:basedOn w:val="DefaultParagraphFont"/>
    <w:uiPriority w:val="99"/>
    <w:semiHidden/>
    <w:unhideWhenUsed/>
    <w:rsid w:val="0081205B"/>
  </w:style>
  <w:style w:type="paragraph" w:styleId="Header">
    <w:name w:val="header"/>
    <w:basedOn w:val="Normal"/>
    <w:link w:val="HeaderChar"/>
    <w:uiPriority w:val="99"/>
    <w:unhideWhenUsed/>
    <w:rsid w:val="0081205B"/>
    <w:pPr>
      <w:tabs>
        <w:tab w:val="center" w:pos="4680"/>
        <w:tab w:val="right" w:pos="9360"/>
      </w:tabs>
    </w:pPr>
  </w:style>
  <w:style w:type="character" w:customStyle="1" w:styleId="HeaderChar">
    <w:name w:val="Header Char"/>
    <w:basedOn w:val="DefaultParagraphFont"/>
    <w:link w:val="Header"/>
    <w:uiPriority w:val="99"/>
    <w:rsid w:val="0081205B"/>
    <w:rPr>
      <w:lang w:val="en-US"/>
    </w:rPr>
  </w:style>
  <w:style w:type="table" w:styleId="PlainTable5">
    <w:name w:val="Plain Table 5"/>
    <w:basedOn w:val="TableNormal"/>
    <w:uiPriority w:val="45"/>
    <w:rsid w:val="0008727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08727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f01">
    <w:name w:val="cf01"/>
    <w:basedOn w:val="DefaultParagraphFont"/>
    <w:rsid w:val="00B82999"/>
    <w:rPr>
      <w:rFonts w:ascii="Segoe UI" w:hAnsi="Segoe UI" w:cs="Segoe UI" w:hint="default"/>
      <w:sz w:val="18"/>
      <w:szCs w:val="18"/>
    </w:rPr>
  </w:style>
  <w:style w:type="paragraph" w:styleId="BodyText">
    <w:name w:val="Body Text"/>
    <w:basedOn w:val="Normal"/>
    <w:link w:val="BodyTextChar"/>
    <w:uiPriority w:val="1"/>
    <w:qFormat/>
    <w:rsid w:val="007853FA"/>
    <w:pPr>
      <w:widowControl w:val="0"/>
      <w:autoSpaceDE w:val="0"/>
      <w:autoSpaceDN w:val="0"/>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7853FA"/>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88650">
      <w:bodyDiv w:val="1"/>
      <w:marLeft w:val="0"/>
      <w:marRight w:val="0"/>
      <w:marTop w:val="0"/>
      <w:marBottom w:val="0"/>
      <w:divBdr>
        <w:top w:val="none" w:sz="0" w:space="0" w:color="auto"/>
        <w:left w:val="none" w:sz="0" w:space="0" w:color="auto"/>
        <w:bottom w:val="none" w:sz="0" w:space="0" w:color="auto"/>
        <w:right w:val="none" w:sz="0" w:space="0" w:color="auto"/>
      </w:divBdr>
    </w:div>
    <w:div w:id="99352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microsoft.com/office/2018/08/relationships/commentsExtensible" Target="commentsExtensible.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footer" Target="footer2.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footer" Target="footer1.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microsoft.com/office/2011/relationships/people" Target="people.xml"/><Relationship Id="rId20" Type="http://schemas.openxmlformats.org/officeDocument/2006/relationships/image" Target="media/image10.jpeg"/><Relationship Id="rId4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92</Pages>
  <Words>41155</Words>
  <Characters>234590</Characters>
  <Application>Microsoft Office Word</Application>
  <DocSecurity>0</DocSecurity>
  <Lines>1954</Lines>
  <Paragraphs>550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Andreas Jaume Losa</dc:creator>
  <cp:keywords/>
  <dc:description/>
  <cp:lastModifiedBy>Alejandro Andreas Jaume Losa</cp:lastModifiedBy>
  <cp:revision>2</cp:revision>
  <dcterms:created xsi:type="dcterms:W3CDTF">2024-04-17T12:33:00Z</dcterms:created>
  <dcterms:modified xsi:type="dcterms:W3CDTF">2024-04-17T12:33:00Z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id="eAlRkEyj"/&gt;&lt;style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